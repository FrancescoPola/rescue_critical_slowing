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0AC71" w14:textId="6ACEBE3C" w:rsidR="001C6BEB" w:rsidRPr="00B132B9" w:rsidRDefault="00321452" w:rsidP="008279E9">
      <w:pPr>
        <w:pStyle w:val="Heading1"/>
        <w:spacing w:line="480" w:lineRule="auto"/>
        <w:jc w:val="both"/>
        <w:rPr>
          <w:rFonts w:ascii="Times New Roman" w:eastAsia="Times New Roman" w:hAnsi="Times New Roman" w:cs="Times New Roman"/>
          <w:b/>
          <w:bCs/>
          <w:color w:val="auto"/>
          <w:kern w:val="0"/>
          <w:sz w:val="32"/>
          <w:szCs w:val="32"/>
          <w:lang w:eastAsia="en-GB"/>
          <w14:ligatures w14:val="none"/>
        </w:rPr>
      </w:pPr>
      <w:r w:rsidRPr="00B132B9">
        <w:rPr>
          <w:rFonts w:ascii="Times New Roman" w:eastAsia="Times New Roman" w:hAnsi="Times New Roman" w:cs="Times New Roman"/>
          <w:b/>
          <w:bCs/>
          <w:color w:val="auto"/>
          <w:kern w:val="0"/>
          <w:sz w:val="32"/>
          <w:szCs w:val="32"/>
          <w:lang w:eastAsia="en-GB"/>
          <w14:ligatures w14:val="none"/>
        </w:rPr>
        <w:t>R</w:t>
      </w:r>
      <w:r w:rsidR="00976FE6" w:rsidRPr="00B132B9">
        <w:rPr>
          <w:rFonts w:ascii="Times New Roman" w:eastAsia="Times New Roman" w:hAnsi="Times New Roman" w:cs="Times New Roman"/>
          <w:b/>
          <w:bCs/>
          <w:color w:val="auto"/>
          <w:kern w:val="0"/>
          <w:sz w:val="32"/>
          <w:szCs w:val="32"/>
          <w:lang w:eastAsia="en-GB"/>
          <w14:ligatures w14:val="none"/>
        </w:rPr>
        <w:t>ecurrent heatwaves</w:t>
      </w:r>
      <w:r w:rsidRPr="00B132B9">
        <w:rPr>
          <w:rFonts w:ascii="Times New Roman" w:eastAsia="Times New Roman" w:hAnsi="Times New Roman" w:cs="Times New Roman"/>
          <w:b/>
          <w:bCs/>
          <w:color w:val="auto"/>
          <w:kern w:val="0"/>
          <w:sz w:val="32"/>
          <w:szCs w:val="32"/>
          <w:lang w:eastAsia="en-GB"/>
          <w14:ligatures w14:val="none"/>
        </w:rPr>
        <w:t xml:space="preserve"> slow down the recovery of </w:t>
      </w:r>
      <w:r w:rsidR="00B421F5">
        <w:rPr>
          <w:rFonts w:ascii="Times New Roman" w:eastAsia="Times New Roman" w:hAnsi="Times New Roman" w:cs="Times New Roman"/>
          <w:b/>
          <w:bCs/>
          <w:color w:val="auto"/>
          <w:kern w:val="0"/>
          <w:sz w:val="32"/>
          <w:szCs w:val="32"/>
          <w:lang w:eastAsia="en-GB"/>
          <w14:ligatures w14:val="none"/>
        </w:rPr>
        <w:t xml:space="preserve">a </w:t>
      </w:r>
      <w:r w:rsidRPr="00B132B9">
        <w:rPr>
          <w:rFonts w:ascii="Times New Roman" w:eastAsia="Times New Roman" w:hAnsi="Times New Roman" w:cs="Times New Roman"/>
          <w:b/>
          <w:bCs/>
          <w:color w:val="auto"/>
          <w:kern w:val="0"/>
          <w:sz w:val="32"/>
          <w:szCs w:val="32"/>
          <w:lang w:eastAsia="en-GB"/>
          <w14:ligatures w14:val="none"/>
        </w:rPr>
        <w:t>phytoplankton communit</w:t>
      </w:r>
      <w:r w:rsidR="00763B02" w:rsidRPr="00B132B9">
        <w:rPr>
          <w:rFonts w:ascii="Times New Roman" w:eastAsia="Times New Roman" w:hAnsi="Times New Roman" w:cs="Times New Roman"/>
          <w:b/>
          <w:bCs/>
          <w:color w:val="auto"/>
          <w:kern w:val="0"/>
          <w:sz w:val="32"/>
          <w:szCs w:val="32"/>
          <w:lang w:eastAsia="en-GB"/>
          <w14:ligatures w14:val="none"/>
        </w:rPr>
        <w:t>y</w:t>
      </w:r>
    </w:p>
    <w:p w14:paraId="63AD1EBD" w14:textId="77777777" w:rsidR="00AF2E21" w:rsidRPr="00AF2E21" w:rsidRDefault="00AF2E21">
      <w:pPr>
        <w:spacing w:line="480" w:lineRule="auto"/>
        <w:jc w:val="both"/>
        <w:pPrChange w:id="0" w:author="Andreu Rico Artero" w:date="2024-10-10T20:00:00Z" w16du:dateUtc="2024-10-10T18:00:00Z">
          <w:pPr>
            <w:spacing w:line="480" w:lineRule="auto"/>
          </w:pPr>
        </w:pPrChange>
      </w:pPr>
    </w:p>
    <w:p w14:paraId="7F0325EB" w14:textId="3BC4B033" w:rsidR="002328D7" w:rsidRDefault="00FA2568" w:rsidP="008279E9">
      <w:pPr>
        <w:spacing w:line="480" w:lineRule="auto"/>
        <w:jc w:val="both"/>
        <w:rPr>
          <w:rFonts w:ascii="Times New Roman" w:hAnsi="Times New Roman" w:cs="Times New Roman"/>
          <w:lang w:val="it-IT"/>
        </w:rPr>
      </w:pPr>
      <w:r w:rsidRPr="00BB0FEB">
        <w:rPr>
          <w:rFonts w:ascii="Times New Roman" w:hAnsi="Times New Roman" w:cs="Times New Roman"/>
          <w:lang w:val="it-IT"/>
        </w:rPr>
        <w:t>Francesco Polazzo</w:t>
      </w:r>
      <w:r w:rsidR="00AF2E21" w:rsidRPr="00483B80">
        <w:rPr>
          <w:rFonts w:ascii="Times New Roman" w:hAnsi="Times New Roman" w:cs="Times New Roman"/>
          <w:vertAlign w:val="superscript"/>
          <w:lang w:val="it-IT"/>
        </w:rPr>
        <w:t>1</w:t>
      </w:r>
      <w:r w:rsidRPr="00BB0FEB">
        <w:rPr>
          <w:rFonts w:ascii="Times New Roman" w:hAnsi="Times New Roman" w:cs="Times New Roman"/>
          <w:lang w:val="it-IT"/>
        </w:rPr>
        <w:t>, Markus Hermann</w:t>
      </w:r>
      <w:r w:rsidR="00AF2E21" w:rsidRPr="00483B80">
        <w:rPr>
          <w:rFonts w:ascii="Times New Roman" w:hAnsi="Times New Roman" w:cs="Times New Roman"/>
          <w:vertAlign w:val="superscript"/>
          <w:lang w:val="it-IT"/>
        </w:rPr>
        <w:t>2</w:t>
      </w:r>
      <w:r w:rsidRPr="00BB0FEB">
        <w:rPr>
          <w:rFonts w:ascii="Times New Roman" w:hAnsi="Times New Roman" w:cs="Times New Roman"/>
          <w:lang w:val="it-IT"/>
        </w:rPr>
        <w:t xml:space="preserve">, </w:t>
      </w:r>
      <w:r w:rsidR="009701D6" w:rsidRPr="00BB0FEB">
        <w:rPr>
          <w:rFonts w:ascii="Times New Roman" w:hAnsi="Times New Roman" w:cs="Times New Roman"/>
          <w:lang w:val="it-IT"/>
        </w:rPr>
        <w:t>Melina Crettaz-Minaglia</w:t>
      </w:r>
      <w:r w:rsidR="00AF2E21" w:rsidRPr="00483B80">
        <w:rPr>
          <w:rFonts w:ascii="Times New Roman" w:hAnsi="Times New Roman" w:cs="Times New Roman"/>
          <w:vertAlign w:val="superscript"/>
          <w:lang w:val="it-IT"/>
        </w:rPr>
        <w:t>3</w:t>
      </w:r>
      <w:r w:rsidRPr="00BB0FEB">
        <w:rPr>
          <w:rFonts w:ascii="Times New Roman" w:hAnsi="Times New Roman" w:cs="Times New Roman"/>
          <w:lang w:val="it-IT"/>
        </w:rPr>
        <w:t>, Andreu Rico</w:t>
      </w:r>
      <w:r w:rsidR="00B421F5" w:rsidRPr="00B132B9">
        <w:rPr>
          <w:rFonts w:ascii="Times New Roman" w:hAnsi="Times New Roman" w:cs="Times New Roman"/>
          <w:vertAlign w:val="superscript"/>
          <w:lang w:val="it-IT"/>
        </w:rPr>
        <w:t>3,</w:t>
      </w:r>
      <w:r w:rsidR="00AF2E21" w:rsidRPr="00483B80">
        <w:rPr>
          <w:rFonts w:ascii="Times New Roman" w:hAnsi="Times New Roman" w:cs="Times New Roman"/>
          <w:vertAlign w:val="superscript"/>
          <w:lang w:val="it-IT"/>
        </w:rPr>
        <w:t>4</w:t>
      </w:r>
      <w:r w:rsidRPr="00BB0FEB">
        <w:rPr>
          <w:rFonts w:ascii="Times New Roman" w:hAnsi="Times New Roman" w:cs="Times New Roman"/>
          <w:lang w:val="it-IT"/>
        </w:rPr>
        <w:t xml:space="preserve"> </w:t>
      </w:r>
    </w:p>
    <w:p w14:paraId="6B0C7610" w14:textId="77777777" w:rsidR="00AF2E21" w:rsidRDefault="00AF2E21" w:rsidP="008279E9">
      <w:pPr>
        <w:spacing w:line="480" w:lineRule="auto"/>
        <w:jc w:val="both"/>
        <w:rPr>
          <w:rFonts w:ascii="Times New Roman" w:hAnsi="Times New Roman" w:cs="Times New Roman"/>
          <w:lang w:val="it-IT"/>
        </w:rPr>
      </w:pPr>
    </w:p>
    <w:p w14:paraId="2836A56C" w14:textId="22C6ACEC" w:rsidR="00024A18" w:rsidRDefault="00AF2E21">
      <w:pPr>
        <w:spacing w:line="480" w:lineRule="auto"/>
        <w:jc w:val="both"/>
        <w:rPr>
          <w:rFonts w:ascii="Times New Roman" w:hAnsi="Times New Roman" w:cs="Times New Roman"/>
          <w:lang w:val="en-US"/>
        </w:rPr>
        <w:pPrChange w:id="1" w:author="Andreu Rico Artero" w:date="2024-10-10T20:00:00Z" w16du:dateUtc="2024-10-10T18:00:00Z">
          <w:pPr>
            <w:spacing w:line="480" w:lineRule="auto"/>
          </w:pPr>
        </w:pPrChange>
      </w:pPr>
      <w:r w:rsidRPr="00483B80">
        <w:rPr>
          <w:rFonts w:ascii="Times New Roman" w:eastAsia="Times New Roman" w:hAnsi="Times New Roman" w:cs="Times New Roman"/>
          <w:kern w:val="0"/>
          <w:vertAlign w:val="superscript"/>
          <w:lang w:eastAsia="en-GB"/>
          <w14:ligatures w14:val="none"/>
        </w:rPr>
        <w:t xml:space="preserve">1 </w:t>
      </w:r>
      <w:r w:rsidR="00024A18" w:rsidRPr="004A33DD">
        <w:rPr>
          <w:rFonts w:ascii="Times New Roman" w:hAnsi="Times New Roman" w:cs="Times New Roman"/>
          <w:lang w:val="en-US"/>
        </w:rPr>
        <w:t>Department of Evolutionary Biology and Environmental Studies, University of Zurich, Zurich, Switzerland</w:t>
      </w:r>
    </w:p>
    <w:p w14:paraId="7628C7E4" w14:textId="5BF5A5FC" w:rsidR="00AF2E21" w:rsidRPr="00483B80" w:rsidRDefault="00AF2E21">
      <w:pPr>
        <w:spacing w:line="480" w:lineRule="auto"/>
        <w:jc w:val="both"/>
        <w:rPr>
          <w:rFonts w:ascii="Times New Roman" w:eastAsia="Times New Roman" w:hAnsi="Times New Roman" w:cs="Times New Roman"/>
          <w:kern w:val="0"/>
          <w:vertAlign w:val="superscript"/>
          <w:lang w:eastAsia="en-GB"/>
          <w14:ligatures w14:val="none"/>
        </w:rPr>
        <w:pPrChange w:id="2" w:author="Andreu Rico Artero" w:date="2024-10-10T20:00:00Z" w16du:dateUtc="2024-10-10T18:00:00Z">
          <w:pPr>
            <w:spacing w:line="480" w:lineRule="auto"/>
          </w:pPr>
        </w:pPrChange>
      </w:pPr>
      <w:r w:rsidRPr="00483B80">
        <w:rPr>
          <w:rFonts w:ascii="Times New Roman" w:eastAsia="Times New Roman" w:hAnsi="Times New Roman" w:cs="Times New Roman"/>
          <w:kern w:val="0"/>
          <w:vertAlign w:val="superscript"/>
          <w:lang w:eastAsia="en-GB"/>
          <w14:ligatures w14:val="none"/>
        </w:rPr>
        <w:t xml:space="preserve">2 </w:t>
      </w:r>
      <w:r w:rsidR="00024A18" w:rsidRPr="00024A18">
        <w:rPr>
          <w:rFonts w:ascii="Times New Roman" w:eastAsia="Times New Roman" w:hAnsi="Times New Roman" w:cs="Times New Roman"/>
          <w:kern w:val="0"/>
          <w:lang w:eastAsia="en-GB"/>
          <w14:ligatures w14:val="none"/>
        </w:rPr>
        <w:t xml:space="preserve">Department of Aquatic Ecology, </w:t>
      </w:r>
      <w:proofErr w:type="spellStart"/>
      <w:r w:rsidR="00024A18" w:rsidRPr="00024A18">
        <w:rPr>
          <w:rFonts w:ascii="Times New Roman" w:eastAsia="Times New Roman" w:hAnsi="Times New Roman" w:cs="Times New Roman"/>
          <w:kern w:val="0"/>
          <w:lang w:eastAsia="en-GB"/>
          <w14:ligatures w14:val="none"/>
        </w:rPr>
        <w:t>Eawag</w:t>
      </w:r>
      <w:proofErr w:type="spellEnd"/>
      <w:r w:rsidR="00024A18" w:rsidRPr="00024A18">
        <w:rPr>
          <w:rFonts w:ascii="Times New Roman" w:eastAsia="Times New Roman" w:hAnsi="Times New Roman" w:cs="Times New Roman"/>
          <w:kern w:val="0"/>
          <w:lang w:eastAsia="en-GB"/>
          <w14:ligatures w14:val="none"/>
        </w:rPr>
        <w:t xml:space="preserve">, Swiss Federal Institute of Aquatic Science and Technology, </w:t>
      </w:r>
      <w:proofErr w:type="spellStart"/>
      <w:r w:rsidR="00024A18" w:rsidRPr="00024A18">
        <w:rPr>
          <w:rFonts w:ascii="Times New Roman" w:eastAsia="Times New Roman" w:hAnsi="Times New Roman" w:cs="Times New Roman"/>
          <w:kern w:val="0"/>
          <w:lang w:eastAsia="en-GB"/>
          <w14:ligatures w14:val="none"/>
        </w:rPr>
        <w:t>Dübendorf</w:t>
      </w:r>
      <w:proofErr w:type="spellEnd"/>
      <w:r w:rsidR="00024A18" w:rsidRPr="00024A18">
        <w:rPr>
          <w:rFonts w:ascii="Times New Roman" w:eastAsia="Times New Roman" w:hAnsi="Times New Roman" w:cs="Times New Roman"/>
          <w:kern w:val="0"/>
          <w:lang w:eastAsia="en-GB"/>
          <w14:ligatures w14:val="none"/>
        </w:rPr>
        <w:t>, Switzerland</w:t>
      </w:r>
    </w:p>
    <w:p w14:paraId="4858D474" w14:textId="1BBDD142" w:rsidR="00AF2E21" w:rsidRPr="00024A18" w:rsidRDefault="00AF2E21">
      <w:pPr>
        <w:spacing w:line="480" w:lineRule="auto"/>
        <w:jc w:val="both"/>
        <w:rPr>
          <w:rFonts w:ascii="Times New Roman" w:eastAsia="Times New Roman" w:hAnsi="Times New Roman" w:cs="Times New Roman"/>
          <w:kern w:val="0"/>
          <w:lang w:eastAsia="en-GB"/>
          <w14:ligatures w14:val="none"/>
        </w:rPr>
        <w:pPrChange w:id="3" w:author="Andreu Rico Artero" w:date="2024-10-10T20:00:00Z" w16du:dateUtc="2024-10-10T18:00:00Z">
          <w:pPr>
            <w:spacing w:line="480" w:lineRule="auto"/>
          </w:pPr>
        </w:pPrChange>
      </w:pPr>
      <w:r w:rsidRPr="00483B80">
        <w:rPr>
          <w:rFonts w:ascii="Times New Roman" w:eastAsia="Times New Roman" w:hAnsi="Times New Roman" w:cs="Times New Roman"/>
          <w:kern w:val="0"/>
          <w:vertAlign w:val="superscript"/>
          <w:lang w:eastAsia="en-GB"/>
          <w14:ligatures w14:val="none"/>
        </w:rPr>
        <w:t>3</w:t>
      </w:r>
      <w:r w:rsidR="00024A18" w:rsidRPr="00024A18">
        <w:rPr>
          <w:rFonts w:ascii="Arial" w:eastAsia="Times New Roman" w:hAnsi="Arial" w:cs="Arial"/>
          <w:color w:val="1F1F1F"/>
          <w:kern w:val="0"/>
          <w:lang w:eastAsia="en-GB"/>
          <w14:ligatures w14:val="none"/>
        </w:rPr>
        <w:t xml:space="preserve"> </w:t>
      </w:r>
      <w:r w:rsidR="00024A18" w:rsidRPr="00024A18">
        <w:rPr>
          <w:rFonts w:ascii="Times New Roman" w:eastAsia="Times New Roman" w:hAnsi="Times New Roman" w:cs="Times New Roman"/>
          <w:kern w:val="0"/>
          <w:lang w:eastAsia="en-GB"/>
          <w14:ligatures w14:val="none"/>
        </w:rPr>
        <w:t xml:space="preserve">IMDEA Water Institute, Science and Technology Campus of the University of </w:t>
      </w:r>
      <w:proofErr w:type="spellStart"/>
      <w:r w:rsidR="00024A18" w:rsidRPr="00024A18">
        <w:rPr>
          <w:rFonts w:ascii="Times New Roman" w:eastAsia="Times New Roman" w:hAnsi="Times New Roman" w:cs="Times New Roman"/>
          <w:kern w:val="0"/>
          <w:lang w:eastAsia="en-GB"/>
          <w14:ligatures w14:val="none"/>
        </w:rPr>
        <w:t>Alcalá</w:t>
      </w:r>
      <w:proofErr w:type="spellEnd"/>
      <w:r w:rsidR="00024A18" w:rsidRPr="00024A18">
        <w:rPr>
          <w:rFonts w:ascii="Times New Roman" w:eastAsia="Times New Roman" w:hAnsi="Times New Roman" w:cs="Times New Roman"/>
          <w:kern w:val="0"/>
          <w:lang w:eastAsia="en-GB"/>
          <w14:ligatures w14:val="none"/>
        </w:rPr>
        <w:t xml:space="preserve">, Avenida Punto Com 2, 28805 </w:t>
      </w:r>
      <w:proofErr w:type="spellStart"/>
      <w:r w:rsidR="00024A18" w:rsidRPr="00024A18">
        <w:rPr>
          <w:rFonts w:ascii="Times New Roman" w:eastAsia="Times New Roman" w:hAnsi="Times New Roman" w:cs="Times New Roman"/>
          <w:kern w:val="0"/>
          <w:lang w:eastAsia="en-GB"/>
          <w14:ligatures w14:val="none"/>
        </w:rPr>
        <w:t>Alcalá</w:t>
      </w:r>
      <w:proofErr w:type="spellEnd"/>
      <w:r w:rsidR="00024A18" w:rsidRPr="00024A18">
        <w:rPr>
          <w:rFonts w:ascii="Times New Roman" w:eastAsia="Times New Roman" w:hAnsi="Times New Roman" w:cs="Times New Roman"/>
          <w:kern w:val="0"/>
          <w:lang w:eastAsia="en-GB"/>
          <w14:ligatures w14:val="none"/>
        </w:rPr>
        <w:t xml:space="preserve"> de Henares, Madrid, Spain</w:t>
      </w:r>
    </w:p>
    <w:p w14:paraId="15896EFD" w14:textId="46D773C3" w:rsidR="00AF2E21" w:rsidRPr="00483B80" w:rsidRDefault="00AF2E21">
      <w:pPr>
        <w:spacing w:line="480" w:lineRule="auto"/>
        <w:jc w:val="both"/>
        <w:rPr>
          <w:rFonts w:ascii="Times New Roman" w:eastAsia="Times New Roman" w:hAnsi="Times New Roman" w:cs="Times New Roman"/>
          <w:kern w:val="0"/>
          <w:lang w:eastAsia="en-GB"/>
          <w14:ligatures w14:val="none"/>
        </w:rPr>
        <w:pPrChange w:id="4" w:author="Andreu Rico Artero" w:date="2024-10-10T20:00:00Z" w16du:dateUtc="2024-10-10T18:00:00Z">
          <w:pPr>
            <w:spacing w:line="480" w:lineRule="auto"/>
          </w:pPr>
        </w:pPrChange>
      </w:pPr>
      <w:r w:rsidRPr="00483B80">
        <w:rPr>
          <w:rFonts w:ascii="Times New Roman" w:eastAsia="Times New Roman" w:hAnsi="Times New Roman" w:cs="Times New Roman"/>
          <w:kern w:val="0"/>
          <w:vertAlign w:val="superscript"/>
          <w:lang w:eastAsia="en-GB"/>
          <w14:ligatures w14:val="none"/>
        </w:rPr>
        <w:t>4</w:t>
      </w:r>
      <w:r w:rsidRPr="00483B80">
        <w:rPr>
          <w:rFonts w:ascii="Times New Roman" w:eastAsia="Times New Roman" w:hAnsi="Times New Roman" w:cs="Times New Roman"/>
          <w:kern w:val="0"/>
          <w:lang w:eastAsia="en-GB"/>
          <w14:ligatures w14:val="none"/>
        </w:rPr>
        <w:t xml:space="preserve"> </w:t>
      </w:r>
      <w:proofErr w:type="spellStart"/>
      <w:r w:rsidRPr="00483B80">
        <w:rPr>
          <w:rFonts w:ascii="Times New Roman" w:eastAsia="Times New Roman" w:hAnsi="Times New Roman" w:cs="Times New Roman"/>
          <w:kern w:val="0"/>
          <w:lang w:eastAsia="en-GB"/>
          <w14:ligatures w14:val="none"/>
        </w:rPr>
        <w:t>Cavanilles</w:t>
      </w:r>
      <w:proofErr w:type="spellEnd"/>
      <w:r w:rsidRPr="00483B80">
        <w:rPr>
          <w:rFonts w:ascii="Times New Roman" w:eastAsia="Times New Roman" w:hAnsi="Times New Roman" w:cs="Times New Roman"/>
          <w:kern w:val="0"/>
          <w:lang w:eastAsia="en-GB"/>
          <w14:ligatures w14:val="none"/>
        </w:rPr>
        <w:t xml:space="preserve"> Institute of Biodiversity and Evolutionary Biology, University of Valencia, c/ </w:t>
      </w:r>
      <w:proofErr w:type="spellStart"/>
      <w:r w:rsidRPr="00483B80">
        <w:rPr>
          <w:rFonts w:ascii="Times New Roman" w:eastAsia="Times New Roman" w:hAnsi="Times New Roman" w:cs="Times New Roman"/>
          <w:kern w:val="0"/>
          <w:lang w:eastAsia="en-GB"/>
          <w14:ligatures w14:val="none"/>
        </w:rPr>
        <w:t>Catedrático</w:t>
      </w:r>
      <w:proofErr w:type="spellEnd"/>
      <w:r w:rsidRPr="00483B80">
        <w:rPr>
          <w:rFonts w:ascii="Times New Roman" w:eastAsia="Times New Roman" w:hAnsi="Times New Roman" w:cs="Times New Roman"/>
          <w:kern w:val="0"/>
          <w:lang w:eastAsia="en-GB"/>
          <w14:ligatures w14:val="none"/>
        </w:rPr>
        <w:t xml:space="preserve"> José </w:t>
      </w:r>
      <w:proofErr w:type="spellStart"/>
      <w:r w:rsidRPr="00483B80">
        <w:rPr>
          <w:rFonts w:ascii="Times New Roman" w:eastAsia="Times New Roman" w:hAnsi="Times New Roman" w:cs="Times New Roman"/>
          <w:kern w:val="0"/>
          <w:lang w:eastAsia="en-GB"/>
          <w14:ligatures w14:val="none"/>
        </w:rPr>
        <w:t>Beltrán</w:t>
      </w:r>
      <w:proofErr w:type="spellEnd"/>
      <w:r w:rsidRPr="00483B80">
        <w:rPr>
          <w:rFonts w:ascii="Times New Roman" w:eastAsia="Times New Roman" w:hAnsi="Times New Roman" w:cs="Times New Roman"/>
          <w:kern w:val="0"/>
          <w:lang w:eastAsia="en-GB"/>
          <w14:ligatures w14:val="none"/>
        </w:rPr>
        <w:t xml:space="preserve"> 2, 46980, </w:t>
      </w:r>
      <w:proofErr w:type="spellStart"/>
      <w:r w:rsidRPr="00483B80">
        <w:rPr>
          <w:rFonts w:ascii="Times New Roman" w:eastAsia="Times New Roman" w:hAnsi="Times New Roman" w:cs="Times New Roman"/>
          <w:kern w:val="0"/>
          <w:lang w:eastAsia="en-GB"/>
          <w14:ligatures w14:val="none"/>
        </w:rPr>
        <w:t>Paterna</w:t>
      </w:r>
      <w:proofErr w:type="spellEnd"/>
      <w:r w:rsidRPr="00483B80">
        <w:rPr>
          <w:rFonts w:ascii="Times New Roman" w:eastAsia="Times New Roman" w:hAnsi="Times New Roman" w:cs="Times New Roman"/>
          <w:kern w:val="0"/>
          <w:lang w:eastAsia="en-GB"/>
          <w14:ligatures w14:val="none"/>
        </w:rPr>
        <w:t>, Valencia, Spain</w:t>
      </w:r>
    </w:p>
    <w:p w14:paraId="5473AECF" w14:textId="77777777" w:rsidR="00AF2E21" w:rsidRDefault="00AF2E21">
      <w:pPr>
        <w:spacing w:line="480" w:lineRule="auto"/>
        <w:jc w:val="both"/>
        <w:rPr>
          <w:szCs w:val="22"/>
        </w:rPr>
        <w:pPrChange w:id="5" w:author="Andreu Rico Artero" w:date="2024-10-10T20:00:00Z" w16du:dateUtc="2024-10-10T18:00:00Z">
          <w:pPr>
            <w:spacing w:line="480" w:lineRule="auto"/>
          </w:pPr>
        </w:pPrChange>
      </w:pPr>
    </w:p>
    <w:p w14:paraId="75061F4D" w14:textId="2C8960B7" w:rsidR="00AF2E21" w:rsidRPr="00483B80" w:rsidRDefault="00AF2E21">
      <w:pPr>
        <w:spacing w:line="480" w:lineRule="auto"/>
        <w:jc w:val="both"/>
        <w:rPr>
          <w:rFonts w:ascii="Times New Roman" w:eastAsia="Times New Roman" w:hAnsi="Times New Roman" w:cs="Times New Roman"/>
          <w:kern w:val="0"/>
          <w:lang w:eastAsia="en-GB"/>
          <w14:ligatures w14:val="none"/>
        </w:rPr>
        <w:pPrChange w:id="6" w:author="Andreu Rico Artero" w:date="2024-10-10T20:00:00Z" w16du:dateUtc="2024-10-10T18:00:00Z">
          <w:pPr>
            <w:spacing w:line="480" w:lineRule="auto"/>
          </w:pPr>
        </w:pPrChange>
      </w:pPr>
      <w:r w:rsidRPr="00483B80">
        <w:rPr>
          <w:rFonts w:ascii="Times New Roman" w:eastAsia="Times New Roman" w:hAnsi="Times New Roman" w:cs="Times New Roman"/>
          <w:b/>
          <w:bCs/>
          <w:kern w:val="0"/>
          <w:lang w:eastAsia="en-GB"/>
          <w14:ligatures w14:val="none"/>
        </w:rPr>
        <w:t>Email</w:t>
      </w:r>
      <w:r w:rsidRPr="00483B80">
        <w:rPr>
          <w:rFonts w:ascii="Times New Roman" w:eastAsia="Times New Roman" w:hAnsi="Times New Roman" w:cs="Times New Roman"/>
          <w:kern w:val="0"/>
          <w:lang w:eastAsia="en-GB"/>
          <w14:ligatures w14:val="none"/>
        </w:rPr>
        <w:t xml:space="preserve">: </w:t>
      </w:r>
      <w:r w:rsidR="00024A18">
        <w:fldChar w:fldCharType="begin"/>
      </w:r>
      <w:r w:rsidR="00024A18">
        <w:instrText>HYPERLINK "mailto:francesco.polazzo@uzh.ch"</w:instrText>
      </w:r>
      <w:r w:rsidR="00024A18">
        <w:fldChar w:fldCharType="separate"/>
      </w:r>
      <w:r w:rsidR="00024A18" w:rsidRPr="008F374C">
        <w:rPr>
          <w:rStyle w:val="Hyperlink"/>
          <w:rFonts w:ascii="Times New Roman" w:eastAsia="Times New Roman" w:hAnsi="Times New Roman" w:cs="Times New Roman"/>
          <w:kern w:val="0"/>
          <w:lang w:eastAsia="en-GB"/>
          <w14:ligatures w14:val="none"/>
        </w:rPr>
        <w:t>francesco.polazzo@uzh.ch</w:t>
      </w:r>
      <w:r w:rsidR="00024A18">
        <w:rPr>
          <w:rStyle w:val="Hyperlink"/>
          <w:rFonts w:ascii="Times New Roman" w:eastAsia="Times New Roman" w:hAnsi="Times New Roman" w:cs="Times New Roman"/>
          <w:kern w:val="0"/>
          <w:lang w:eastAsia="en-GB"/>
          <w14:ligatures w14:val="none"/>
        </w:rPr>
        <w:fldChar w:fldCharType="end"/>
      </w:r>
      <w:r w:rsidRPr="00483B80">
        <w:rPr>
          <w:rFonts w:ascii="Times New Roman" w:eastAsia="Times New Roman" w:hAnsi="Times New Roman" w:cs="Times New Roman"/>
          <w:kern w:val="0"/>
          <w:lang w:eastAsia="en-GB"/>
          <w14:ligatures w14:val="none"/>
        </w:rPr>
        <w:t xml:space="preserve"> (FP); </w:t>
      </w:r>
      <w:r w:rsidR="00024A18" w:rsidRPr="00024A18">
        <w:rPr>
          <w:rFonts w:ascii="Times New Roman" w:hAnsi="Times New Roman" w:cs="Times New Roman"/>
        </w:rPr>
        <w:t>markus.hermann@eawag.ch</w:t>
      </w:r>
      <w:r w:rsidRPr="00483B80">
        <w:rPr>
          <w:rFonts w:ascii="Times New Roman" w:eastAsia="Times New Roman" w:hAnsi="Times New Roman" w:cs="Times New Roman"/>
          <w:kern w:val="0"/>
          <w:lang w:eastAsia="en-GB"/>
          <w14:ligatures w14:val="none"/>
        </w:rPr>
        <w:t xml:space="preserve"> (MH); </w:t>
      </w:r>
      <w:r w:rsidR="00024A18" w:rsidRPr="00024A18">
        <w:rPr>
          <w:rFonts w:ascii="Times New Roman" w:hAnsi="Times New Roman" w:cs="Times New Roman"/>
        </w:rPr>
        <w:t>crettaz.melina@uader.edu.ar</w:t>
      </w:r>
      <w:r w:rsidRPr="00483B80">
        <w:rPr>
          <w:rFonts w:ascii="Times New Roman" w:eastAsia="Times New Roman" w:hAnsi="Times New Roman" w:cs="Times New Roman"/>
          <w:kern w:val="0"/>
          <w:lang w:eastAsia="en-GB"/>
          <w14:ligatures w14:val="none"/>
        </w:rPr>
        <w:t xml:space="preserve"> (MCM); </w:t>
      </w:r>
      <w:r>
        <w:fldChar w:fldCharType="begin"/>
      </w:r>
      <w:r>
        <w:instrText>HYPERLINK "mailto:andreu.rico@uv.es"</w:instrText>
      </w:r>
      <w:r>
        <w:fldChar w:fldCharType="separate"/>
      </w:r>
      <w:r w:rsidRPr="00483B80">
        <w:rPr>
          <w:rFonts w:ascii="Times New Roman" w:eastAsia="Times New Roman" w:hAnsi="Times New Roman" w:cs="Times New Roman"/>
          <w:kern w:val="0"/>
          <w:lang w:eastAsia="en-GB"/>
          <w14:ligatures w14:val="none"/>
        </w:rPr>
        <w:t>andreu.rico@uv.es</w:t>
      </w:r>
      <w:r>
        <w:rPr>
          <w:rFonts w:ascii="Times New Roman" w:eastAsia="Times New Roman" w:hAnsi="Times New Roman" w:cs="Times New Roman"/>
          <w:kern w:val="0"/>
          <w:lang w:eastAsia="en-GB"/>
          <w14:ligatures w14:val="none"/>
        </w:rPr>
        <w:fldChar w:fldCharType="end"/>
      </w:r>
      <w:r w:rsidRPr="00483B80">
        <w:rPr>
          <w:rFonts w:ascii="Times New Roman" w:eastAsia="Times New Roman" w:hAnsi="Times New Roman" w:cs="Times New Roman"/>
          <w:kern w:val="0"/>
          <w:lang w:eastAsia="en-GB"/>
          <w14:ligatures w14:val="none"/>
        </w:rPr>
        <w:t xml:space="preserve"> (AR)</w:t>
      </w:r>
    </w:p>
    <w:p w14:paraId="06EBC097" w14:textId="00294E38" w:rsidR="00AF2E21" w:rsidRPr="00483B80" w:rsidRDefault="00AF2E21" w:rsidP="008279E9">
      <w:pPr>
        <w:spacing w:line="480" w:lineRule="auto"/>
        <w:jc w:val="both"/>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b/>
          <w:bCs/>
          <w:kern w:val="0"/>
          <w:lang w:eastAsia="en-GB"/>
          <w14:ligatures w14:val="none"/>
        </w:rPr>
        <w:t>Corresponding author</w:t>
      </w:r>
      <w:r w:rsidRPr="00483B80">
        <w:rPr>
          <w:rFonts w:ascii="Times New Roman" w:eastAsia="Times New Roman" w:hAnsi="Times New Roman" w:cs="Times New Roman"/>
          <w:kern w:val="0"/>
          <w:lang w:eastAsia="en-GB"/>
          <w14:ligatures w14:val="none"/>
        </w:rPr>
        <w:t>: Andreu Rico</w:t>
      </w:r>
      <w:r w:rsidR="00B421F5">
        <w:rPr>
          <w:rFonts w:ascii="Times New Roman" w:eastAsia="Times New Roman" w:hAnsi="Times New Roman" w:cs="Times New Roman"/>
          <w:kern w:val="0"/>
          <w:lang w:eastAsia="en-GB"/>
          <w14:ligatures w14:val="none"/>
        </w:rPr>
        <w:t>, email:</w:t>
      </w:r>
      <w:r w:rsidRPr="00483B80">
        <w:rPr>
          <w:rFonts w:ascii="Times New Roman" w:eastAsia="Times New Roman" w:hAnsi="Times New Roman" w:cs="Times New Roman"/>
          <w:kern w:val="0"/>
          <w:lang w:eastAsia="en-GB"/>
          <w14:ligatures w14:val="none"/>
        </w:rPr>
        <w:t xml:space="preserve"> </w:t>
      </w:r>
      <w:hyperlink r:id="rId7" w:history="1">
        <w:r w:rsidRPr="00483B80">
          <w:rPr>
            <w:rFonts w:ascii="Times New Roman" w:eastAsia="Times New Roman" w:hAnsi="Times New Roman" w:cs="Times New Roman"/>
            <w:kern w:val="0"/>
            <w:lang w:eastAsia="en-GB"/>
            <w14:ligatures w14:val="none"/>
          </w:rPr>
          <w:t>andreu.rico@uv.es</w:t>
        </w:r>
      </w:hyperlink>
      <w:r w:rsidRPr="00483B80">
        <w:rPr>
          <w:rFonts w:ascii="Times New Roman" w:eastAsia="Times New Roman" w:hAnsi="Times New Roman" w:cs="Times New Roman"/>
          <w:kern w:val="0"/>
          <w:lang w:eastAsia="en-GB"/>
          <w14:ligatures w14:val="none"/>
        </w:rPr>
        <w:t xml:space="preserve"> </w:t>
      </w:r>
    </w:p>
    <w:p w14:paraId="1D481ED3" w14:textId="2537D033" w:rsidR="00AF2E21" w:rsidRPr="00483B80" w:rsidRDefault="00AF2E21" w:rsidP="008279E9">
      <w:pPr>
        <w:spacing w:line="480" w:lineRule="auto"/>
        <w:jc w:val="both"/>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b/>
          <w:bCs/>
          <w:kern w:val="0"/>
          <w:lang w:eastAsia="en-GB"/>
          <w14:ligatures w14:val="none"/>
        </w:rPr>
        <w:t>Keywords</w:t>
      </w:r>
      <w:r w:rsidRPr="00483B80">
        <w:rPr>
          <w:rFonts w:ascii="Times New Roman" w:eastAsia="Times New Roman" w:hAnsi="Times New Roman" w:cs="Times New Roman"/>
          <w:kern w:val="0"/>
          <w:lang w:eastAsia="en-GB"/>
          <w14:ligatures w14:val="none"/>
        </w:rPr>
        <w:t>: resilience, ecological stability</w:t>
      </w:r>
      <w:r w:rsidR="00B421F5">
        <w:rPr>
          <w:rFonts w:ascii="Times New Roman" w:eastAsia="Times New Roman" w:hAnsi="Times New Roman" w:cs="Times New Roman"/>
          <w:kern w:val="0"/>
          <w:lang w:eastAsia="en-GB"/>
          <w14:ligatures w14:val="none"/>
        </w:rPr>
        <w:t>,</w:t>
      </w:r>
      <w:r w:rsidRPr="00483B80">
        <w:rPr>
          <w:rFonts w:ascii="Times New Roman" w:eastAsia="Times New Roman" w:hAnsi="Times New Roman" w:cs="Times New Roman"/>
          <w:kern w:val="0"/>
          <w:lang w:eastAsia="en-GB"/>
          <w14:ligatures w14:val="none"/>
        </w:rPr>
        <w:t xml:space="preserve"> heatwaves</w:t>
      </w:r>
      <w:r w:rsidR="00B421F5">
        <w:rPr>
          <w:rFonts w:ascii="Times New Roman" w:eastAsia="Times New Roman" w:hAnsi="Times New Roman" w:cs="Times New Roman"/>
          <w:kern w:val="0"/>
          <w:lang w:eastAsia="en-GB"/>
          <w14:ligatures w14:val="none"/>
        </w:rPr>
        <w:t>,</w:t>
      </w:r>
      <w:r w:rsidRPr="00483B80">
        <w:rPr>
          <w:rFonts w:ascii="Times New Roman" w:eastAsia="Times New Roman" w:hAnsi="Times New Roman" w:cs="Times New Roman"/>
          <w:kern w:val="0"/>
          <w:lang w:eastAsia="en-GB"/>
          <w14:ligatures w14:val="none"/>
        </w:rPr>
        <w:t xml:space="preserve"> critical slow down, community rescue</w:t>
      </w:r>
    </w:p>
    <w:p w14:paraId="748A8E2F" w14:textId="30E1A278" w:rsidR="00AF2E21" w:rsidRPr="00815D4D" w:rsidRDefault="00815D4D" w:rsidP="008279E9">
      <w:pPr>
        <w:spacing w:line="480" w:lineRule="auto"/>
        <w:jc w:val="both"/>
        <w:rPr>
          <w:rFonts w:ascii="Times New Roman" w:eastAsia="Times New Roman" w:hAnsi="Times New Roman" w:cs="Times New Roman"/>
          <w:b/>
          <w:bCs/>
          <w:kern w:val="0"/>
          <w:lang w:eastAsia="en-GB"/>
          <w14:ligatures w14:val="none"/>
        </w:rPr>
      </w:pPr>
      <w:r w:rsidRPr="00815D4D">
        <w:rPr>
          <w:rFonts w:ascii="Times New Roman" w:eastAsia="Times New Roman" w:hAnsi="Times New Roman" w:cs="Times New Roman"/>
          <w:b/>
          <w:bCs/>
          <w:kern w:val="0"/>
          <w:lang w:eastAsia="en-GB"/>
          <w14:ligatures w14:val="none"/>
        </w:rPr>
        <w:t>Data Accessibility Statement</w:t>
      </w:r>
      <w:r>
        <w:rPr>
          <w:rFonts w:ascii="Times New Roman" w:eastAsia="Times New Roman" w:hAnsi="Times New Roman" w:cs="Times New Roman"/>
          <w:b/>
          <w:bCs/>
          <w:kern w:val="0"/>
          <w:lang w:eastAsia="en-GB"/>
          <w14:ligatures w14:val="none"/>
        </w:rPr>
        <w:t xml:space="preserve">: </w:t>
      </w:r>
      <w:r>
        <w:rPr>
          <w:rFonts w:ascii="Times New Roman" w:hAnsi="Times New Roman" w:cs="Times New Roman"/>
        </w:rPr>
        <w:t xml:space="preserve">Data and code to reproduce the analysis and figures is available at </w:t>
      </w:r>
      <w:hyperlink r:id="rId8" w:history="1">
        <w:r w:rsidRPr="00E5135B">
          <w:rPr>
            <w:rStyle w:val="Hyperlink"/>
            <w:rFonts w:ascii="Times New Roman" w:hAnsi="Times New Roman" w:cs="Times New Roman"/>
          </w:rPr>
          <w:t>https://github.com/FrancescoPola/rescue_critical_slowing</w:t>
        </w:r>
      </w:hyperlink>
      <w:r>
        <w:rPr>
          <w:rFonts w:ascii="Times New Roman" w:hAnsi="Times New Roman" w:cs="Times New Roman"/>
        </w:rPr>
        <w:t>.</w:t>
      </w:r>
    </w:p>
    <w:p w14:paraId="4C770BAE" w14:textId="6581E869" w:rsidR="002328D7" w:rsidRPr="00483B80" w:rsidRDefault="009701D6" w:rsidP="008279E9">
      <w:pPr>
        <w:spacing w:line="480" w:lineRule="auto"/>
        <w:jc w:val="both"/>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b/>
          <w:bCs/>
          <w:kern w:val="0"/>
          <w:lang w:eastAsia="en-GB"/>
          <w14:ligatures w14:val="none"/>
        </w:rPr>
        <w:t>ORCID</w:t>
      </w:r>
      <w:r w:rsidRPr="00483B80">
        <w:rPr>
          <w:rFonts w:ascii="Times New Roman" w:eastAsia="Times New Roman" w:hAnsi="Times New Roman" w:cs="Times New Roman"/>
          <w:kern w:val="0"/>
          <w:lang w:eastAsia="en-GB"/>
          <w14:ligatures w14:val="none"/>
        </w:rPr>
        <w:t>: FP: 0000-0003-2092-501; MH: 0000-0003-2166-5418; MCM: 0000-0003-4714-803X; AR: 0000-0002-1820-4218</w:t>
      </w:r>
    </w:p>
    <w:p w14:paraId="6ADF25D5" w14:textId="77777777" w:rsidR="009701D6" w:rsidRPr="00877DC3" w:rsidRDefault="009701D6" w:rsidP="008279E9">
      <w:pPr>
        <w:spacing w:line="480" w:lineRule="auto"/>
        <w:jc w:val="both"/>
        <w:rPr>
          <w:rFonts w:ascii="Times New Roman" w:hAnsi="Times New Roman" w:cs="Times New Roman"/>
        </w:rPr>
      </w:pPr>
    </w:p>
    <w:p w14:paraId="59BABF13" w14:textId="77777777" w:rsidR="00B421F5" w:rsidRPr="00ED7DBC" w:rsidRDefault="00B421F5">
      <w:pPr>
        <w:spacing w:line="480" w:lineRule="auto"/>
        <w:jc w:val="both"/>
        <w:rPr>
          <w:lang w:eastAsia="en-GB"/>
        </w:rPr>
        <w:pPrChange w:id="7" w:author="Andreu Rico Artero" w:date="2024-10-10T20:00:00Z" w16du:dateUtc="2024-10-10T18:00:00Z">
          <w:pPr>
            <w:spacing w:line="480" w:lineRule="auto"/>
          </w:pPr>
        </w:pPrChange>
      </w:pPr>
    </w:p>
    <w:p w14:paraId="46FCB710" w14:textId="502AD620" w:rsidR="00483B80" w:rsidRPr="00243A0E" w:rsidRDefault="00483B80">
      <w:pPr>
        <w:pStyle w:val="Heading2"/>
        <w:spacing w:line="480" w:lineRule="auto"/>
        <w:jc w:val="both"/>
        <w:rPr>
          <w:rFonts w:ascii="Times New Roman" w:eastAsia="Times New Roman" w:hAnsi="Times New Roman" w:cs="Times New Roman"/>
          <w:b/>
          <w:bCs/>
          <w:color w:val="000000" w:themeColor="text1"/>
          <w:lang w:eastAsia="en-GB"/>
        </w:rPr>
        <w:pPrChange w:id="8" w:author="Andreu Rico Artero" w:date="2024-10-10T20:00:00Z" w16du:dateUtc="2024-10-10T18:00:00Z">
          <w:pPr>
            <w:pStyle w:val="Heading2"/>
            <w:spacing w:line="480" w:lineRule="auto"/>
          </w:pPr>
        </w:pPrChange>
      </w:pPr>
      <w:r w:rsidRPr="00243A0E">
        <w:rPr>
          <w:rFonts w:ascii="Times New Roman" w:eastAsia="Times New Roman" w:hAnsi="Times New Roman" w:cs="Times New Roman"/>
          <w:b/>
          <w:bCs/>
          <w:color w:val="000000" w:themeColor="text1"/>
          <w:lang w:eastAsia="en-GB"/>
        </w:rPr>
        <w:lastRenderedPageBreak/>
        <w:t>Abstract</w:t>
      </w:r>
    </w:p>
    <w:p w14:paraId="3EAF5EBB" w14:textId="43CED5AE" w:rsidR="00483B80" w:rsidRDefault="00483B80" w:rsidP="008279E9">
      <w:pPr>
        <w:spacing w:line="480" w:lineRule="auto"/>
        <w:jc w:val="both"/>
        <w:rPr>
          <w:rFonts w:ascii="Times New Roman" w:hAnsi="Times New Roman" w:cs="Times New Roman"/>
        </w:rPr>
      </w:pPr>
      <w:r w:rsidRPr="009D1ED7">
        <w:rPr>
          <w:rFonts w:ascii="Times New Roman" w:hAnsi="Times New Roman" w:cs="Times New Roman"/>
        </w:rPr>
        <w:t>Heatwaves</w:t>
      </w:r>
      <w:r>
        <w:rPr>
          <w:rFonts w:ascii="Times New Roman" w:hAnsi="Times New Roman" w:cs="Times New Roman"/>
        </w:rPr>
        <w:t xml:space="preserve"> (HWs) are predicted to increase in frequency and severity</w:t>
      </w:r>
      <w:r w:rsidR="00B421F5">
        <w:rPr>
          <w:rFonts w:ascii="Times New Roman" w:hAnsi="Times New Roman" w:cs="Times New Roman"/>
        </w:rPr>
        <w:t xml:space="preserve"> due to climate change</w:t>
      </w:r>
      <w:r>
        <w:rPr>
          <w:rFonts w:ascii="Times New Roman" w:hAnsi="Times New Roman" w:cs="Times New Roman"/>
        </w:rPr>
        <w:t xml:space="preserve">. Yet, there is limited information about how ecological resilience of </w:t>
      </w:r>
      <w:r w:rsidR="00797BD0">
        <w:rPr>
          <w:rFonts w:ascii="Times New Roman" w:hAnsi="Times New Roman" w:cs="Times New Roman"/>
        </w:rPr>
        <w:t xml:space="preserve">aquatic </w:t>
      </w:r>
      <w:r>
        <w:rPr>
          <w:rFonts w:ascii="Times New Roman" w:hAnsi="Times New Roman" w:cs="Times New Roman"/>
        </w:rPr>
        <w:t>communities is going to be impacted by recurrent HWs. Here, we used data from an outdoor freshwater mesocosm experiment where a semi-natural phytoplankton community</w:t>
      </w:r>
      <w:r w:rsidR="00797BD0">
        <w:rPr>
          <w:rFonts w:ascii="Times New Roman" w:hAnsi="Times New Roman" w:cs="Times New Roman"/>
        </w:rPr>
        <w:t xml:space="preserve"> was exposed</w:t>
      </w:r>
      <w:r>
        <w:rPr>
          <w:rFonts w:ascii="Times New Roman" w:hAnsi="Times New Roman" w:cs="Times New Roman"/>
        </w:rPr>
        <w:t xml:space="preserve"> to three subsequent HWs</w:t>
      </w:r>
      <w:r w:rsidR="002260B9">
        <w:rPr>
          <w:rFonts w:ascii="Times New Roman" w:hAnsi="Times New Roman" w:cs="Times New Roman"/>
        </w:rPr>
        <w:t>. The data was used to</w:t>
      </w:r>
      <w:r w:rsidR="00797BD0">
        <w:rPr>
          <w:rFonts w:ascii="Times New Roman" w:hAnsi="Times New Roman" w:cs="Times New Roman"/>
        </w:rPr>
        <w:t xml:space="preserve"> test two different hypotheses regarding </w:t>
      </w:r>
      <w:del w:id="9" w:author="Francesco Polazzo" w:date="2024-10-04T08:50:00Z" w16du:dateUtc="2024-10-04T06:50:00Z">
        <w:r w:rsidR="00797BD0" w:rsidDel="00E15E6E">
          <w:rPr>
            <w:rFonts w:ascii="Times New Roman" w:hAnsi="Times New Roman" w:cs="Times New Roman"/>
          </w:rPr>
          <w:delText>the</w:delText>
        </w:r>
        <w:r w:rsidR="002260B9" w:rsidDel="00E15E6E">
          <w:rPr>
            <w:rFonts w:ascii="Times New Roman" w:hAnsi="Times New Roman" w:cs="Times New Roman"/>
          </w:rPr>
          <w:delText xml:space="preserve"> phytoplankton</w:delText>
        </w:r>
      </w:del>
      <w:ins w:id="10" w:author="Francesco Polazzo" w:date="2024-10-04T08:50:00Z" w16du:dateUtc="2024-10-04T06:50:00Z">
        <w:r w:rsidR="00E15E6E">
          <w:rPr>
            <w:rFonts w:ascii="Times New Roman" w:hAnsi="Times New Roman" w:cs="Times New Roman"/>
          </w:rPr>
          <w:t>community and ecosystem</w:t>
        </w:r>
      </w:ins>
      <w:r w:rsidR="00797BD0">
        <w:rPr>
          <w:rFonts w:ascii="Times New Roman" w:hAnsi="Times New Roman" w:cs="Times New Roman"/>
        </w:rPr>
        <w:t xml:space="preserve"> response</w:t>
      </w:r>
      <w:ins w:id="11" w:author="Francesco Polazzo" w:date="2024-10-04T08:50:00Z" w16du:dateUtc="2024-10-04T06:50:00Z">
        <w:r w:rsidR="00E15E6E">
          <w:rPr>
            <w:rFonts w:ascii="Times New Roman" w:hAnsi="Times New Roman" w:cs="Times New Roman"/>
          </w:rPr>
          <w:t>s</w:t>
        </w:r>
      </w:ins>
      <w:r w:rsidR="00797BD0">
        <w:rPr>
          <w:rFonts w:ascii="Times New Roman" w:hAnsi="Times New Roman" w:cs="Times New Roman"/>
        </w:rPr>
        <w:t xml:space="preserve"> to recurrent perturbations: </w:t>
      </w:r>
      <w:r>
        <w:rPr>
          <w:rFonts w:ascii="Times New Roman" w:hAnsi="Times New Roman" w:cs="Times New Roman"/>
        </w:rPr>
        <w:t xml:space="preserve">critical slowing down </w:t>
      </w:r>
      <w:r w:rsidR="0092180B">
        <w:rPr>
          <w:rFonts w:ascii="Times New Roman" w:hAnsi="Times New Roman" w:cs="Times New Roman"/>
        </w:rPr>
        <w:t>and</w:t>
      </w:r>
      <w:r>
        <w:rPr>
          <w:rFonts w:ascii="Times New Roman" w:hAnsi="Times New Roman" w:cs="Times New Roman"/>
        </w:rPr>
        <w:t xml:space="preserve"> </w:t>
      </w:r>
      <w:del w:id="12" w:author="Francesco Polazzo" w:date="2024-10-04T12:52:00Z" w16du:dateUtc="2024-10-04T10:52:00Z">
        <w:r w:rsidDel="00E15E6E">
          <w:rPr>
            <w:rFonts w:ascii="Times New Roman" w:hAnsi="Times New Roman" w:cs="Times New Roman"/>
          </w:rPr>
          <w:delText xml:space="preserve">community </w:delText>
        </w:r>
      </w:del>
      <w:r>
        <w:rPr>
          <w:rFonts w:ascii="Times New Roman" w:hAnsi="Times New Roman" w:cs="Times New Roman"/>
        </w:rPr>
        <w:t xml:space="preserve">rescue. </w:t>
      </w:r>
      <w:r w:rsidR="002260B9">
        <w:rPr>
          <w:rFonts w:ascii="Times New Roman" w:hAnsi="Times New Roman" w:cs="Times New Roman"/>
        </w:rPr>
        <w:t>S</w:t>
      </w:r>
      <w:r w:rsidR="00224C8A">
        <w:rPr>
          <w:rFonts w:ascii="Times New Roman" w:hAnsi="Times New Roman" w:cs="Times New Roman"/>
        </w:rPr>
        <w:t>lowing down</w:t>
      </w:r>
      <w:r>
        <w:rPr>
          <w:rFonts w:ascii="Times New Roman" w:hAnsi="Times New Roman" w:cs="Times New Roman"/>
        </w:rPr>
        <w:t xml:space="preserve"> would determine a reduction in resilience an</w:t>
      </w:r>
      <w:r w:rsidR="002260B9">
        <w:rPr>
          <w:rFonts w:ascii="Times New Roman" w:hAnsi="Times New Roman" w:cs="Times New Roman"/>
        </w:rPr>
        <w:t>d</w:t>
      </w:r>
      <w:r>
        <w:rPr>
          <w:rFonts w:ascii="Times New Roman" w:hAnsi="Times New Roman" w:cs="Times New Roman"/>
        </w:rPr>
        <w:t xml:space="preserve"> eventually </w:t>
      </w:r>
      <w:r w:rsidR="00797BD0">
        <w:rPr>
          <w:rFonts w:ascii="Times New Roman" w:hAnsi="Times New Roman" w:cs="Times New Roman"/>
        </w:rPr>
        <w:t xml:space="preserve">a </w:t>
      </w:r>
      <w:r>
        <w:rPr>
          <w:rFonts w:ascii="Times New Roman" w:hAnsi="Times New Roman" w:cs="Times New Roman"/>
        </w:rPr>
        <w:t xml:space="preserve">community </w:t>
      </w:r>
      <w:ins w:id="13" w:author="Francesco Polazzo" w:date="2024-10-04T08:50:00Z" w16du:dateUtc="2024-10-04T06:50:00Z">
        <w:r w:rsidR="00E15E6E">
          <w:rPr>
            <w:rFonts w:ascii="Times New Roman" w:hAnsi="Times New Roman" w:cs="Times New Roman"/>
          </w:rPr>
          <w:t>or eco</w:t>
        </w:r>
      </w:ins>
      <w:ins w:id="14" w:author="Francesco Polazzo" w:date="2024-10-04T08:51:00Z" w16du:dateUtc="2024-10-04T06:51:00Z">
        <w:r w:rsidR="00E15E6E">
          <w:rPr>
            <w:rFonts w:ascii="Times New Roman" w:hAnsi="Times New Roman" w:cs="Times New Roman"/>
          </w:rPr>
          <w:t xml:space="preserve">system </w:t>
        </w:r>
      </w:ins>
      <w:r>
        <w:rPr>
          <w:rFonts w:ascii="Times New Roman" w:hAnsi="Times New Roman" w:cs="Times New Roman"/>
        </w:rPr>
        <w:t xml:space="preserve">collapse, whereas </w:t>
      </w:r>
      <w:del w:id="15" w:author="Francesco Polazzo" w:date="2024-10-04T12:50:00Z" w16du:dateUtc="2024-10-04T10:50:00Z">
        <w:r w:rsidR="00797BD0" w:rsidDel="00E15E6E">
          <w:rPr>
            <w:rFonts w:ascii="Times New Roman" w:hAnsi="Times New Roman" w:cs="Times New Roman"/>
          </w:rPr>
          <w:delText xml:space="preserve">community </w:delText>
        </w:r>
      </w:del>
      <w:r w:rsidR="000C43FB">
        <w:rPr>
          <w:rFonts w:ascii="Times New Roman" w:hAnsi="Times New Roman" w:cs="Times New Roman"/>
        </w:rPr>
        <w:t>rescue</w:t>
      </w:r>
      <w:r>
        <w:rPr>
          <w:rFonts w:ascii="Times New Roman" w:hAnsi="Times New Roman" w:cs="Times New Roman"/>
        </w:rPr>
        <w:t xml:space="preserve"> would increase community</w:t>
      </w:r>
      <w:ins w:id="16" w:author="Francesco Polazzo" w:date="2024-10-04T08:51:00Z" w16du:dateUtc="2024-10-04T06:51:00Z">
        <w:r w:rsidR="00E15E6E">
          <w:rPr>
            <w:rFonts w:ascii="Times New Roman" w:hAnsi="Times New Roman" w:cs="Times New Roman"/>
          </w:rPr>
          <w:t xml:space="preserve"> or ecosystem</w:t>
        </w:r>
      </w:ins>
      <w:r>
        <w:rPr>
          <w:rFonts w:ascii="Times New Roman" w:hAnsi="Times New Roman" w:cs="Times New Roman"/>
        </w:rPr>
        <w:t xml:space="preserve"> resilience and maintain stable </w:t>
      </w:r>
      <w:ins w:id="17" w:author="Francesco Polazzo" w:date="2024-10-04T12:51:00Z" w16du:dateUtc="2024-10-04T10:51:00Z">
        <w:r w:rsidR="00E15E6E">
          <w:rPr>
            <w:rFonts w:ascii="Times New Roman" w:hAnsi="Times New Roman" w:cs="Times New Roman"/>
          </w:rPr>
          <w:t xml:space="preserve">community and </w:t>
        </w:r>
      </w:ins>
      <w:r>
        <w:rPr>
          <w:rFonts w:ascii="Times New Roman" w:hAnsi="Times New Roman" w:cs="Times New Roman"/>
        </w:rPr>
        <w:t xml:space="preserve">ecosystem </w:t>
      </w:r>
      <w:del w:id="18" w:author="Francesco Polazzo" w:date="2024-10-04T12:51:00Z" w16du:dateUtc="2024-10-04T10:51:00Z">
        <w:r w:rsidDel="00E15E6E">
          <w:rPr>
            <w:rFonts w:ascii="Times New Roman" w:hAnsi="Times New Roman" w:cs="Times New Roman"/>
          </w:rPr>
          <w:delText>functioning</w:delText>
        </w:r>
      </w:del>
      <w:ins w:id="19" w:author="Francesco Polazzo" w:date="2024-10-04T12:51:00Z" w16du:dateUtc="2024-10-04T10:51:00Z">
        <w:r w:rsidR="00E15E6E">
          <w:rPr>
            <w:rFonts w:ascii="Times New Roman" w:hAnsi="Times New Roman" w:cs="Times New Roman"/>
          </w:rPr>
          <w:t>properties</w:t>
        </w:r>
      </w:ins>
      <w:r>
        <w:rPr>
          <w:rFonts w:ascii="Times New Roman" w:hAnsi="Times New Roman" w:cs="Times New Roman"/>
        </w:rPr>
        <w:t xml:space="preserve">. </w:t>
      </w:r>
      <w:r w:rsidR="00797BD0">
        <w:rPr>
          <w:rFonts w:ascii="Times New Roman" w:hAnsi="Times New Roman" w:cs="Times New Roman"/>
        </w:rPr>
        <w:t>The results of our experiment showed</w:t>
      </w:r>
      <w:r>
        <w:rPr>
          <w:rFonts w:ascii="Times New Roman" w:hAnsi="Times New Roman" w:cs="Times New Roman"/>
        </w:rPr>
        <w:t xml:space="preserve"> evidence for critical slowing down, but not for </w:t>
      </w:r>
      <w:ins w:id="20" w:author="Andreu Rico Artero" w:date="2024-10-10T18:47:00Z" w16du:dateUtc="2024-10-10T16:47:00Z">
        <w:r w:rsidR="007F0626">
          <w:rPr>
            <w:rFonts w:ascii="Times New Roman" w:hAnsi="Times New Roman" w:cs="Times New Roman"/>
          </w:rPr>
          <w:t xml:space="preserve">community or ecosystem </w:t>
        </w:r>
      </w:ins>
      <w:del w:id="21" w:author="Francesco Polazzo" w:date="2024-10-04T12:52:00Z" w16du:dateUtc="2024-10-04T10:52:00Z">
        <w:r w:rsidDel="00E15E6E">
          <w:rPr>
            <w:rFonts w:ascii="Times New Roman" w:hAnsi="Times New Roman" w:cs="Times New Roman"/>
          </w:rPr>
          <w:delText xml:space="preserve">community </w:delText>
        </w:r>
      </w:del>
      <w:r>
        <w:rPr>
          <w:rFonts w:ascii="Times New Roman" w:hAnsi="Times New Roman" w:cs="Times New Roman"/>
        </w:rPr>
        <w:t xml:space="preserve">rescue. </w:t>
      </w:r>
      <w:r w:rsidR="00797BD0">
        <w:rPr>
          <w:rFonts w:ascii="Times New Roman" w:hAnsi="Times New Roman" w:cs="Times New Roman"/>
        </w:rPr>
        <w:t xml:space="preserve">The recovery </w:t>
      </w:r>
      <w:r w:rsidR="002260B9">
        <w:rPr>
          <w:rFonts w:ascii="Times New Roman" w:hAnsi="Times New Roman" w:cs="Times New Roman"/>
        </w:rPr>
        <w:t xml:space="preserve">capacity </w:t>
      </w:r>
      <w:r w:rsidR="00797BD0">
        <w:rPr>
          <w:rFonts w:ascii="Times New Roman" w:hAnsi="Times New Roman" w:cs="Times New Roman"/>
        </w:rPr>
        <w:t xml:space="preserve">of </w:t>
      </w:r>
      <w:del w:id="22" w:author="Francesco Polazzo" w:date="2024-10-04T12:53:00Z" w16du:dateUtc="2024-10-04T10:53:00Z">
        <w:r w:rsidR="002260B9" w:rsidDel="00E15E6E">
          <w:rPr>
            <w:rFonts w:ascii="Times New Roman" w:hAnsi="Times New Roman" w:cs="Times New Roman"/>
          </w:rPr>
          <w:delText>primary</w:delText>
        </w:r>
        <w:r w:rsidDel="00E15E6E">
          <w:rPr>
            <w:rFonts w:ascii="Times New Roman" w:hAnsi="Times New Roman" w:cs="Times New Roman"/>
          </w:rPr>
          <w:delText xml:space="preserve"> productivity</w:delText>
        </w:r>
      </w:del>
      <w:ins w:id="23" w:author="Francesco Polazzo" w:date="2024-10-04T12:53:00Z" w16du:dateUtc="2024-10-04T10:53:00Z">
        <w:r w:rsidR="00E15E6E">
          <w:rPr>
            <w:rFonts w:ascii="Times New Roman" w:hAnsi="Times New Roman" w:cs="Times New Roman"/>
          </w:rPr>
          <w:t>phytoplankton biomass</w:t>
        </w:r>
      </w:ins>
      <w:r>
        <w:rPr>
          <w:rFonts w:ascii="Times New Roman" w:hAnsi="Times New Roman" w:cs="Times New Roman"/>
        </w:rPr>
        <w:t xml:space="preserve"> and dissolved oxygen gradually decrease</w:t>
      </w:r>
      <w:r w:rsidR="000C43FB">
        <w:rPr>
          <w:rFonts w:ascii="Times New Roman" w:hAnsi="Times New Roman" w:cs="Times New Roman"/>
        </w:rPr>
        <w:t>d</w:t>
      </w:r>
      <w:r>
        <w:rPr>
          <w:rFonts w:ascii="Times New Roman" w:hAnsi="Times New Roman" w:cs="Times New Roman"/>
        </w:rPr>
        <w:t xml:space="preserve"> after </w:t>
      </w:r>
      <w:r w:rsidR="002260B9">
        <w:rPr>
          <w:rFonts w:ascii="Times New Roman" w:hAnsi="Times New Roman" w:cs="Times New Roman"/>
        </w:rPr>
        <w:t xml:space="preserve">the first two </w:t>
      </w:r>
      <w:r>
        <w:rPr>
          <w:rFonts w:ascii="Times New Roman" w:hAnsi="Times New Roman" w:cs="Times New Roman"/>
        </w:rPr>
        <w:t>HW</w:t>
      </w:r>
      <w:r w:rsidR="002260B9">
        <w:rPr>
          <w:rFonts w:ascii="Times New Roman" w:hAnsi="Times New Roman" w:cs="Times New Roman"/>
        </w:rPr>
        <w:t>s</w:t>
      </w:r>
      <w:r>
        <w:rPr>
          <w:rFonts w:ascii="Times New Roman" w:hAnsi="Times New Roman" w:cs="Times New Roman"/>
        </w:rPr>
        <w:t xml:space="preserve">, and sharply declined after the third </w:t>
      </w:r>
      <w:r w:rsidR="002260B9">
        <w:rPr>
          <w:rFonts w:ascii="Times New Roman" w:hAnsi="Times New Roman" w:cs="Times New Roman"/>
        </w:rPr>
        <w:t>one</w:t>
      </w:r>
      <w:r>
        <w:rPr>
          <w:rFonts w:ascii="Times New Roman" w:hAnsi="Times New Roman" w:cs="Times New Roman"/>
        </w:rPr>
        <w:t xml:space="preserve">. The decline in </w:t>
      </w:r>
      <w:r w:rsidR="002260B9">
        <w:rPr>
          <w:rFonts w:ascii="Times New Roman" w:hAnsi="Times New Roman" w:cs="Times New Roman"/>
        </w:rPr>
        <w:t xml:space="preserve">these </w:t>
      </w:r>
      <w:del w:id="24" w:author="Francesco Polazzo" w:date="2024-10-04T12:53:00Z" w16du:dateUtc="2024-10-04T10:53:00Z">
        <w:r w:rsidDel="00E15E6E">
          <w:rPr>
            <w:rFonts w:ascii="Times New Roman" w:hAnsi="Times New Roman" w:cs="Times New Roman"/>
          </w:rPr>
          <w:delText>functional end points</w:delText>
        </w:r>
      </w:del>
      <w:ins w:id="25" w:author="Francesco Polazzo" w:date="2024-10-04T12:53:00Z" w16du:dateUtc="2024-10-04T10:53:00Z">
        <w:r w:rsidR="00E15E6E">
          <w:rPr>
            <w:rFonts w:ascii="Times New Roman" w:hAnsi="Times New Roman" w:cs="Times New Roman"/>
          </w:rPr>
          <w:t>community and ecosystem properties</w:t>
        </w:r>
      </w:ins>
      <w:r>
        <w:rPr>
          <w:rFonts w:ascii="Times New Roman" w:hAnsi="Times New Roman" w:cs="Times New Roman"/>
        </w:rPr>
        <w:t xml:space="preserve"> </w:t>
      </w:r>
      <w:del w:id="26" w:author="Francesco Polazzo" w:date="2024-10-07T09:03:00Z" w16du:dateUtc="2024-10-07T07:03:00Z">
        <w:r w:rsidDel="008344D8">
          <w:rPr>
            <w:rFonts w:ascii="Times New Roman" w:hAnsi="Times New Roman" w:cs="Times New Roman"/>
          </w:rPr>
          <w:delText>was</w:delText>
        </w:r>
      </w:del>
      <w:ins w:id="27" w:author="Francesco Polazzo" w:date="2024-10-07T09:03:00Z" w16du:dateUtc="2024-10-07T07:03:00Z">
        <w:r w:rsidR="008344D8">
          <w:rPr>
            <w:rFonts w:ascii="Times New Roman" w:hAnsi="Times New Roman" w:cs="Times New Roman"/>
          </w:rPr>
          <w:t>were</w:t>
        </w:r>
      </w:ins>
      <w:r>
        <w:rPr>
          <w:rFonts w:ascii="Times New Roman" w:hAnsi="Times New Roman" w:cs="Times New Roman"/>
        </w:rPr>
        <w:t xml:space="preserve"> linked to a significant compositional turnover in the phytoplankton community. Although we did not find</w:t>
      </w:r>
      <w:r w:rsidR="00E37034">
        <w:rPr>
          <w:rFonts w:ascii="Times New Roman" w:hAnsi="Times New Roman" w:cs="Times New Roman"/>
        </w:rPr>
        <w:t xml:space="preserve"> e</w:t>
      </w:r>
      <w:r w:rsidR="002260B9" w:rsidRPr="00ED7DBC">
        <w:rPr>
          <w:rFonts w:ascii="Times New Roman" w:hAnsi="Times New Roman" w:cs="Times New Roman"/>
        </w:rPr>
        <w:t>vidence for a transition into an alternative stable state,</w:t>
      </w:r>
      <w:r w:rsidR="00A94033" w:rsidRPr="00A94033">
        <w:rPr>
          <w:rFonts w:ascii="Times New Roman" w:hAnsi="Times New Roman" w:cs="Times New Roman"/>
        </w:rPr>
        <w:t xml:space="preserve"> the results of this study provide insight</w:t>
      </w:r>
      <w:ins w:id="28" w:author="Andreu Rico Artero" w:date="2024-10-10T18:48:00Z" w16du:dateUtc="2024-10-10T16:48:00Z">
        <w:r w:rsidR="007F0626">
          <w:rPr>
            <w:rFonts w:ascii="Times New Roman" w:hAnsi="Times New Roman" w:cs="Times New Roman"/>
          </w:rPr>
          <w:t>s</w:t>
        </w:r>
      </w:ins>
      <w:r w:rsidR="00A94033" w:rsidRPr="00A94033">
        <w:rPr>
          <w:rFonts w:ascii="Times New Roman" w:hAnsi="Times New Roman" w:cs="Times New Roman"/>
        </w:rPr>
        <w:t xml:space="preserve"> into how the overall resilience of a phytoplankton community may decline in the presence of recurrent heatwaves</w:t>
      </w:r>
      <w:r w:rsidR="00E37034" w:rsidRPr="00ED7DBC">
        <w:rPr>
          <w:rFonts w:ascii="Times New Roman" w:hAnsi="Times New Roman" w:cs="Times New Roman"/>
        </w:rPr>
        <w:t xml:space="preserve">. Thus, we </w:t>
      </w:r>
      <w:r>
        <w:rPr>
          <w:rFonts w:ascii="Times New Roman" w:hAnsi="Times New Roman" w:cs="Times New Roman"/>
        </w:rPr>
        <w:t xml:space="preserve">highlight the importance of monitoring </w:t>
      </w:r>
      <w:r w:rsidR="0092180B">
        <w:rPr>
          <w:rFonts w:ascii="Times New Roman" w:hAnsi="Times New Roman" w:cs="Times New Roman"/>
        </w:rPr>
        <w:t xml:space="preserve">the </w:t>
      </w:r>
      <w:r>
        <w:rPr>
          <w:rFonts w:ascii="Times New Roman" w:hAnsi="Times New Roman" w:cs="Times New Roman"/>
        </w:rPr>
        <w:t xml:space="preserve">slowing </w:t>
      </w:r>
      <w:r w:rsidR="0092180B">
        <w:rPr>
          <w:rFonts w:ascii="Times New Roman" w:hAnsi="Times New Roman" w:cs="Times New Roman"/>
        </w:rPr>
        <w:t xml:space="preserve">down </w:t>
      </w:r>
      <w:r>
        <w:rPr>
          <w:rFonts w:ascii="Times New Roman" w:hAnsi="Times New Roman" w:cs="Times New Roman"/>
        </w:rPr>
        <w:t xml:space="preserve">of recovery </w:t>
      </w:r>
      <w:r w:rsidR="00E37034">
        <w:rPr>
          <w:rFonts w:ascii="Times New Roman" w:hAnsi="Times New Roman" w:cs="Times New Roman"/>
        </w:rPr>
        <w:t xml:space="preserve">of aquatic </w:t>
      </w:r>
      <w:r>
        <w:rPr>
          <w:rFonts w:ascii="Times New Roman" w:hAnsi="Times New Roman" w:cs="Times New Roman"/>
        </w:rPr>
        <w:t>communities experiencing repeated</w:t>
      </w:r>
      <w:r w:rsidR="002260B9">
        <w:rPr>
          <w:rFonts w:ascii="Times New Roman" w:hAnsi="Times New Roman" w:cs="Times New Roman"/>
        </w:rPr>
        <w:t xml:space="preserve"> exposure to</w:t>
      </w:r>
      <w:r>
        <w:rPr>
          <w:rFonts w:ascii="Times New Roman" w:hAnsi="Times New Roman" w:cs="Times New Roman"/>
        </w:rPr>
        <w:t xml:space="preserve"> </w:t>
      </w:r>
      <w:r w:rsidR="00E37034">
        <w:rPr>
          <w:rFonts w:ascii="Times New Roman" w:hAnsi="Times New Roman" w:cs="Times New Roman"/>
        </w:rPr>
        <w:t>severe</w:t>
      </w:r>
      <w:r w:rsidR="00224C8A">
        <w:rPr>
          <w:rFonts w:ascii="Times New Roman" w:hAnsi="Times New Roman" w:cs="Times New Roman"/>
        </w:rPr>
        <w:t xml:space="preserve"> </w:t>
      </w:r>
      <w:r>
        <w:rPr>
          <w:rFonts w:ascii="Times New Roman" w:hAnsi="Times New Roman" w:cs="Times New Roman"/>
        </w:rPr>
        <w:t xml:space="preserve">perturbations. </w:t>
      </w:r>
    </w:p>
    <w:p w14:paraId="5767970C" w14:textId="77777777" w:rsidR="00E37034" w:rsidRDefault="00E37034">
      <w:pPr>
        <w:spacing w:line="480" w:lineRule="auto"/>
        <w:jc w:val="both"/>
        <w:pPrChange w:id="29" w:author="Andreu Rico Artero" w:date="2024-10-10T20:00:00Z" w16du:dateUtc="2024-10-10T18:00:00Z">
          <w:pPr>
            <w:spacing w:line="480" w:lineRule="auto"/>
          </w:pPr>
        </w:pPrChange>
      </w:pPr>
    </w:p>
    <w:p w14:paraId="33BB6FAA" w14:textId="77777777" w:rsidR="00E37034" w:rsidRDefault="00E37034">
      <w:pPr>
        <w:spacing w:line="480" w:lineRule="auto"/>
        <w:jc w:val="both"/>
        <w:pPrChange w:id="30" w:author="Andreu Rico Artero" w:date="2024-10-10T20:00:00Z" w16du:dateUtc="2024-10-10T18:00:00Z">
          <w:pPr>
            <w:spacing w:line="480" w:lineRule="auto"/>
          </w:pPr>
        </w:pPrChange>
      </w:pPr>
    </w:p>
    <w:p w14:paraId="3E87DC0F" w14:textId="77777777" w:rsidR="00E37034" w:rsidRDefault="00E37034">
      <w:pPr>
        <w:spacing w:line="480" w:lineRule="auto"/>
        <w:jc w:val="both"/>
        <w:pPrChange w:id="31" w:author="Andreu Rico Artero" w:date="2024-10-10T20:00:00Z" w16du:dateUtc="2024-10-10T18:00:00Z">
          <w:pPr>
            <w:spacing w:line="480" w:lineRule="auto"/>
          </w:pPr>
        </w:pPrChange>
      </w:pPr>
    </w:p>
    <w:p w14:paraId="49735AF3" w14:textId="77777777" w:rsidR="00E37034" w:rsidRDefault="00E37034">
      <w:pPr>
        <w:spacing w:line="480" w:lineRule="auto"/>
        <w:jc w:val="both"/>
        <w:pPrChange w:id="32" w:author="Andreu Rico Artero" w:date="2024-10-10T20:00:00Z" w16du:dateUtc="2024-10-10T18:00:00Z">
          <w:pPr>
            <w:spacing w:line="480" w:lineRule="auto"/>
          </w:pPr>
        </w:pPrChange>
      </w:pPr>
    </w:p>
    <w:p w14:paraId="1879BD7D" w14:textId="77777777" w:rsidR="00E37034" w:rsidRDefault="00E37034">
      <w:pPr>
        <w:spacing w:line="480" w:lineRule="auto"/>
        <w:jc w:val="both"/>
        <w:pPrChange w:id="33" w:author="Andreu Rico Artero" w:date="2024-10-10T20:00:00Z" w16du:dateUtc="2024-10-10T18:00:00Z">
          <w:pPr>
            <w:spacing w:line="480" w:lineRule="auto"/>
          </w:pPr>
        </w:pPrChange>
      </w:pPr>
    </w:p>
    <w:p w14:paraId="62FC0A00" w14:textId="13678E14" w:rsidR="009701D6" w:rsidRPr="00243A0E" w:rsidRDefault="009701D6">
      <w:pPr>
        <w:pStyle w:val="Heading2"/>
        <w:spacing w:line="480" w:lineRule="auto"/>
        <w:jc w:val="both"/>
        <w:rPr>
          <w:rFonts w:ascii="Times New Roman" w:eastAsia="Times New Roman" w:hAnsi="Times New Roman" w:cs="Times New Roman"/>
          <w:b/>
          <w:bCs/>
          <w:color w:val="000000" w:themeColor="text1"/>
          <w:lang w:eastAsia="en-GB"/>
        </w:rPr>
        <w:pPrChange w:id="34" w:author="Andreu Rico Artero" w:date="2024-10-10T20:00:00Z" w16du:dateUtc="2024-10-10T18:00:00Z">
          <w:pPr>
            <w:pStyle w:val="Heading2"/>
            <w:spacing w:line="480" w:lineRule="auto"/>
          </w:pPr>
        </w:pPrChange>
      </w:pPr>
      <w:r w:rsidRPr="00243A0E">
        <w:rPr>
          <w:rFonts w:ascii="Times New Roman" w:eastAsia="Times New Roman" w:hAnsi="Times New Roman" w:cs="Times New Roman"/>
          <w:b/>
          <w:bCs/>
          <w:color w:val="000000" w:themeColor="text1"/>
          <w:lang w:eastAsia="en-GB"/>
        </w:rPr>
        <w:lastRenderedPageBreak/>
        <w:t>Introduction</w:t>
      </w:r>
    </w:p>
    <w:p w14:paraId="0BB1127B" w14:textId="3C462636" w:rsidR="00877DC3" w:rsidRDefault="002328D7" w:rsidP="008279E9">
      <w:pPr>
        <w:pStyle w:val="NormalWeb"/>
        <w:spacing w:before="0" w:beforeAutospacing="0" w:after="0" w:afterAutospacing="0" w:line="480" w:lineRule="auto"/>
        <w:ind w:firstLine="720"/>
        <w:jc w:val="both"/>
      </w:pPr>
      <w:r w:rsidRPr="00877DC3">
        <w:t>Climate change is an urgent global challenge characterized by significant alterations in weather patterns</w:t>
      </w:r>
      <w:r w:rsidR="00321452">
        <w:t xml:space="preserve"> </w:t>
      </w:r>
      <w:r w:rsidRPr="00877DC3">
        <w:fldChar w:fldCharType="begin"/>
      </w:r>
      <w:r w:rsidR="003D03F2" w:rsidRPr="00877DC3">
        <w:instrText xml:space="preserve"> ADDIN ZOTERO_ITEM CSL_CITATION {"citationID":"M6orc5Ie","properties":{"formattedCitation":"(Intergovernmental Panel on Climate Change (IPCC) 2023)","plainCitation":"(Intergovernmental Panel on Climate Change (IPCC) 2023)","dontUpdate":true,"noteIndex":0},"citationItems":[{"id":2641,"uris":["http://zotero.org/users/10426170/items/S3UFW6A6"],"itemData":{"id":2641,"type":"book","abstract":"The Working Group II contribution to the Sixth Assessment Report of the Intergovernmental Panel on Climate Change (IPCC) provides a comprehensive assessment of the scientific literature relevant to climate change impacts, adaptation and vulnerability. The report recognizes the interactions of climate, ecosystems and biodiversity, and human societies, and integrates across the natural, ecological, social and economic sciences. It emphasizes how efforts in adaptation and in reducing greenhouse gas emissions can come together in a process called climate resilient development, which enables a liveable future for biodiversity and humankind. The IPCC is the leading body for assessing climate change science. IPCC reports are produced in comprehensive, objective and transparent ways, ensuring they reflect the full range of views in the scientific literature. Novel elements include focused topical assessments, and an atlas presenting observed climate change impacts and future risks from global to regional scales. Available as Open Access on Cambridge Core.","event-place":"Cambridge","note":"DOI: 10.1017/9781009325844","publisher":"Cambridge University Press","publisher-place":"Cambridge","source":"Cambridge University Press","title":"Climate Change 2022 – Impacts, Adaptation and Vulnerability: Working Group II Contribution to the Sixth Assessment Report of the Intergovernmental Panel on Climate Change","title-short":"Climate Change 2022 – Impacts, Adaptation and Vulnerability","URL":"https://www.cambridge.org/core/books/climate-change-2022-impacts-adaptation-and-vulnerability/161F238F406D530891AAAE1FC76651BD","author":[{"literal":"Intergovernmental Panel on Climate Change (IPCC)"}],"accessed":{"date-parts":[["2024",6,21]]},"issued":{"date-parts":[["2023"]]}}}],"schema":"https://github.com/citation-style-language/schema/raw/master/csl-citation.json"} </w:instrText>
      </w:r>
      <w:r w:rsidRPr="00877DC3">
        <w:fldChar w:fldCharType="separate"/>
      </w:r>
      <w:r w:rsidRPr="00877DC3">
        <w:t>(IPCC 2023)</w:t>
      </w:r>
      <w:r w:rsidRPr="00877DC3">
        <w:fldChar w:fldCharType="end"/>
      </w:r>
      <w:r w:rsidRPr="00877DC3">
        <w:t xml:space="preserve">. One of the most concerning aspects of climate change is the increasing frequency and intensity of extreme events, such as hurricanes, floods, droughts, and heatwaves </w:t>
      </w:r>
      <w:r w:rsidR="00D97037" w:rsidRPr="00877DC3">
        <w:fldChar w:fldCharType="begin"/>
      </w:r>
      <w:r w:rsidR="00D97037" w:rsidRPr="00877DC3">
        <w:instrText xml:space="preserve"> ADDIN ZOTERO_ITEM CSL_CITATION {"citationID":"l42G9ck8","properties":{"formattedCitation":"(Fischer {\\i{}et al.} 2021)","plainCitation":"(Fischer et al. 2021)","noteIndex":0},"citationItems":[{"id":2644,"uris":["http://zotero.org/users/10426170/items/LF9MQ37V"],"itemData":{"id":2644,"type":"article-journal","abstract":"Recent climate extremes have broken long-standing records by large margins. Such extremes unprecedented in the observational period often have substantial impacts due to a tendency to adapt to the highest intensities, and no higher, experienced during a lifetime. Here, we show models project not only more intense extremes but also events that break previous records by much larger margins. These record-shattering extremes, nearly impossible in the absence of warming, are likely to occur in the coming decades. We demonstrate that their probability of occurrence depends on warming rate, rather than global warming level, and is thus pathway-dependent. In high-emission scenarios, week-long heat extremes that break records by three or more standard deviations are two to seven times more probable in 2021–2050 and three to 21 times more probable in 2051–2080, compared to the last three decades. In 2051–2080, such events are estimated to occur about every 6–37 years somewhere in the northern midlatitudes.","container-title":"Nature Climate Change","DOI":"10.1038/s41558-021-01092-9","ISSN":"1758-6798","issue":"8","journalAbbreviation":"Nat. Clim. Chang.","language":"en","license":"2021 The Author(s), under exclusive licence to Springer Nature Limited","note":"publisher: Nature Publishing Group","page":"689-695","source":"www.nature.com","title":"Increasing probability of record-shattering climate extremes","volume":"11","author":[{"family":"Fischer","given":"E. M."},{"family":"Sippel","given":"S."},{"family":"Knutti","given":"R."}],"issued":{"date-parts":[["2021",8]]}}}],"schema":"https://github.com/citation-style-language/schema/raw/master/csl-citation.json"} </w:instrText>
      </w:r>
      <w:r w:rsidR="00D97037" w:rsidRPr="00877DC3">
        <w:fldChar w:fldCharType="separate"/>
      </w:r>
      <w:r w:rsidR="00D97037" w:rsidRPr="00877DC3">
        <w:t xml:space="preserve">(Fischer </w:t>
      </w:r>
      <w:r w:rsidR="00D97037" w:rsidRPr="00877DC3">
        <w:rPr>
          <w:i/>
          <w:iCs/>
        </w:rPr>
        <w:t>et al.</w:t>
      </w:r>
      <w:r w:rsidR="00D97037" w:rsidRPr="00877DC3">
        <w:t xml:space="preserve"> 2021)</w:t>
      </w:r>
      <w:r w:rsidR="00D97037" w:rsidRPr="00877DC3">
        <w:fldChar w:fldCharType="end"/>
      </w:r>
      <w:r w:rsidRPr="00877DC3">
        <w:t>.</w:t>
      </w:r>
      <w:r w:rsidR="00CB399C" w:rsidRPr="00877DC3">
        <w:t xml:space="preserve"> </w:t>
      </w:r>
      <w:r w:rsidR="00D97037" w:rsidRPr="00877DC3">
        <w:t xml:space="preserve">Particularly, heatwaves (HWs) have been projected to increase in frequency and severity </w:t>
      </w:r>
      <w:r w:rsidR="00CB399C" w:rsidRPr="00877DC3">
        <w:t xml:space="preserve">globally </w:t>
      </w:r>
      <w:r w:rsidR="00CB399C" w:rsidRPr="00877DC3">
        <w:fldChar w:fldCharType="begin"/>
      </w:r>
      <w:r w:rsidR="00CB399C" w:rsidRPr="00877DC3">
        <w:instrText xml:space="preserve"> ADDIN ZOTERO_ITEM CSL_CITATION {"citationID":"lq3XcFM0","properties":{"formattedCitation":"(Perkins {\\i{}et al.} 2012)","plainCitation":"(Perkins et al. 2012)","noteIndex":0},"citationItems":[{"id":501,"uris":["http://zotero.org/users/10426170/items/4QJ9YR4D"],"itemData":{"id":501,"type":"article-journal","abstract":"Using the latest HadGHCND daily temperature dataset, global trends in observed summertime heatwaves and annually calculated warm spells for 1950-2011 are analysed via a multi-index, multi-aspect framework. Three indices that separately focus on maximum temperature (TX90pct), minimum temperature (TN90pct) and average temperature (EHF) were studied with respect to five characteristics of event intensity, frequency and duration. Despite which index is employed, increases in heatwave/warm spell intensity, frequency and duration are found. Furthermore, TX90pct and TN90pct trends are larger and exhibit more significance for warm spells, implying that non-summer events are driving annual trends over some regions. Larger increases in TN90pct aspects relative to EHF and TX90pct are also observed. While qualitative information on event trends is similar across the indices, quantitative values vary. This result highlights the importance of employing the most appropriate index when assessing the impact of sustained extreme temperature events. © 2012. American Geophysical Union. All Rights Reserved.","container-title":"Geophysical Research Letters","DOI":"10.1029/2012GL053361","ISSN":"00948276","issue":"20","page":"1-5","title":"Increasing frequency, intensity and duration of observed global heatwaves and warm spells","volume":"39","author":[{"family":"Perkins","given":"S. E."},{"family":"Alexander","given":"L. V."},{"family":"Nairn","given":"J. R."}],"issued":{"date-parts":[["2012"]]}}}],"schema":"https://github.com/citation-style-language/schema/raw/master/csl-citation.json"} </w:instrText>
      </w:r>
      <w:r w:rsidR="00CB399C" w:rsidRPr="00877DC3">
        <w:fldChar w:fldCharType="separate"/>
      </w:r>
      <w:r w:rsidR="00CB399C" w:rsidRPr="00877DC3">
        <w:t xml:space="preserve">(Perkins </w:t>
      </w:r>
      <w:r w:rsidR="00CB399C" w:rsidRPr="00877DC3">
        <w:rPr>
          <w:i/>
          <w:iCs/>
        </w:rPr>
        <w:t>et al.</w:t>
      </w:r>
      <w:r w:rsidR="00CB399C" w:rsidRPr="00877DC3">
        <w:t xml:space="preserve"> 2012)</w:t>
      </w:r>
      <w:r w:rsidR="00CB399C" w:rsidRPr="00877DC3">
        <w:fldChar w:fldCharType="end"/>
      </w:r>
      <w:r w:rsidR="00CB399C" w:rsidRPr="00877DC3">
        <w:t xml:space="preserve">, </w:t>
      </w:r>
      <w:r w:rsidR="00321452">
        <w:t>affecting the freshwater realm</w:t>
      </w:r>
      <w:r w:rsidR="00D97037" w:rsidRPr="00877DC3">
        <w:t xml:space="preserve"> </w:t>
      </w:r>
      <w:r w:rsidR="00D97037" w:rsidRPr="00877DC3">
        <w:fldChar w:fldCharType="begin"/>
      </w:r>
      <w:r w:rsidR="00D97037" w:rsidRPr="00877DC3">
        <w:instrText xml:space="preserve"> ADDIN ZOTERO_ITEM CSL_CITATION {"citationID":"hJPKDDCT","properties":{"formattedCitation":"(Woolway {\\i{}et al.} 2021, 2022)","plainCitation":"(Woolway et al. 2021, 2022)","noteIndex":0},"citationItems":[{"id":734,"uris":["http://zotero.org/users/10426170/items/U6I4FFUK"],"itemData":{"id":734,"type":"article-journal","abstract":"Lake ecosystems, and the organisms that live within them, are vulnerable to temperature change 1-5 , including the increased occurrence of thermal extremes 6. However, very little is known about lake heatwaves-periods of extreme warm lake surface water temperature-and how they may change under global warming. Here we use satellite observations and a numerical model to investigate changes in lake heatwaves for hundreds of lakes worldwide from 1901 to 2099. We show that lake heatwaves will become hotter and longer by the end of the twenty-first century. For the high-greenhouse-gas-emission scenario (Representative Concentration Pathway (RCP) 8.5), the average intensity of lake heatwaves, defined relative to the historical period (1970 to 1999), will increase from 3.7 ± 0.1 to 5.4 ± 0.8 degrees Celsius and their average duration will increase dramatically from 7.7 ± 0.4 to 95.5 ± 35.3 days. In the low-greenhouse-gas-emission RCP 2.6 scenario, heatwave intensity and duration will increase to 4.0 ± 0.2 degrees Celsius and 27.0 ± 7.6 days, respectively. Surface heatwaves are longer-lasting but less intense in deeper lakes (up to 60 metres deep) than in shallower lakes during both historic and future periods. As lakes warm during the twenty-first century 7,8 , their heatwaves will begin to extend across multiple seasons, with some lakes reaching a permanent heatwave state. Lake heatwaves are likely to exacerbate the adverse effects of long-term warming in lakes and exert widespread influence on their physical structure and chemical properties. Lake heatwaves could alter species composition by pushing aquatic species and ecosystems to the limits of their resilience. This in turn could threaten lake biodiversity 9 and the key ecological and economic benefits that lakes provide to society. There is compelling evidence that climate change is leading to more frequent and more intense heatwaves over land 10,11 and at the surface of the ocean 12-16 , increasing the risk of severe and in some cases irreversible ecological and socioeconomic impacts 17. In comparison, we know much less about heatwaves in lakes and how they will change within a warming world. This knowledge gap is of considerable concern given the high vulnerability of lakes to thermal extremes, and the ecosystem goods and services that they provide 6,18. A lake heatwave event can be defined, similar to marine heatwaves 13,17,19 , as a period in which lake surface temperatures exceed a local and seasonally varying 90th percentile threshold, relative to a baseline climatological mean (the average temperature for the day or month of year evaluated over the base period), for at least five days (Methods; Extended Data Fig. 1a). Here, we quantify past changes and assess future ones for different lake heatwave characteristics using a lake model forced with atmospheric data (air temperature, solar and thermal radiation, wind speed, atmospheric pressure and humidity) from an ensemble of four bias-corrected twentieth and twenty-first century climate projections (Methods). Specifically, using satellite-derived lake surface temperatures to optimize key parameters of a lake model (that is, to represent the thermal dynamics of the individual lakes), we simulate daily temperatures for hundreds of lakes worldwide (Extended Data Fig. 2a-c), and investigate how lake heatwave intensity and duration respond to climate change. The ability of the optimized lake model to simulate lake heatwaves is evaluated by comparing the simulations with satellite-derived lake temperatures during the historic period (see Methods). Good agreement was obtained between simulations and observations of lake heatwaves and also of mean lake surface temperatures (Extended Data Fig. 3). Using the optimized model, we simulated daily lake surface temperatures for all of the studied lakes from 1901 to 2099. Historical simulations used anthropogenic greenhouse gas and aerosol forcing in addition to natural forcing, and cover the period 1901 to 2005. Future projections, which represent the evolution of the climate system subject to three different anthropogenic greenhouse gas emission scenarios covering the period 2006 to 2099, RCP 2.6 (the low-emission scenario), 6.0 (the medium-emission scenario), and 8.5 (the high-emission scenario), are also investigated. For all model experiments, the climatological mean used to define anomalies was calculated relative to a 30-year base period (1970 to 1999). Simulated lake heatwave events from 1901 to 2099 are summarized to produce a set of characteristics for lake heatwaves. We derived metrics for duration (time between start and end dates of a lake heatwave event)","container-title":"Nature","DOI":"10.1038/s41586-020-03119-1","ISSN":"0028-0836","issue":"7842","note":"publisher: Springer US","page":"402-407","title":"Lake heatwaves under climate change","volume":"589","author":[{"family":"Woolway","given":"R. Iestyn"},{"family":"Jennings","given":"Eleanor"},{"family":"Shatwell","given":"Tom"},{"family":"Golub","given":"Malgorzata"},{"family":"Pierson","given":"Don C."},{"family":"Maberly","given":"Stephen C."}],"issued":{"date-parts":[["2021"]]}}},{"id":119,"uris":["http://zotero.org/users/10426170/items/CJ5FLEFA"],"itemData":{"id":119,"type":"article-journal","container-title":"Geophysical Research Letters","DOI":"10.1029/2021gl097031","ISSN":"0094-8276","issue":"4","page":"1-10","title":"Severe Lake Heatwaves Attributable to Human‐Induced Global Warming","volume":"49","author":[{"family":"Woolway","given":"R. Iestyn"},{"family":"Albergel","given":"Clément"},{"family":"Frölicher","given":"Thomas L."},{"family":"Perroud","given":"Marjorie"}],"issued":{"date-parts":[["2022"]]}}}],"schema":"https://github.com/citation-style-language/schema/raw/master/csl-citation.json"} </w:instrText>
      </w:r>
      <w:r w:rsidR="00D97037" w:rsidRPr="00877DC3">
        <w:fldChar w:fldCharType="separate"/>
      </w:r>
      <w:r w:rsidR="00D97037" w:rsidRPr="00877DC3">
        <w:t xml:space="preserve">(Woolway </w:t>
      </w:r>
      <w:r w:rsidR="00D97037" w:rsidRPr="00877DC3">
        <w:rPr>
          <w:i/>
          <w:iCs/>
        </w:rPr>
        <w:t>et al.</w:t>
      </w:r>
      <w:r w:rsidR="00D97037" w:rsidRPr="00877DC3">
        <w:t xml:space="preserve"> 2021, 2022)</w:t>
      </w:r>
      <w:r w:rsidR="00D97037" w:rsidRPr="00877DC3">
        <w:fldChar w:fldCharType="end"/>
      </w:r>
      <w:r w:rsidR="00D97037" w:rsidRPr="00877DC3">
        <w:t>.</w:t>
      </w:r>
      <w:r w:rsidR="00022881">
        <w:t xml:space="preserve"> Several studies show that</w:t>
      </w:r>
      <w:r w:rsidR="00D97037" w:rsidRPr="00877DC3">
        <w:t xml:space="preserve"> HWs </w:t>
      </w:r>
      <w:r w:rsidR="000C43FB">
        <w:t xml:space="preserve">can detrimentally </w:t>
      </w:r>
      <w:r w:rsidR="007D6CDA">
        <w:t>impact the diversity and functioning</w:t>
      </w:r>
      <w:r w:rsidR="00022881">
        <w:t xml:space="preserve"> of freshwater ecosystems </w:t>
      </w:r>
      <w:r w:rsidR="00D97037" w:rsidRPr="00877DC3">
        <w:fldChar w:fldCharType="begin"/>
      </w:r>
      <w:r w:rsidR="00D97037" w:rsidRPr="00877DC3">
        <w:instrText xml:space="preserve"> ADDIN ZOTERO_ITEM CSL_CITATION {"citationID":"hAM2qMqe","properties":{"formattedCitation":"(Correa-Araneda {\\i{}et al.} 2020; Mouthon &amp; Daufresne 2006; Polazzo {\\i{}et al.} 2022; Woodward {\\i{}et al.} 2016)","plainCitation":"(Correa-Araneda et al. 2020; Mouthon &amp; Daufresne 2006; Polazzo et al. 2022; Woodward et al. 2016)","noteIndex":0},"citationItems":[{"id":586,"uris":["http://zotero.org/users/10426170/items/P4TGH59K"],"itemData":{"id":586,"type":"article-journal","abstract":"Extreme temperatures have increased in intensity, duration and frequency in the last century, with potential consequences on key ecological processes such as organic matter breakdown. Many stream ecosystems are fueled by the breakdown of terrestrial leaf litter, which is exposed to atmospheric conditions for certain periods of time before entering the stream. Thus, extreme warming or freezing events may affect the litter physicochemical structure, which could translate into altered breakdown within the stream. The above prediction was tested by exposing litter of common riparian tree species in southern Chile to freezing (−20 ºC; dry or wet litter) or heating (40 ºC) and comparing breakdown with control litter exposed to room temperature (20 ºC), separating the effects of different breakdown agents (i.e., leaching, microorganisms and detritivores). The greatest effects were found in wet litter subjected to freezing; this treatment significantly increased leaching in the short term (48 h) and slowed down breakdown in the long term (30 days), mostly due to the inhibition of microbial breakdown. Heating also retarded microbial breakdown, but the effect was smaller. Our results suggest that short-term extreme temperatures—particularly cold ones—have the potential to slow down litter breakdown in streams, which will most likely impact global biogeochemical cycles where streams play a key role.","container-title":"Aquatic Sciences","DOI":"10.1007/s00027-020-0701-9","ISSN":"14209055","issue":"2","note":"publisher: Springer International Publishing\nISBN: 0123456789","page":"1-7","title":"Extreme climate events can slow down litter breakdown in streams","volume":"82","author":[{"family":"Correa-Araneda","given":"Francisco"},{"family":"Tonin","given":"Alan M."},{"family":"Pérez","given":"Javier"},{"family":"Álvarez","given":"Katia"},{"family":"López-Rojo","given":"Naiara"},{"family":"Díaz","given":"Angie"},{"family":"Esse","given":"Carlos"},{"family":"Encina-Montoya","given":"Francisco"},{"family":"Figueroa","given":"Ricardo"},{"family":"Cornejo","given":"Aydeé"},{"family":"Boyero","given":"Luz"}],"issued":{"date-parts":[["2020"]]}}},{"id":575,"uris":["http://zotero.org/users/10426170/items/29WS2KHM"],"itemData":{"id":575,"type":"article-journal","abstract":"The study of the dynamics of mollusc populations of the Saône and its two main tributaries, the Doubs and Ognon, over several years has provided us with the opportunity of highlighting the consequences of climatic warming and especially of the heatwave of 2003 on these organisms. From 1987 to 2003, the mean temperature of the waters of the Saône upstream of Lyon (Couzon) increased by 1.5°C. In addition, the summer of 2003 was the hottest since 1500 at least. We used correspondence analysis to identify structure change in mollusc data dating from September 1996 to December 2004. The results revealed: (1) during the period from September 1996 to July 2003, a significant progressive change in the mollusc community structure of the Saône upstream of Lyon, probably linked to the increase of temperature; (2) from July to August 2003 during the heatwave, a sudden change in the structure of mollusc communities and a significant decrease of species richness and density of gastropods and bivalves. During 2004, mollusc density and particularly that of Pisidium remained dramatically low. Similar observations were performed at four other sites along the Saône and in the lower reaches of its two main tributaries. This suggests that the resilience of the mollusc populations (i.e., the speed with which they return to a predisturbance state) to the heatwave is low. In this way, as different climatic models have predicted an increase in the frequency of summers as hot as that of 2003 during this century, more than half the mollusc species currently inhabiting the potamic area of the Saône, Doubs and Ognon, and probably other large rivers, are probably directly threatened with extinction. © 2006 Blackwell Publishing Ltd.","container-title":"Global Change Biology","DOI":"10.1111/j.1365-2486.2006.01095.x","ISSN":"13541013","issue":"3","page":"441-449","title":"Effects of the 2003 heatwave and climatic warming on mollusc communities of the Saône: A large lowland river and of its two main tributaries (France)","volume":"12","author":[{"family":"Mouthon","given":"Jacques"},{"family":"Daufresne","given":"Martin"}],"issued":{"date-parts":[["2006"]]}}},{"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C."}],"issued":{"date-parts":[["2022"]]}}},{"id":590,"uris":["http://zotero.org/users/10426170/items/CIVNKGHM"],"itemData":{"id":590,"type":"article-journal","abstract":"Most research on the effects of environmental change in freshwaters has focused on incremental changes in average conditions, rather than fluctuations or extreme events such as heatwaves, cold snaps, droughts, floods or wildfires, which may have even more profound consequences. Such events are commonly predicted to increase in frequency, intensity and duration with global climate change, with many systems being exposed to conditions with no recent historical precedent. We propose a mechanistic framework for predicting potential impacts of environmental fluctuations on running-water ecosystems by scaling up effects of fluctuations from individuals to entire ecosystems. This framework requires integration of four key components: effects of the environment on individual metabolism, metabolic and biomechanical constraints on fluctuating species interactions, assembly dynamics of local food webs, and mapping the dynamics of the meta-community onto ecosystem function. We illustrate the framework by developing a mathematical model of environmental fluctuations on dynamically assembling food webs. We highlight (currently limited) empirical evidence for emerging insights and theoretical predictions. For example, widely supported predictions about the effects of</w:instrText>
      </w:r>
      <w:r w:rsidR="00D97037" w:rsidRPr="00763B02">
        <w:rPr>
          <w:lang w:val="it-IT"/>
        </w:rPr>
        <w:instrText xml:space="preserve"> environmental fluctuations are: high vulnerability of species with high per capita metabolic demands such as large-bodied ones at the top of food webs; simplification of food web network structure and impaired energetic transfer efficiency; and reduced resilience and top-down relative to bottom-up regulation of food web and ecosystem processes. We conclude by identifying key questions and challenges that need to be addressed to develop more accurate and predictive bio-assessments of the effects of fluctuations, and implications of fluctuations for management practices in an increasingly uncertain world.","container-title":"Philosophical Transactions of the Royal Society B: Biological Sciences","DOI":"10.1098/rstb.2015.0274","ISSN":"14712970","issue":"1694","note":"ISBN: 0000000183","title":"The effects of climatic fluctuations and extreme events on running water ecosystems","volume":"371","author":[{"family":"Woodward","given":"Guy"},{"family":"Bonada","given":"Núria"},{"family":"Brown","given":"Lee E."},{"family":"Death","given":"Russell G."},{"family":"Durance","given":"Isabelle"},{"family":"Gray","given":"Clare"},{"family":"Hladyz","given":"Sally"},{"family":"Ledger","given":"Mark E."},{"family":"Milner","given":"Alexander M."},{"family":"Ormerod","given":"Steve J."},{"family":"Thompson","given":"Ross M."},{"family":"Pawar","given":"Samraat"}],"issued":{"date-parts":[["2016"]]}}}],"schema":"https://github.com/citation-style-language/schema/raw/master/csl-citation.json"} </w:instrText>
      </w:r>
      <w:r w:rsidR="00D97037" w:rsidRPr="00877DC3">
        <w:fldChar w:fldCharType="separate"/>
      </w:r>
      <w:r w:rsidR="00D97037" w:rsidRPr="00763B02">
        <w:rPr>
          <w:lang w:val="it-IT"/>
        </w:rPr>
        <w:t xml:space="preserve">(Correa-Araneda </w:t>
      </w:r>
      <w:r w:rsidR="00D97037" w:rsidRPr="00763B02">
        <w:rPr>
          <w:i/>
          <w:iCs/>
          <w:lang w:val="it-IT"/>
        </w:rPr>
        <w:t>et al.</w:t>
      </w:r>
      <w:r w:rsidR="00D97037" w:rsidRPr="00763B02">
        <w:rPr>
          <w:lang w:val="it-IT"/>
        </w:rPr>
        <w:t xml:space="preserve"> 2020; Mouthon &amp; Daufresne 2006; Polazzo </w:t>
      </w:r>
      <w:r w:rsidR="00D97037" w:rsidRPr="00763B02">
        <w:rPr>
          <w:i/>
          <w:iCs/>
          <w:lang w:val="it-IT"/>
        </w:rPr>
        <w:t>et al.</w:t>
      </w:r>
      <w:r w:rsidR="00D97037" w:rsidRPr="00763B02">
        <w:rPr>
          <w:lang w:val="it-IT"/>
        </w:rPr>
        <w:t xml:space="preserve"> 2022; Woodward </w:t>
      </w:r>
      <w:r w:rsidR="00D97037" w:rsidRPr="00763B02">
        <w:rPr>
          <w:i/>
          <w:iCs/>
          <w:lang w:val="it-IT"/>
        </w:rPr>
        <w:t>et al.</w:t>
      </w:r>
      <w:r w:rsidR="00D97037" w:rsidRPr="00763B02">
        <w:rPr>
          <w:lang w:val="it-IT"/>
        </w:rPr>
        <w:t xml:space="preserve"> 2016)</w:t>
      </w:r>
      <w:r w:rsidR="00D97037" w:rsidRPr="00877DC3">
        <w:fldChar w:fldCharType="end"/>
      </w:r>
      <w:r w:rsidR="00D97037" w:rsidRPr="00763B02">
        <w:rPr>
          <w:lang w:val="it-IT"/>
        </w:rPr>
        <w:t>.</w:t>
      </w:r>
      <w:r w:rsidR="00877DC3" w:rsidRPr="00763B02">
        <w:rPr>
          <w:lang w:val="it-IT"/>
        </w:rPr>
        <w:t xml:space="preserve"> </w:t>
      </w:r>
      <w:r w:rsidR="00877DC3">
        <w:t>Yet, the effects of HWs on ecological stability</w:t>
      </w:r>
      <w:r w:rsidR="00022881">
        <w:t xml:space="preserve"> </w:t>
      </w:r>
      <w:ins w:id="35" w:author="Francesco Polazzo" w:date="2024-09-30T15:31:00Z" w16du:dateUtc="2024-09-30T13:31:00Z">
        <w:r w:rsidR="00337529" w:rsidRPr="00A33E12">
          <w:t>have hardly been</w:t>
        </w:r>
        <w:r w:rsidR="00337529" w:rsidDel="00337529">
          <w:t xml:space="preserve"> </w:t>
        </w:r>
      </w:ins>
      <w:del w:id="36" w:author="Francesco Polazzo" w:date="2024-09-30T15:31:00Z" w16du:dateUtc="2024-09-30T13:31:00Z">
        <w:r w:rsidR="00877DC3" w:rsidDel="00337529">
          <w:delText xml:space="preserve">have been hardly </w:delText>
        </w:r>
      </w:del>
      <w:r w:rsidR="00877DC3">
        <w:t xml:space="preserve">assessed </w:t>
      </w:r>
      <w:r w:rsidR="00877DC3">
        <w:fldChar w:fldCharType="begin"/>
      </w:r>
      <w:r w:rsidR="00877DC3">
        <w:instrText xml:space="preserve"> ADDIN ZOTERO_ITEM CSL_CITATION {"citationID":"f1CFyCfB","properties":{"formattedCitation":"(Polazzo {\\i{}et al.} 2022)","plainCitation":"(Polazzo et al. 2022)","noteIndex":0},"citationItems":[{"id":1683,"uris":["http://zotero.org/users/10426170/items/E5S869CU"],"itemData":{"id":1683,"type":"article-journal","abstract":"Freshwater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877DC3">
        <w:fldChar w:fldCharType="separate"/>
      </w:r>
      <w:r w:rsidR="00877DC3" w:rsidRPr="00877DC3">
        <w:t xml:space="preserve">(Polazzo </w:t>
      </w:r>
      <w:r w:rsidR="00877DC3" w:rsidRPr="00877DC3">
        <w:rPr>
          <w:i/>
          <w:iCs/>
        </w:rPr>
        <w:t>et al.</w:t>
      </w:r>
      <w:r w:rsidR="00877DC3" w:rsidRPr="00877DC3">
        <w:t xml:space="preserve"> 2022)</w:t>
      </w:r>
      <w:r w:rsidR="00877DC3">
        <w:fldChar w:fldCharType="end"/>
      </w:r>
      <w:r w:rsidR="00877DC3">
        <w:t xml:space="preserve">. The few studies that </w:t>
      </w:r>
      <w:r w:rsidR="00022881">
        <w:t>investigated the</w:t>
      </w:r>
      <w:r w:rsidR="00877DC3">
        <w:t xml:space="preserve"> effects of HWs on </w:t>
      </w:r>
      <w:r w:rsidR="00022881">
        <w:t xml:space="preserve">ecological </w:t>
      </w:r>
      <w:r w:rsidR="00877DC3">
        <w:t xml:space="preserve">stability have shown that HWs </w:t>
      </w:r>
      <w:r w:rsidR="00BB0FEB">
        <w:t>can</w:t>
      </w:r>
      <w:r w:rsidR="001643D2" w:rsidRPr="00877DC3">
        <w:t xml:space="preserve"> negatively affect </w:t>
      </w:r>
      <w:r w:rsidR="00022881">
        <w:t>several</w:t>
      </w:r>
      <w:r w:rsidR="00022881" w:rsidRPr="00877DC3">
        <w:t xml:space="preserve"> </w:t>
      </w:r>
      <w:r w:rsidR="001643D2" w:rsidRPr="00877DC3">
        <w:t>dimension</w:t>
      </w:r>
      <w:r w:rsidR="00022881">
        <w:t>s</w:t>
      </w:r>
      <w:r w:rsidR="001643D2" w:rsidRPr="00877DC3">
        <w:t xml:space="preserve"> of functional and compositional stability</w:t>
      </w:r>
      <w:r w:rsidR="00022881">
        <w:t xml:space="preserve"> of freshwater populations and communities</w:t>
      </w:r>
      <w:r w:rsidR="001643D2" w:rsidRPr="00877DC3">
        <w:t xml:space="preserve">, </w:t>
      </w:r>
      <w:r w:rsidR="00022881">
        <w:t xml:space="preserve">including </w:t>
      </w:r>
      <w:r w:rsidR="001643D2" w:rsidRPr="00877DC3">
        <w:t xml:space="preserve">resistance, recovery and temporal stability </w:t>
      </w:r>
      <w:r w:rsidR="001643D2" w:rsidRPr="00877DC3">
        <w:fldChar w:fldCharType="begin"/>
      </w:r>
      <w:r w:rsidR="001643D2" w:rsidRPr="00877DC3">
        <w:instrText xml:space="preserve"> ADDIN ZOTERO_ITEM CSL_CITATION {"citationID":"lvGhXRRR","properties":{"formattedCitation":"(Polazzo {\\i{}et al.} 2023; Ross {\\i{}et al.} 2021)","plainCitation":"(Polazzo et al. 2023; Ross et al. 2021)","noteIndex":0},"citationItems":[{"id":1696,"uris":["http://zotero.org/users/10426170/items/K98U24LB"],"itemData":{"id":1696,"type":"article-journal","abstract":"Untangling the relationship between network complexity and ecological stability under climate change is an arduous challenge for theoretical and empirical ecology. Even more so, when considering extreme climatic events. Here, we studied the effects of extreme climatic events (heatwaves) on the complexity of realistic freshwater ecosystems using topological and quantitative trophic network metrics. Next, we linked changes in network complexity with the investigation of four stability components (temporal stability, resistance, resilience, and recovery) of community's functional, compositional, and energy flux stability. We found reduction in topological network complexity to be correlated with reduction of functional and compositional resistance. However, temperature-driven increase in link-weighted network complexity increased functional and energy flux recovery and resilience, but at the cost of increased compositional instability. Overall, we propose an overarching approach to elucidate the effects of climate change on multidimensional stability through the lens of network complexity, providing helpful insights for preserving ecosystems stability under climate change.","container-title":"Ecology","DOI":"10.1002/ecy.3951","ISSN":"1939-9170","issue":"2","language":"en","note":"_eprint: https://onlinelibrary.wiley.com/doi/pdf/10.1002/ecy.3951","page":"e3951","source":"Wiley Online Library","title":"Impacts of extreme climatic events on trophic network complexity and multidimensional stability","volume":"104","author":[{"family":"Polazzo","given":"Francesco"},{"family":"Hermann","given":"Markus"},{"family":"Crettaz-Minaglia","given":"Melina"},{"family":"Rico","given":"Andreu"}],"issued":{"date-parts":[["2023"]]}}},{"id":31,"uris":["http://zotero.org/users/10426170/items/7L3INQI5"],"itemData":{"id":31,"type":"article-journal","container-title":"Global Change Biology","DOI":"10.1111/gcb.15956","ISSN":"1354-1013","issue":"October","page":"1-14","title":"Predators mitigate the destabilising effects of heatwaves on multitrophic stream communities","author":[{"family":"Ross","given":"Samuel R. P.‐J."},{"family":"García Molinos","given":"Jorge"},{"family":"Okuda","given":"Atsushi"},{"family":"Johnstone","given":"Jackson"},{"family":"Atsumi","given":"Keisuke"},{"family":"Futamura","given":"Ryo"},{"family":"Williams","given":"Maureen A."},{"family":"Matsuoka","given":"Yuichi"},{"family":"Uchida","given":"Jiro"},{"family":"Kumikawa","given":"Shoji"},{"family":"Sugiyama","given":"Hiroshi"},{"family":"Kishida","given":"Osamu"},{"family":"Donohue","given":"Ian"}],"issued":{"date-parts":[["2021"]]}}}],"schema":"https://github.com/citation-style-language/schema/raw/master/csl-citation.json"} </w:instrText>
      </w:r>
      <w:r w:rsidR="001643D2" w:rsidRPr="00877DC3">
        <w:fldChar w:fldCharType="separate"/>
      </w:r>
      <w:r w:rsidR="001643D2" w:rsidRPr="00877DC3">
        <w:t xml:space="preserve">(Polazzo </w:t>
      </w:r>
      <w:r w:rsidR="001643D2" w:rsidRPr="00877DC3">
        <w:rPr>
          <w:i/>
          <w:iCs/>
        </w:rPr>
        <w:t>et al.</w:t>
      </w:r>
      <w:r w:rsidR="001643D2" w:rsidRPr="00877DC3">
        <w:t xml:space="preserve"> 2023; Ross </w:t>
      </w:r>
      <w:r w:rsidR="001643D2" w:rsidRPr="00877DC3">
        <w:rPr>
          <w:i/>
          <w:iCs/>
        </w:rPr>
        <w:t>et al.</w:t>
      </w:r>
      <w:r w:rsidR="001643D2" w:rsidRPr="00877DC3">
        <w:t xml:space="preserve"> 2021)</w:t>
      </w:r>
      <w:r w:rsidR="001643D2" w:rsidRPr="00877DC3">
        <w:fldChar w:fldCharType="end"/>
      </w:r>
      <w:r w:rsidR="001643D2" w:rsidRPr="00877DC3">
        <w:t xml:space="preserve">. </w:t>
      </w:r>
    </w:p>
    <w:p w14:paraId="3B2FCC87" w14:textId="21735765" w:rsidR="009E298A" w:rsidRDefault="001643D2" w:rsidP="008279E9">
      <w:pPr>
        <w:pStyle w:val="NormalWeb"/>
        <w:spacing w:before="0" w:beforeAutospacing="0" w:after="0" w:afterAutospacing="0" w:line="480" w:lineRule="auto"/>
        <w:ind w:firstLine="720"/>
        <w:jc w:val="both"/>
      </w:pPr>
      <w:r w:rsidRPr="00877DC3">
        <w:t xml:space="preserve">Additionally, </w:t>
      </w:r>
      <w:r w:rsidR="00731629" w:rsidRPr="00877DC3">
        <w:t xml:space="preserve">HWs </w:t>
      </w:r>
      <w:r w:rsidR="00B67C7A">
        <w:t xml:space="preserve">have been reported to decrease </w:t>
      </w:r>
      <w:r w:rsidR="00B66FC7">
        <w:t xml:space="preserve">the </w:t>
      </w:r>
      <w:r w:rsidR="00B67C7A">
        <w:t xml:space="preserve">resilience </w:t>
      </w:r>
      <w:r w:rsidR="00B66FC7">
        <w:t>of</w:t>
      </w:r>
      <w:r w:rsidR="00B67C7A">
        <w:t xml:space="preserve"> aquatic ecosystems, causing critical transitions to alternative stable states</w:t>
      </w:r>
      <w:r w:rsidR="00731629" w:rsidRPr="00877DC3">
        <w:t xml:space="preserve"> </w:t>
      </w:r>
      <w:r w:rsidRPr="00877DC3">
        <w:fldChar w:fldCharType="begin"/>
      </w:r>
      <w:r w:rsidR="00731629" w:rsidRPr="00877DC3">
        <w:instrText xml:space="preserve"> ADDIN ZOTERO_ITEM CSL_CITATION {"citationID":"1qc9doMV","properties":{"formattedCitation":"(Bertani {\\i{}et al.} 2016; Meunier {\\i{}et al.} 2024; Turner {\\i{}et al.} 2020; Wernberg {\\i{}et al.} 2016)","plainCitation":"(Bertani et al. 2016; Meunier et al. 2024; Turner et al. 2020; Wernberg et al. 2016)","noteIndex":0},"citationItems":[{"id":652,"uris":["http://zotero.org/users/10426170/items/UUFWY7A6"],"itemData":{"id":652,"type":"article-journal","abstract":"Extreme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A."}],"issued":{"date-parts":[["2024",6,3]]}}},{"id":2646,"uris":["http://zotero.org/users/10426170/items/VLW3QQUG"],"itemData":{"id":2646,"type":"article-journal","abstract":"Ecologists have long studied patterns, directions and tempos of change, but there is a pressing need to extend current understanding to empirical observations of abrupt changes as climate warming accelerates. Abrupt changes in ecological systems (ACES)—changes that are fast in time or fast relative to their drivers—are ubiquitous and increasing in frequency. Powerful theoretical frameworks exist, yet applications in real-world landscapes to detect, explain and anticipate ACES have lagged. We highlight five insights emerging from empirical studies of ACES across diverse ecosystems: (i) ecological systems show ACES in some dimensions but not others; (ii) climate extremes may be more important than mean climate in generating ACES; (iii) interactions among multiple drivers often produce ACES; (iv) contingencies, such as ecological memory, frequency and sequence of disturbances, and spatial context are important; and (v) tipping points are often (but not always) associated with ACES. We suggest research priorities to advance understanding of ACES in the face of climate change. Progress in understanding ACES requires strong integration of scientific approaches (theory, observations, experiments and process-based models) and high-quality empirical data drawn from a diverse array of ecosystems.\nThis article is part of the theme issue ‘Climate change and ecosystems: threats, opportunities and solutions’","container-title":"Philosophical Transactions of the Royal Society B: Biological Sciences","DOI":"10.1098/rstb.2019.0105","issue":"1794","note":"publisher: Royal Society","page":"20190105","source":"royalsocietypublishing.org (Atypon)","title":"Climate change, ecosystems and abrupt change: science priorities","title-short":"Climate change, ecosystems and abrupt change","volume":"375","author":[{"family":"Turner","given":"Monica G."},{"family":"Calder","given":"W. John"},{"family":"Cumming","given":"Graeme S."},{"family":"Hughes","given":"Terry P."},{"family":"Jentsch","given":"Anke"},{"family":"LaDeau","given":"Shannon L."},{"family":"Lenton","given":"Timothy M."},{"family":"Shuman","given":"Bryan N."},{"family":"Turetsky","given":"Merritt R."},{"family":"Ratajczak","given":"Zak"},{"family":"Williams","given":"John W."},{"family":"Williams","given":"A. Park"},{"family":"Carpenter","given":"Stephen R."}],"issued":{"date-parts":[["2020",1,27]]}}},{"id":2650,"uris":["http://zotero.org/users/10426170/items/GBR3RVKL"],"itemData":{"id":2650,"type":"article-journal","abstract":"Ecosystem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w:instrText>
      </w:r>
      <w:r w:rsidR="00731629" w:rsidRPr="00763B02">
        <w:rPr>
          <w:lang w:val="it-IT"/>
        </w:rPr>
        <w:instrText xml:space="preserve">teristic of subtropical and tropical waters. This community-wide tropicalization fundamentally altered key ecological processes, suppressing the recovery of kelp forests.","container-title":"Science","DOI":"10.1126/science.aad8745","issue":"6295","note":"publisher: American Association for the Advancement of Science","page":"169-172","source":"science.org (Atypon)","title":"Climate-driven regime shift of a temperate marine ecosystem","volume":"353","author":[{"family":"Wernberg","given":"Thomas"},{"family":"Bennett","given":"Scott"},{"family":"Babcock","given":"Russell C."},{"family":"Bettignies","given":"Thibaut","non-dropping-particle":"de"},{"family":"Cure","given":"Katherine"},{"family":"Depczynski","given":"Martial"},{"family":"Dufois","given":"Francois"},{"family":"Fromont","given":"Jane"},{"family":"Fulton","given":"Christopher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Pr="00877DC3">
        <w:fldChar w:fldCharType="separate"/>
      </w:r>
      <w:r w:rsidR="00731629" w:rsidRPr="00763B02">
        <w:rPr>
          <w:lang w:val="fr-FR"/>
        </w:rPr>
        <w:t xml:space="preserve">(Bertani </w:t>
      </w:r>
      <w:r w:rsidR="00731629" w:rsidRPr="00763B02">
        <w:rPr>
          <w:i/>
          <w:iCs/>
          <w:lang w:val="fr-FR"/>
        </w:rPr>
        <w:t>et al.</w:t>
      </w:r>
      <w:r w:rsidR="00731629" w:rsidRPr="00763B02">
        <w:rPr>
          <w:lang w:val="fr-FR"/>
        </w:rPr>
        <w:t xml:space="preserve"> 2016; Meunier </w:t>
      </w:r>
      <w:r w:rsidR="00731629" w:rsidRPr="00763B02">
        <w:rPr>
          <w:i/>
          <w:iCs/>
          <w:lang w:val="fr-FR"/>
        </w:rPr>
        <w:t>et al.</w:t>
      </w:r>
      <w:r w:rsidR="00731629" w:rsidRPr="00763B02">
        <w:rPr>
          <w:lang w:val="fr-FR"/>
        </w:rPr>
        <w:t xml:space="preserve"> 2024; Turner </w:t>
      </w:r>
      <w:r w:rsidR="00731629" w:rsidRPr="00763B02">
        <w:rPr>
          <w:i/>
          <w:iCs/>
          <w:lang w:val="fr-FR"/>
        </w:rPr>
        <w:t>et al.</w:t>
      </w:r>
      <w:r w:rsidR="00731629" w:rsidRPr="00763B02">
        <w:rPr>
          <w:lang w:val="fr-FR"/>
        </w:rPr>
        <w:t xml:space="preserve"> 2020; Wernberg </w:t>
      </w:r>
      <w:r w:rsidR="00731629" w:rsidRPr="00763B02">
        <w:rPr>
          <w:i/>
          <w:iCs/>
          <w:lang w:val="fr-FR"/>
        </w:rPr>
        <w:t>et al.</w:t>
      </w:r>
      <w:r w:rsidR="00731629" w:rsidRPr="00763B02">
        <w:rPr>
          <w:lang w:val="fr-FR"/>
        </w:rPr>
        <w:t xml:space="preserve"> 2016)</w:t>
      </w:r>
      <w:r w:rsidRPr="00877DC3">
        <w:fldChar w:fldCharType="end"/>
      </w:r>
      <w:r w:rsidRPr="00763B02">
        <w:rPr>
          <w:lang w:val="fr-FR"/>
        </w:rPr>
        <w:t xml:space="preserve">. </w:t>
      </w:r>
      <w:r w:rsidR="00B67C7A" w:rsidRPr="00B67C7A">
        <w:rPr>
          <w:lang w:val="en-US"/>
        </w:rPr>
        <w:t>In this context</w:t>
      </w:r>
      <w:r w:rsidR="00B67C7A">
        <w:rPr>
          <w:lang w:val="en-US"/>
        </w:rPr>
        <w:t xml:space="preserve">, resilience is defined as the </w:t>
      </w:r>
      <w:r w:rsidR="00B67C7A">
        <w:t xml:space="preserve">ability of a system to absorb perturbations without transitioning to an alternative equilibrium or stable state </w:t>
      </w:r>
      <w:r w:rsidR="00B67C7A">
        <w:fldChar w:fldCharType="begin"/>
      </w:r>
      <w:r w:rsidR="00B67C7A">
        <w:instrText xml:space="preserve"> ADDIN ZOTERO_ITEM CSL_CITATION {"citationID":"zPBxJ0m0","properties":{"formattedCitation":"(Holling 1973)","plainCitation":"(Holling 1973)","noteIndex":0},"citationItems":[{"id":600,"uris":["http://zotero.org/users/10426170/items/PR6DQ3LG"],"itemData":{"id":600,"type":"article-journal","abstract":"Each family of the desert isopod Hemilepistus reaumuri uses its faeces to build an embankment around its burrow entrance in the form of a ring with an inner radius of 5-10 cm and an outer radius of 8-15 cm. Although the embankment, like the burrow entrance, is detected only by contact with the antennae, it facilitates the return to the burrow after an excursion. When a desert isopod returns from foraging it reaches the burrow entrance itself (diameter 12 mm) only in ca. 12% of the observed cases by \"dead reckoning\"; the embankment, however, is reached six times more frequently. After detecting this landmark an isopod needs a further 12% of the pathlength of the preceding excursion to locate the burrow entrance. In contrast, it travels five times further to reach its burrow from the same distance (10 cm) if the landmark is missing. The landmark is even more important when the isopod, because of a large error in orientation, can reach its burrow only by searching. Both the characteristics of the search path of H. reaumuri and the success of it's search behaviour correspond well to the respective features of a theoretical procedure, which best solves the search problem of the desert isopods assuming that a landmark is available for orientation. The optimal search procedure was calculated by using information about the probability density that an error in orientation has a given size, and the cumulative probability that the landmark is detected if the isopod searches in it's region with a given intensity. The coupling of the systematic search strategy of H. reaumuri with landmark orientation shortens the average time needed for homing by one-third. It helps an isopod to return to it's burrow after foraging even if all the orientation mechanisms normally used for this task have broken down.","container-title":"Annu.Rev.Ecol.Syst.","page":"1-23","title":"RESILIENCE AND S1i\\BILI1-'Y .:. 4050 OF ECOLOGICAL SYS1-'EMS.","volume":"4","author":[{"family":"Holling","given":"C S"}],"issued":{"date-parts":[["1973"]]}}}],"schema":"https://github.com/citation-style-language/schema/raw/master/csl-citation.json"} </w:instrText>
      </w:r>
      <w:r w:rsidR="00B67C7A">
        <w:fldChar w:fldCharType="separate"/>
      </w:r>
      <w:r w:rsidR="00B67C7A">
        <w:rPr>
          <w:noProof/>
        </w:rPr>
        <w:t>(Holling 1973)</w:t>
      </w:r>
      <w:r w:rsidR="00B67C7A">
        <w:fldChar w:fldCharType="end"/>
      </w:r>
      <w:r w:rsidR="00B67C7A">
        <w:t>.</w:t>
      </w:r>
      <w:r w:rsidR="00ED7DBC">
        <w:t xml:space="preserve"> However</w:t>
      </w:r>
      <w:r w:rsidR="00731629" w:rsidRPr="00877DC3">
        <w:t xml:space="preserve">, evidence for </w:t>
      </w:r>
      <w:r w:rsidR="009701D6" w:rsidRPr="00877DC3">
        <w:t xml:space="preserve">HW – driven </w:t>
      </w:r>
      <w:r w:rsidR="00731629" w:rsidRPr="00877DC3">
        <w:t>abrupt shift</w:t>
      </w:r>
      <w:r w:rsidR="00E11DC7">
        <w:t>s</w:t>
      </w:r>
      <w:r w:rsidR="00731629" w:rsidRPr="00877DC3">
        <w:t xml:space="preserve"> or collapse</w:t>
      </w:r>
      <w:r w:rsidR="00E11DC7">
        <w:t>s</w:t>
      </w:r>
      <w:r w:rsidR="00731629" w:rsidRPr="00877DC3">
        <w:t xml:space="preserve"> </w:t>
      </w:r>
      <w:r w:rsidR="00E11DC7">
        <w:t>is</w:t>
      </w:r>
      <w:r w:rsidR="00731629" w:rsidRPr="00877DC3">
        <w:t xml:space="preserve"> limited in freshwater systems </w:t>
      </w:r>
      <w:r w:rsidR="00731629" w:rsidRPr="00877DC3">
        <w:fldChar w:fldCharType="begin"/>
      </w:r>
      <w:r w:rsidR="00731629" w:rsidRPr="00877DC3">
        <w:instrText xml:space="preserve"> ADDIN ZOTERO_ITEM CSL_CITATION {"citationID":"yIawa0Jw","properties":{"formattedCitation":"(Bertani {\\i{}et al.} 2016; Filiz {\\i{}et al.} 2020; Polazzo {\\i{}et al.} 2022)","plainCitation":"(Bertani et al. 2016; Filiz et al. 2020; Polazzo et al. 2022)","noteIndex":0},"citationItems":[{"id":652,"uris":["http://zotero.org/users/10426170/items/UUFWY7A6"],"itemData":{"id":652,"type":"article-journal","abstract":"Extreme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2652,"uris":["http://zotero.org/users/10426170/items/KMN75PTT"],"itemData":{"id":2652,"type":"article-journal","abstract":"Phytoplankton usually responds directly and fast to environmental fluctuations, making them useful indicators of lake ecosystem changes caused by various stressors. Here, we examined the phytoplankton community composition before, during, and after a simulated 1-month heat wave in a mesocosm facility in Silkeborg, Denmark. The experiment was conducted over three contrasting temperature scenarios (ambient (A0), Intergovernmental Panel on Climate Change A2 scenario (circa +3 °C, A2) and A2+ %50 (circa +4.5 °C, A2+)) crossed with two nutrient levels (low (LN) and high (HN)) with four replicates. The facility includes 24 mesocosms mimicking shallow lakes, which at the time of our experiment had run without interruption for 11 years. The 1-month heat wave effect was simulated by increasing the temperature by 5 °C (1 July to 1 August) in A2 and A2+, while A0 was not additionally heated. Throughout the study, HN treatments were mostly dominated by Cyanobacteria, whereas LN treatments were richer in genera and mostly dominated by Chlorophyta. Linear mixed model analyses revealed that high nutrient conditions were the most important structuring factor, which, regardless of temperature treatments and heat waves, increased total phytoplankton, Chlorophyta, Bacillariophyta, and Cyanobacteria biomasses and decreased genus richness and the grazing pressure of zooplankton. The effect of temperature was, however, modest. The effect of warming on the phytoplankton community was not significant before the heat wave, yet during the heat wave it became significant, especially in LN-A2+, and negative interaction effects between nutrient and A2+ warming were recorded. These warming effects continued after the heat wave, as also evidenced by Co-inertia analyses. In contrast to the prevailing theory stating that more diverse ecosystems would be more stable, HN were less affected by the heat wave disturbance, most likely because the dominant phytoplankton group cyanobacteria is adapted to high nutrient conditions and also benefits from increased temperature. We did not find any significant change in phytoplankton size diversity, but size evenness decreased in HN as a result of an increase in the smallest and largest size classes simultaneously. We conclude that the phytoplankton community was most strongly affected by the nutrient level, but less sensitive to changes in both temperature treatments and the heat wave simulation in these systems, which have been adapted for a long time to different temperatures. Moreover, the temperature and heat wave effects were observed mostly in LN systems, indicating that the sensitivity of phytoplankton community structure to high temperatures is dependent on nutrient availability.","container-title":"Water","DOI":"10.3390/w12123394","ISSN":"2073-4441","issue":"12","language":"en","license":"http://creativecommons.org/licenses/by/3.0/","note":"number: 12\npublisher: Multidisciplinary Digital Publishing Institute","page":"3394","source":"www.mdpi.com","title":"Phytoplankton Community Response to Nutrients, Temperatures, and a Heat Wave in Shallow Lakes: An Experimental Approach","title-short":"Phytoplankton Community Response to Nutrients, Temperatures, and a Heat Wave in Shallow Lakes","volume":"12","author":[{"family":"Filiz","given":"Nur"},{"family":"Işkın","given":"Uğur"},{"family":"Beklioğlu","given":"Meryem"},{"family":"Öğlü","given":"Burak"},{"family":"Cao","given":"Yu"},{"family":"Davidson","given":"Thomas A."},{"family":"Søndergaard","given":"Martin"},{"family":"Lauridsen","given":"Torben L."},{"family":"Jeppesen","given":"Erik"}],"issued":{"date-parts":[["2020",12]]}}},{"id":1683,"uris":["http://zotero.org/users/10426170/items/E5S869CU"],"itemData":{"id":1683,"type":"article-journal","abstract":"Freshwater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731629" w:rsidRPr="00877DC3">
        <w:fldChar w:fldCharType="separate"/>
      </w:r>
      <w:r w:rsidR="00731629" w:rsidRPr="00877DC3">
        <w:t xml:space="preserve">(Bertani </w:t>
      </w:r>
      <w:r w:rsidR="00731629" w:rsidRPr="00877DC3">
        <w:rPr>
          <w:i/>
          <w:iCs/>
        </w:rPr>
        <w:t>et al.</w:t>
      </w:r>
      <w:r w:rsidR="00731629" w:rsidRPr="00877DC3">
        <w:t xml:space="preserve"> 2016; Filiz </w:t>
      </w:r>
      <w:r w:rsidR="00731629" w:rsidRPr="00877DC3">
        <w:rPr>
          <w:i/>
          <w:iCs/>
        </w:rPr>
        <w:t>et al.</w:t>
      </w:r>
      <w:r w:rsidR="00731629" w:rsidRPr="00877DC3">
        <w:t xml:space="preserve"> 2020; Polazzo </w:t>
      </w:r>
      <w:r w:rsidR="00731629" w:rsidRPr="00877DC3">
        <w:rPr>
          <w:i/>
          <w:iCs/>
        </w:rPr>
        <w:t>et al.</w:t>
      </w:r>
      <w:r w:rsidR="00731629" w:rsidRPr="00877DC3">
        <w:t xml:space="preserve"> 2022)</w:t>
      </w:r>
      <w:r w:rsidR="00731629" w:rsidRPr="00877DC3">
        <w:fldChar w:fldCharType="end"/>
      </w:r>
      <w:r w:rsidR="00731629" w:rsidRPr="00877DC3">
        <w:t xml:space="preserve">. </w:t>
      </w:r>
      <w:r w:rsidR="008F09B2" w:rsidRPr="00877DC3">
        <w:t>Sca</w:t>
      </w:r>
      <w:r w:rsidR="008F09B2">
        <w:t>rce</w:t>
      </w:r>
      <w:r w:rsidR="00731629" w:rsidRPr="00877DC3">
        <w:t xml:space="preserve"> </w:t>
      </w:r>
      <w:r w:rsidR="00E11DC7">
        <w:t>support</w:t>
      </w:r>
      <w:r w:rsidR="00731629" w:rsidRPr="00877DC3">
        <w:t xml:space="preserve"> for </w:t>
      </w:r>
      <w:r w:rsidR="00E11DC7">
        <w:t xml:space="preserve">HW related </w:t>
      </w:r>
      <w:r w:rsidR="00731629" w:rsidRPr="00877DC3">
        <w:t xml:space="preserve">collapse may </w:t>
      </w:r>
      <w:r w:rsidR="00E11DC7">
        <w:t>be linked</w:t>
      </w:r>
      <w:r w:rsidR="00731629" w:rsidRPr="00877DC3">
        <w:t xml:space="preserve"> to the fact that most</w:t>
      </w:r>
      <w:r w:rsidR="00E11DC7">
        <w:t xml:space="preserve"> empirical</w:t>
      </w:r>
      <w:r w:rsidR="00EA6778" w:rsidRPr="00877DC3">
        <w:t xml:space="preserve"> studies </w:t>
      </w:r>
      <w:r w:rsidR="00731629" w:rsidRPr="00877DC3">
        <w:t>analyse</w:t>
      </w:r>
      <w:r w:rsidR="00690ADB">
        <w:t xml:space="preserve"> the impact of</w:t>
      </w:r>
      <w:r w:rsidR="00731629" w:rsidRPr="00877DC3">
        <w:t xml:space="preserve"> </w:t>
      </w:r>
      <w:r w:rsidR="00CF26AC" w:rsidRPr="00877DC3">
        <w:t xml:space="preserve">a single HW event </w:t>
      </w:r>
      <w:r w:rsidR="00731629" w:rsidRPr="00877DC3">
        <w:fldChar w:fldCharType="begin"/>
      </w:r>
      <w:r w:rsidR="00731629" w:rsidRPr="00877DC3">
        <w:instrText xml:space="preserve"> ADDIN ZOTERO_ITEM CSL_CITATION {"citationID":"yaAnxn85","properties":{"formattedCitation":"(Polazzo {\\i{}et al.} 2022)","plainCitation":"(Polazzo et al. 2022)","noteIndex":0},"citationItems":[{"id":1683,"uris":["http://zotero.org/users/10426170/items/E5S869CU"],"itemData":{"id":1683,"type":"article-journal","abstract":"Freshwater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731629" w:rsidRPr="00877DC3">
        <w:fldChar w:fldCharType="separate"/>
      </w:r>
      <w:r w:rsidR="00731629" w:rsidRPr="00877DC3">
        <w:t xml:space="preserve">(Polazzo </w:t>
      </w:r>
      <w:r w:rsidR="00731629" w:rsidRPr="00877DC3">
        <w:rPr>
          <w:i/>
          <w:iCs/>
        </w:rPr>
        <w:t>et al.</w:t>
      </w:r>
      <w:r w:rsidR="00731629" w:rsidRPr="00877DC3">
        <w:t xml:space="preserve"> 2022)</w:t>
      </w:r>
      <w:r w:rsidR="00731629" w:rsidRPr="00877DC3">
        <w:fldChar w:fldCharType="end"/>
      </w:r>
      <w:r w:rsidR="005F30F4">
        <w:t xml:space="preserve">, and the few available studies </w:t>
      </w:r>
      <w:r w:rsidR="00690ADB">
        <w:t xml:space="preserve">considering </w:t>
      </w:r>
      <w:r w:rsidR="005F30F4">
        <w:t>recurrent HWs have not focused on assessing</w:t>
      </w:r>
      <w:r w:rsidR="007D6CDA">
        <w:t xml:space="preserve"> </w:t>
      </w:r>
      <w:r w:rsidR="005F30F4">
        <w:t xml:space="preserve">cumulative effects on </w:t>
      </w:r>
      <w:r w:rsidR="000C43FB">
        <w:t>ecological resilience</w:t>
      </w:r>
      <w:r w:rsidR="005F30F4">
        <w:t xml:space="preserve"> (</w:t>
      </w:r>
      <w:r w:rsidR="005F30F4" w:rsidRPr="00877DC3">
        <w:t xml:space="preserve">Hermann </w:t>
      </w:r>
      <w:r w:rsidR="005F30F4" w:rsidRPr="00877DC3">
        <w:rPr>
          <w:i/>
          <w:iCs/>
        </w:rPr>
        <w:t>et al.</w:t>
      </w:r>
      <w:r w:rsidR="005F30F4" w:rsidRPr="00877DC3">
        <w:t xml:space="preserve"> 2023, 2024</w:t>
      </w:r>
      <w:r w:rsidR="005F30F4">
        <w:t xml:space="preserve">). </w:t>
      </w:r>
      <w:r w:rsidR="002A2CFB" w:rsidRPr="00877DC3">
        <w:t xml:space="preserve">Yet, </w:t>
      </w:r>
      <w:r w:rsidR="00763B02">
        <w:t>w</w:t>
      </w:r>
      <w:r w:rsidR="00763B02" w:rsidRPr="00763B02">
        <w:t xml:space="preserve">ith heatwaves expected to become more </w:t>
      </w:r>
      <w:r w:rsidR="00763B02">
        <w:t>common</w:t>
      </w:r>
      <w:r w:rsidR="00763B02" w:rsidRPr="00763B02">
        <w:t xml:space="preserve"> in the future</w:t>
      </w:r>
      <w:r w:rsidR="002A2CFB" w:rsidRPr="00877DC3">
        <w:t>,</w:t>
      </w:r>
      <w:r w:rsidR="009E298A" w:rsidRPr="00877DC3">
        <w:t xml:space="preserve"> concern</w:t>
      </w:r>
      <w:r w:rsidR="00827BCE">
        <w:t xml:space="preserve">s </w:t>
      </w:r>
      <w:r w:rsidR="00F95EFB">
        <w:t>have raised</w:t>
      </w:r>
      <w:r w:rsidR="009E298A" w:rsidRPr="00877DC3">
        <w:t xml:space="preserve"> about whether and how natural communities can </w:t>
      </w:r>
      <w:r w:rsidR="000C43FB">
        <w:t>sustain</w:t>
      </w:r>
      <w:r w:rsidR="00827BCE" w:rsidRPr="00877DC3">
        <w:t xml:space="preserve"> </w:t>
      </w:r>
      <w:r w:rsidR="009701D6" w:rsidRPr="00877DC3">
        <w:t>multiple recurring HWs</w:t>
      </w:r>
      <w:r w:rsidR="009E298A" w:rsidRPr="00877DC3">
        <w:t>.</w:t>
      </w:r>
    </w:p>
    <w:p w14:paraId="130AC88A" w14:textId="1CF51450" w:rsidR="00621C38" w:rsidRDefault="00621C38" w:rsidP="008279E9">
      <w:pPr>
        <w:pStyle w:val="NormalWeb"/>
        <w:spacing w:before="0" w:beforeAutospacing="0" w:after="0" w:afterAutospacing="0" w:line="480" w:lineRule="auto"/>
        <w:ind w:firstLine="720"/>
        <w:jc w:val="both"/>
      </w:pPr>
      <w:r>
        <w:lastRenderedPageBreak/>
        <w:t xml:space="preserve">How </w:t>
      </w:r>
      <w:r w:rsidR="00F95EFB">
        <w:t xml:space="preserve">repeated perturbations </w:t>
      </w:r>
      <w:r>
        <w:t>affect the resilience of a system</w:t>
      </w:r>
      <w:r w:rsidR="00F95EFB">
        <w:t xml:space="preserve"> can be </w:t>
      </w:r>
      <w:r>
        <w:t>understood</w:t>
      </w:r>
      <w:r w:rsidR="00F95EFB">
        <w:t xml:space="preserve"> </w:t>
      </w:r>
      <w:r>
        <w:t>through</w:t>
      </w:r>
      <w:r w:rsidR="00F95EFB">
        <w:t xml:space="preserve"> two major ecological </w:t>
      </w:r>
      <w:r w:rsidR="003F73C8" w:rsidRPr="00877DC3">
        <w:t>framework</w:t>
      </w:r>
      <w:r w:rsidR="00144E52">
        <w:t>s</w:t>
      </w:r>
      <w:r w:rsidR="003F73C8" w:rsidRPr="00877DC3">
        <w:t>: critical slowing down and community</w:t>
      </w:r>
      <w:ins w:id="37" w:author="Francesco Polazzo" w:date="2024-10-04T12:55:00Z" w16du:dateUtc="2024-10-04T10:55:00Z">
        <w:r w:rsidR="00E15E6E">
          <w:t xml:space="preserve"> or ecosystem</w:t>
        </w:r>
      </w:ins>
      <w:r w:rsidR="003F73C8" w:rsidRPr="00877DC3">
        <w:t xml:space="preserve"> rescue. Critical slowing down </w:t>
      </w:r>
      <w:r w:rsidR="0070095B" w:rsidRPr="00877DC3">
        <w:t xml:space="preserve">is </w:t>
      </w:r>
      <w:r w:rsidR="0062670E">
        <w:t>the</w:t>
      </w:r>
      <w:r w:rsidR="0070095B" w:rsidRPr="00877DC3">
        <w:t xml:space="preserve"> </w:t>
      </w:r>
      <w:r w:rsidR="0062670E">
        <w:t xml:space="preserve">process by which functional </w:t>
      </w:r>
      <w:r w:rsidR="000C43FB">
        <w:t xml:space="preserve">and / </w:t>
      </w:r>
      <w:r w:rsidR="0062670E">
        <w:t>or structural recovery of communities decreases when they are close to a</w:t>
      </w:r>
      <w:r w:rsidR="0023034B">
        <w:t xml:space="preserve"> </w:t>
      </w:r>
      <w:r>
        <w:t>tipping</w:t>
      </w:r>
      <w:r w:rsidR="0062670E">
        <w:t xml:space="preserve"> point </w:t>
      </w:r>
      <w:r w:rsidR="00FD133B">
        <w:t>because the</w:t>
      </w:r>
      <w:r w:rsidR="003F73C8" w:rsidRPr="00877DC3">
        <w:t xml:space="preserve"> </w:t>
      </w:r>
      <w:r w:rsidR="00FD133B" w:rsidRPr="00FD133B">
        <w:t xml:space="preserve">internal stabilizing forces </w:t>
      </w:r>
      <w:r w:rsidR="00B50309">
        <w:t xml:space="preserve">of the community </w:t>
      </w:r>
      <w:r w:rsidR="00FD133B" w:rsidRPr="00FD133B">
        <w:t>become weaker</w:t>
      </w:r>
      <w:r w:rsidR="00FD133B">
        <w:t xml:space="preserve"> </w:t>
      </w:r>
      <w:r w:rsidR="003F73C8" w:rsidRPr="00877DC3">
        <w:fldChar w:fldCharType="begin"/>
      </w:r>
      <w:r w:rsidR="003F73C8" w:rsidRPr="00877DC3">
        <w:instrText xml:space="preserve"> ADDIN ZOTERO_ITEM CSL_CITATION {"citationID":"mHkSvpzA","properties":{"formattedCitation":"(Veraart {\\i{}et al.} 2012)","plainCitation":"(Veraart et al. 2012)","noteIndex":0},"citationItems":[{"id":2615,"uris":["http://zotero.org/users/10426170/items/VUKN2TBT"],"itemData":{"id":2615,"type":"article-journal","abstract":"Decreased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rsidR="003F73C8" w:rsidRPr="00877DC3">
        <w:fldChar w:fldCharType="separate"/>
      </w:r>
      <w:r w:rsidR="003F73C8" w:rsidRPr="00877DC3">
        <w:t xml:space="preserve">(Veraart </w:t>
      </w:r>
      <w:r w:rsidR="003F73C8" w:rsidRPr="00877DC3">
        <w:rPr>
          <w:i/>
          <w:iCs/>
        </w:rPr>
        <w:t>et al.</w:t>
      </w:r>
      <w:r w:rsidR="003F73C8" w:rsidRPr="00877DC3">
        <w:t xml:space="preserve"> 2012)</w:t>
      </w:r>
      <w:r w:rsidR="003F73C8" w:rsidRPr="00877DC3">
        <w:fldChar w:fldCharType="end"/>
      </w:r>
      <w:r w:rsidR="003F73C8" w:rsidRPr="00877DC3">
        <w:t xml:space="preserve">. The exact </w:t>
      </w:r>
      <w:r w:rsidR="00E75FB6" w:rsidRPr="00877DC3">
        <w:t>shifting point is notoriously difficult to predict</w:t>
      </w:r>
      <w:r w:rsidR="006B7BFF">
        <w:t>, as ecosystems e</w:t>
      </w:r>
      <w:r w:rsidR="006B7BFF" w:rsidRPr="006B7BFF">
        <w:t>xhibit complex, nonlinear interactions among various biotic and abiotic components</w:t>
      </w:r>
      <w:r w:rsidR="006B7BFF">
        <w:t>, where s</w:t>
      </w:r>
      <w:r w:rsidR="006B7BFF" w:rsidRPr="006B7BFF">
        <w:t>mall changes can lead to disproportionate effects</w:t>
      </w:r>
      <w:r w:rsidR="006B7BFF">
        <w:t xml:space="preserve"> </w:t>
      </w:r>
      <w:r w:rsidR="00144E52">
        <w:fldChar w:fldCharType="begin"/>
      </w:r>
      <w:r w:rsidR="00144E52">
        <w:instrText xml:space="preserve"> ADDIN ZOTERO_ITEM CSL_CITATION {"citationID":"IWWOR0Vp","properties":{"formattedCitation":"(van Nes &amp; Scheffer 2007)","plainCitation":"(van Nes &amp; Scheffer 2007)","noteIndex":0},"citationItems":[{"id":2664,"uris":["http://zotero.org/users/10426170/items/6AE5JKSP"],"itemData":{"id":2664,"type":"article-journal","abstract":"The size of the basin of attraction in ecosystems with alternative stable states is often referred to as “ecological resilience.” Ecosystems with a low ecological resilience may easily be tipped into an alternative basin of attraction by a stochastic event. Unfortunately, it is very difficult to measure ecological resilience in practice. Here we show that the rate of recovery from small perturbations (sometimes called “engineering resilience”) is a remarkably good indicator of ecological resilience. Such recovery rates decrease as a catastrophic regime shift is approached, a phenomenon known in physics as “critical slowing down.” We demonstrate the robust occurrence of critical slowing down in six ecological models and outline a possible experimental approach to quantify differences in recovery rates. In all the models we analyzed, critical slowing down becomes apparent quite far from a threshold point, suggesting that it may indeed be of practical use as an early warning signal. Despite the fact that critical slowing down could also indicate other critical transitions, such as a stable system becoming oscillatory, the robustness of the phenomenon makes it a promising indicator of loss of resilience and the risk of upcoming regime shifts in a system.","container-title":"The American Naturalist","DOI":"10.1086/516845","ISSN":"0003-0147","issue":"6","note":"publisher: The University of Chicago Press","page":"738-747","source":"journals.uchicago.edu (Atypon)","title":"Slow Recovery from Perturbations as a Generic Indicator of a Nearby Catastrophic Shift.","volume":"169","author":[{"family":"Nes","given":"Egbert H.","non-dropping-particle":"van"},{"family":"Scheffer","given":"Marten"}],"issued":{"date-parts":[["2007",6]]}}}],"schema":"https://github.com/citation-style-language/schema/raw/master/csl-citation.json"} </w:instrText>
      </w:r>
      <w:r w:rsidR="00144E52">
        <w:fldChar w:fldCharType="separate"/>
      </w:r>
      <w:r w:rsidR="00144E52">
        <w:rPr>
          <w:noProof/>
        </w:rPr>
        <w:t>(van Nes &amp; Scheffer 2007)</w:t>
      </w:r>
      <w:r w:rsidR="00144E52">
        <w:fldChar w:fldCharType="end"/>
      </w:r>
      <w:r w:rsidR="00E75FB6" w:rsidRPr="00877DC3">
        <w:t xml:space="preserve">. Therefore, the focus has shifted to deducing processes from patterns. This involves identifying observable signals in measurable </w:t>
      </w:r>
      <w:r w:rsidR="00AF7DDA">
        <w:t>endpoints</w:t>
      </w:r>
      <w:r w:rsidR="00E75FB6" w:rsidRPr="00877DC3">
        <w:t xml:space="preserve"> of a biological system that indicate changes in the </w:t>
      </w:r>
      <w:r>
        <w:t>system’s behaviour</w:t>
      </w:r>
      <w:r w:rsidR="00E75FB6" w:rsidRPr="00877DC3">
        <w:t xml:space="preserve">, which may result in </w:t>
      </w:r>
      <w:r w:rsidR="00144E52">
        <w:t>a critical transition</w:t>
      </w:r>
      <w:r w:rsidR="00E75FB6" w:rsidRPr="00877DC3">
        <w:t>.</w:t>
      </w:r>
      <w:r w:rsidR="003F73C8" w:rsidRPr="00877DC3">
        <w:t xml:space="preserve"> </w:t>
      </w:r>
      <w:r w:rsidR="00E75FB6" w:rsidRPr="00877DC3">
        <w:t xml:space="preserve">In the last two decades, the phenomenon known as </w:t>
      </w:r>
      <w:r w:rsidR="00144E52" w:rsidRPr="00877DC3">
        <w:t>critical</w:t>
      </w:r>
      <w:r w:rsidR="00E75FB6" w:rsidRPr="00877DC3">
        <w:t xml:space="preserve"> slowing down has been indicated as a possible </w:t>
      </w:r>
      <w:r w:rsidR="003F73C8" w:rsidRPr="00877DC3">
        <w:t xml:space="preserve">early warning signal (EWS) </w:t>
      </w:r>
      <w:r w:rsidR="00E75FB6" w:rsidRPr="00877DC3">
        <w:t xml:space="preserve">of an </w:t>
      </w:r>
      <w:r w:rsidR="00144E52" w:rsidRPr="00877DC3">
        <w:t>approaching</w:t>
      </w:r>
      <w:r w:rsidR="00E75FB6" w:rsidRPr="00877DC3">
        <w:t xml:space="preserve"> </w:t>
      </w:r>
      <w:r w:rsidR="00144E52" w:rsidRPr="00877DC3">
        <w:t>abrupt</w:t>
      </w:r>
      <w:r w:rsidR="00E75FB6" w:rsidRPr="00877DC3">
        <w:t xml:space="preserve"> shift, </w:t>
      </w:r>
      <w:r w:rsidR="003F73C8" w:rsidRPr="00877DC3">
        <w:t xml:space="preserve">derived from dynamic systems theory </w:t>
      </w:r>
      <w:r w:rsidR="00B21C97">
        <w:fldChar w:fldCharType="begin"/>
      </w:r>
      <w:r w:rsidR="00B21C97">
        <w:instrText xml:space="preserve"> ADDIN ZOTERO_ITEM CSL_CITATION {"citationID":"IDBoBaWz","properties":{"formattedCitation":"(Rietkerk {\\i{}et al.} 1996; Strogatz 2019)","plainCitation":"(Rietkerk et al. 1996; Strogatz 2019)","noteIndex":0},"citationItems":[{"id":2668,"uris":["http://zotero.org/users/10426170/items/UITUMEZA"],"itemData":{"id":2668,"type":"article-journal","abstract":"This paper sets out that the dynamics of the Sahelian rangeland vegetation can be interpreted as a cusp catastrophe and that this interpretation offers a promising basis for the description and analysis of this ecosystem. Firstly, an existing scheme of the dynamics of Sahelian herbaceous vegetation is translated into the state-and-transition formulation. Secondly, the application of the cusp catastrophe is explored by studying the behaviour of the Sahelian rangeland ecosystem under changing effective rainfall and grazing intensity, using the transitions from the state-and-transition formulation as vectors along the cusp manifold. This conceptual cusp catastrophe model subsequently results in the identification of hypotheses and the detection of 5 catastrophic properties of this ecosystem (bimodality, inaccessibility, sudden jumps, divergence and hysteresis) that have important management implications. The continuous and the discontinuous processes occurring in the Sahelian rangeland ecosystem can both be captured in a unified conceptual model by applying the cusp catastrophe theory. Testing the hypotheses generated by the conceptual model and searching for additional catastrophic properties, such as divergence of linear response and critical slowing down, is a useful direction for future research.","container-title":"49","DOI":"10.2307/4002292","ISSN":"0022-409X","language":"en","license":"http://rightsstatements.org/vocab/InC/1.0/","note":"Accepted: 2020-09-23T18:08:55Z\npublisher: Society for Range Management","source":"repository.arizona.edu","title":"Sahelian rangeland development; a catastrophe?","URL":"https://repository.arizona.edu/handle/10150/644314","author":[{"family":"Rietkerk","given":"M."},{"family":"Ketner","given":"P."},{"family":"Stroosnijder","given":"L."},{"family":"Prins","given":"H. H. T."}],"accessed":{"date-parts":[["2024",6,28]]},"issued":{"date-parts":[["1996",11,1]]}}},{"id":2670,"uris":["http://zotero.org/users/10426170/items/C2QU4XV2"],"itemData":{"id":2670,"type":"book","abstract":"This textbook is aimed at newcomers to nonlinear dynamics and chaos, especially students taking a first course in the subject. The presentation stresses analytical methods, concrete examples, and geometric intuition. The theory is developed systematically, starting with first-order differential equations and their bifurcations, followed by phase plane analysis, limit cycles and their bifurcations, and culminating with the Lorenz equations, chaos, iterated maps, period doubling, renormalization, fractals, and strange attractors.","edition":"2","event-place":"Boca Raton","ISBN":"978-0-429-49256-3","note":"DOI: 10.1201/9780429492563","number-of-pages":"532","publisher":"CRC Press","publisher-place":"Boca Raton","title":"Nonlinear Dynamics and Chaos: With Applications to Physics, Biology, Chemistry, and Engineering","title-short":"Nonlinear Dynamics and Chaos","author":[{"family":"Strogatz","given":"Steven H."}],"issued":{"date-parts":[["2019",5,23]]}}}],"schema":"https://github.com/citation-style-language/schema/raw/master/csl-citation.json"} </w:instrText>
      </w:r>
      <w:r w:rsidR="00B21C97">
        <w:fldChar w:fldCharType="separate"/>
      </w:r>
      <w:r w:rsidR="00B21C97" w:rsidRPr="00B21C97">
        <w:t xml:space="preserve">(Rietkerk </w:t>
      </w:r>
      <w:r w:rsidR="00B21C97" w:rsidRPr="00B21C97">
        <w:rPr>
          <w:i/>
          <w:iCs/>
        </w:rPr>
        <w:t>et al.</w:t>
      </w:r>
      <w:r w:rsidR="00B21C97" w:rsidRPr="00B21C97">
        <w:t xml:space="preserve"> 1996; Strogatz 2019)</w:t>
      </w:r>
      <w:r w:rsidR="00B21C97">
        <w:fldChar w:fldCharType="end"/>
      </w:r>
      <w:r w:rsidR="00E75FB6" w:rsidRPr="00877DC3">
        <w:t xml:space="preserve">. </w:t>
      </w:r>
      <w:r w:rsidR="00984837">
        <w:t>EWSs</w:t>
      </w:r>
      <w:r w:rsidR="00E75FB6" w:rsidRPr="00877DC3">
        <w:t xml:space="preserve"> </w:t>
      </w:r>
      <w:r w:rsidR="0043283F">
        <w:t xml:space="preserve">are </w:t>
      </w:r>
      <w:r w:rsidR="00E75FB6" w:rsidRPr="00877DC3">
        <w:t xml:space="preserve">based on the idea that recovery rates from </w:t>
      </w:r>
      <w:r w:rsidR="00FD133B" w:rsidRPr="00877DC3">
        <w:t>repeated perturbations</w:t>
      </w:r>
      <w:r w:rsidR="00A94033">
        <w:t xml:space="preserve"> </w:t>
      </w:r>
      <w:r w:rsidR="00E75FB6" w:rsidRPr="00877DC3">
        <w:t>tend to zero as a system approaches a transition point</w:t>
      </w:r>
      <w:r>
        <w:t xml:space="preserve"> </w:t>
      </w:r>
      <w:r>
        <w:fldChar w:fldCharType="begin"/>
      </w:r>
      <w:r>
        <w:instrText xml:space="preserve"> ADDIN ZOTERO_ITEM CSL_CITATION {"citationID":"7dwIVxTY","properties":{"formattedCitation":"(Rietkerk {\\i{}et al.} 1996; Strogatz 2019; Veraart {\\i{}et al.} 2012)","plainCitation":"(Rietkerk et al. 1996; Strogatz 2019; Veraart et al. 2012)","noteIndex":0},"citationItems":[{"id":2668,"uris":["http://zotero.org/users/10426170/items/UITUMEZA"],"itemData":{"id":2668,"type":"article-journal","abstract":"This paper sets out that the dynamics of the Sahelian rangeland vegetation can be interpreted as a cusp catastrophe and that this interpretation offers a promising basis for the description and analysis of this ecosystem. Firstly, an existing scheme of the dynamics of Sahelian herbaceous vegetation is translated into the state-and-transition formulation. Secondly, the application of the cusp catastrophe is explored by studying the behaviour of the Sahelian rangeland ecosystem under changing effective rainfall and grazing intensity, using the transitions from the state-and-transition formulation as vectors along the cusp manifold. This conceptual cusp catastrophe model subsequently results in the identification of hypotheses and the detection of 5 catastrophic properties of this ecosystem (bimodality, inaccessibility, sudden jumps, divergence and hysteresis) that have important management implications. The continuous and the discontinuous processes occurring in the Sahelian rangeland ecosystem can both be captured in a unified conceptual model by applying the cusp catastrophe theory. Testing the hypotheses generated by the conceptual model and searching for additional catastrophic properties, such as divergence of linear response and critical slowing down, is a useful direction for future research.","container-title":"49","DOI":"10.2307/4002292","ISSN":"0022-409X","language":"en","license":"http://rightsstatements.org/vocab/InC/1.0/","note":"Accepted: 2020-09-23T18:08:55Z\npublisher: Society for Range Management","source":"repository.arizona.edu","title":"Sahelian rangeland development; a catastrophe?","URL":"https://repository.arizona.edu/handle/10150/644314","author":[{"family":"Rietkerk","given":"M."},{"family":"Ketner","given":"P."},{"family":"Stroosnijder","given":"L."},{"family":"Prins","given":"H. H. T."}],"accessed":{"date-parts":[["2024",6,28]]},"issued":{"date-parts":[["1996",11,1]]}}},{"id":2670,"uris":["http://zotero.org/users/10426170/items/C2QU4XV2"],"itemData":{"id":2670,"type":"book","abstract":"This textbook is aimed at newcomers to nonlinear dynamics and chaos, especially students taking a first course in the subject. The presentation stresses analytical methods, concrete examples, and geometric intuition. The theory is developed systematically, starting with first-order differential equations and their bifurcations, followed by phase plane analysis, limit cycles and their bifurcations, and culminating with the Lorenz equations, chaos, iterated maps, period doubling, renormalization, fractals, and strange attractors.","edition":"2","event-place":"Boca Raton","ISBN":"978-0-429-49256-3","note":"DOI: 10.1201/9780429492563","number-of-pages":"532","publisher":"CRC Press","publisher-place":"Boca Raton","title":"Nonlinear Dynamics and Chaos: With Applications to Physics, Biology, Chemistry, and Engineering","title-short":"Nonlinear Dynamics and Chaos","author":[{"family":"Strogatz","given":"Steven H."}],"issued":{"date-parts":[["2019",5,23]]}}},{"id":2615,"uris":["http://zotero.org/users/10426170/items/VUKN2TBT"],"itemData":{"id":2615,"type":"article-journal","abstract":"Decreased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fldChar w:fldCharType="separate"/>
      </w:r>
      <w:r w:rsidRPr="00621C38">
        <w:t xml:space="preserve">(Rietkerk </w:t>
      </w:r>
      <w:r w:rsidRPr="00621C38">
        <w:rPr>
          <w:i/>
          <w:iCs/>
        </w:rPr>
        <w:t>et al.</w:t>
      </w:r>
      <w:r w:rsidRPr="00621C38">
        <w:t xml:space="preserve"> 1996; Strogatz 2019; Veraart </w:t>
      </w:r>
      <w:r w:rsidRPr="00621C38">
        <w:rPr>
          <w:i/>
          <w:iCs/>
        </w:rPr>
        <w:t>et al.</w:t>
      </w:r>
      <w:r w:rsidRPr="00621C38">
        <w:t xml:space="preserve"> 2012)</w:t>
      </w:r>
      <w:r>
        <w:fldChar w:fldCharType="end"/>
      </w:r>
      <w:r w:rsidR="00E75FB6" w:rsidRPr="00877DC3">
        <w:t>.</w:t>
      </w:r>
      <w:r w:rsidR="000D638F">
        <w:t xml:space="preserve"> </w:t>
      </w:r>
    </w:p>
    <w:p w14:paraId="0E3240A7" w14:textId="6ACD54AD" w:rsidR="00B21C97" w:rsidRDefault="00F47727" w:rsidP="008279E9">
      <w:pPr>
        <w:pStyle w:val="NormalWeb"/>
        <w:spacing w:before="0" w:beforeAutospacing="0" w:after="0" w:afterAutospacing="0" w:line="480" w:lineRule="auto"/>
        <w:ind w:firstLine="720"/>
        <w:jc w:val="both"/>
      </w:pPr>
      <w:r>
        <w:t>On the other hand</w:t>
      </w:r>
      <w:r w:rsidR="009E298A" w:rsidRPr="00877DC3">
        <w:t xml:space="preserve">, community </w:t>
      </w:r>
      <w:ins w:id="38" w:author="Francesco Polazzo" w:date="2024-10-04T12:59:00Z" w16du:dateUtc="2024-10-04T10:59:00Z">
        <w:r w:rsidR="00E15E6E">
          <w:t xml:space="preserve">and ecosystem </w:t>
        </w:r>
      </w:ins>
      <w:r w:rsidR="009E298A" w:rsidRPr="00877DC3">
        <w:t xml:space="preserve">rescue </w:t>
      </w:r>
      <w:r>
        <w:t xml:space="preserve">theory suggests that </w:t>
      </w:r>
      <w:r w:rsidR="009E298A" w:rsidRPr="00877DC3">
        <w:t>ecological</w:t>
      </w:r>
      <w:r w:rsidR="00777665">
        <w:t xml:space="preserve"> or</w:t>
      </w:r>
      <w:r>
        <w:t xml:space="preserve"> </w:t>
      </w:r>
      <w:r w:rsidR="009E298A" w:rsidRPr="00877DC3">
        <w:t>evolutionary processes</w:t>
      </w:r>
      <w:r>
        <w:t xml:space="preserve"> </w:t>
      </w:r>
      <w:r w:rsidR="00777665">
        <w:t xml:space="preserve">may </w:t>
      </w:r>
      <w:r w:rsidR="00777665" w:rsidRPr="00877DC3">
        <w:t xml:space="preserve">restore recovery under </w:t>
      </w:r>
      <w:r w:rsidR="00254626">
        <w:t xml:space="preserve">recurrent </w:t>
      </w:r>
      <w:r w:rsidR="00777665" w:rsidRPr="00877DC3">
        <w:t>stressful conditions</w:t>
      </w:r>
      <w:r w:rsidR="009E298A" w:rsidRPr="00877DC3">
        <w:t xml:space="preserve">, thereby preventing </w:t>
      </w:r>
      <w:r w:rsidR="0070095B" w:rsidRPr="00877DC3">
        <w:t>community</w:t>
      </w:r>
      <w:r w:rsidR="009E298A" w:rsidRPr="00877DC3">
        <w:t xml:space="preserve"> or ecosystem </w:t>
      </w:r>
      <w:r>
        <w:t>collapse</w:t>
      </w:r>
      <w:r w:rsidR="00316DF0">
        <w:t xml:space="preserve"> </w:t>
      </w:r>
      <w:r w:rsidR="00316DF0">
        <w:fldChar w:fldCharType="begin"/>
      </w:r>
      <w:r w:rsidR="00155AFE">
        <w:instrText xml:space="preserve"> ADDIN ZOTERO_ITEM CSL_CITATION {"citationID":"DaC5hYsf","properties":{"formattedCitation":"(Bell &amp; Gonzalez 2011; Carlson {\\i{}et al.} 2014; Samani &amp; Bell 2010)","plainCitation":"(Bell &amp; Gonzalez 2011; Carlson et al. 2014; Samani &amp; Bell 2010)","noteIndex":0},"citationItems":[{"id":2684,"uris":["http://zotero.org/users/10426170/items/WRVCJM3R"],"itemData":{"id":2684,"type":"article-journal","abstract":"It is not known whether evolution will usually be rapid enough to allow a species to adapt and persist in a deteriorating environment. We tracked the eco-evolutionary dynamics of metapopulations with a laboratory model system of yeast exposed to salt stress. Metapopulations experienced environmental deterioration at three different rates and their component populations were either unconnected or connected by local dispersal or by global dispersal. We found that adaptation was favored by gradual deterioration and local dispersal. After further abrupt deterioration, the frequency of evolutionary rescue depended on both the prior rate of deterioration and the rate of dispersal. Adaptation was surprisingly frequent and rapid in small peripheral populations. Thus, evolutionary dynamics affect both the persistence and the range of a species after environmental deterioration.","container-title":"Science","DOI":"10.1126/science.1203105","issue":"6035","note":"publisher: American Association for the Advancement of Science","page":"1327-1330","source":"science.org (Atypon)","title":"Adaptation and Evolutionary Rescue in Metapopulations Experiencing Environmental Deterioration","volume":"332","author":[{"family":"Bell","given":"Graham"},{"family":"Gonzalez","given":"Andrew"}],"issued":{"date-parts":[["2011",6,10]]}}},{"id":2681,"uris":["http://zotero.org/users/10426170/items/8NNG5DXF"],"itemData":{"id":2681,"type":"article-journal","container-title":"Trends in Ecology &amp; Evolution","DOI":"10.1016/j.tree.2014.06.005","ISSN":"0169-5347","issue":"9","journalAbbreviation":"Trends in Ecology &amp; Evolution","language":"English","note":"publisher: Elsevier\nPMID: 25038023","page":"521-530","source":"www.cell.com","title":"Evolutionary rescue in a changing world","volume":"29","author":[{"family":"Carlson","given":"Stephanie M."},{"family":"Cunningham","given":"Curry J."},{"family":"Westley","given":"Peter A. H."}],"issued":{"date-parts":[["2014",9,1]]}}},{"id":2678,"uris":["http://zotero.org/users/10426170/items/88JZ65ND"],"itemData":{"id":2678,"type":"article-journal","abstract":"The purpose of this experiment was to find out how a population becomes adapted to extremely stressful conditions as its environment deteriorates. We created a deteriorating environment for experimental selection lines of yeast by a stepwise increase in the concentration of salt in the growth medium. After each step, we tested the ability of the lines to grow at a high concentration of salt near the lethal limit for the ancestral strain. We found that mutations enhancing growth in this highly stressful environment began to spread at intermediate salt concentrations. The degree of enhancement was related to effective population size by a power law with a small exponent. The effect size of these mutations also increased with the population size in a similar fashion. From these results, we interpret adaptation to lethal stress as an indirect response to selection for resistance to previous lower levels of stress in a deteriorating environment. This suggests that the pattern of genetic correlation between successively higher levels of stress is an important factor in facilitating evolutionary rescue.","container-title":"Journal of Evolutionary Biology","DOI":"10.1111/j.1420-9101.2010.01945.x","ISSN":"1010-061X","issue":"4","journalAbbreviation":"Journal of Evolutionary Biology","page":"791-796","source":"Silverchair","title":"Adaptation of experimental yeast populations to stressful conditions in relation to population size","volume":"23","author":[{"family":"Samani","given":"P."},{"family":"Bell","given":"G."}],"issued":{"date-parts":[["2010",4,1]]}}}],"schema":"https://github.com/citation-style-language/schema/raw/master/csl-citation.json"} </w:instrText>
      </w:r>
      <w:r w:rsidR="00316DF0">
        <w:fldChar w:fldCharType="separate"/>
      </w:r>
      <w:r w:rsidR="00155AFE" w:rsidRPr="00155AFE">
        <w:t xml:space="preserve">(Bell &amp; Gonzalez 2011; Carlson </w:t>
      </w:r>
      <w:r w:rsidR="00155AFE" w:rsidRPr="00155AFE">
        <w:rPr>
          <w:i/>
          <w:iCs/>
        </w:rPr>
        <w:t>et al.</w:t>
      </w:r>
      <w:r w:rsidR="00155AFE" w:rsidRPr="00155AFE">
        <w:t xml:space="preserve"> 2014; Samani &amp; Bell 2010)</w:t>
      </w:r>
      <w:r w:rsidR="00316DF0">
        <w:fldChar w:fldCharType="end"/>
      </w:r>
      <w:r w:rsidR="009E298A" w:rsidRPr="00877DC3">
        <w:t>. Although empirical examples of community rescue are scarce</w:t>
      </w:r>
      <w:r w:rsidR="00B7235D">
        <w:t xml:space="preserve"> </w:t>
      </w:r>
      <w:r w:rsidR="00B7235D">
        <w:fldChar w:fldCharType="begin"/>
      </w:r>
      <w:r w:rsidR="00B7235D">
        <w:instrText xml:space="preserve"> ADDIN ZOTERO_ITEM CSL_CITATION {"citationID":"RBMwokwA","properties":{"formattedCitation":"(Fug\\uc0\\u232{}re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rsidR="00B7235D">
        <w:fldChar w:fldCharType="separate"/>
      </w:r>
      <w:r w:rsidR="00B7235D" w:rsidRPr="00B7235D">
        <w:t xml:space="preserve">(Fugère </w:t>
      </w:r>
      <w:r w:rsidR="00B7235D" w:rsidRPr="00B7235D">
        <w:rPr>
          <w:i/>
          <w:iCs/>
        </w:rPr>
        <w:t>et al.</w:t>
      </w:r>
      <w:r w:rsidR="00B7235D" w:rsidRPr="00B7235D">
        <w:t xml:space="preserve"> 2020)</w:t>
      </w:r>
      <w:r w:rsidR="00B7235D">
        <w:fldChar w:fldCharType="end"/>
      </w:r>
      <w:r w:rsidR="009E298A" w:rsidRPr="00877DC3">
        <w:t xml:space="preserve">, it is considered a key mechanism that enhances </w:t>
      </w:r>
      <w:r w:rsidR="00254626">
        <w:t xml:space="preserve">community </w:t>
      </w:r>
      <w:r w:rsidR="009E298A" w:rsidRPr="00877DC3">
        <w:t>resistance and helps maintai</w:t>
      </w:r>
      <w:r>
        <w:t>ning</w:t>
      </w:r>
      <w:r w:rsidR="009E298A" w:rsidRPr="00877DC3">
        <w:t xml:space="preserve"> aggregate community properties, such as biomass, under stressful conditions.</w:t>
      </w:r>
      <w:r w:rsidR="000D638F">
        <w:t xml:space="preserve"> B</w:t>
      </w:r>
      <w:r w:rsidR="000D638F" w:rsidRPr="00877DC3">
        <w:t>oth framework</w:t>
      </w:r>
      <w:r w:rsidR="000D638F">
        <w:t>s</w:t>
      </w:r>
      <w:r w:rsidR="000D638F" w:rsidRPr="00877DC3">
        <w:t xml:space="preserve"> are plausible and have been documented in communities undergoing repeated perturbations </w:t>
      </w:r>
      <w:r w:rsidR="000D638F" w:rsidRPr="00877DC3">
        <w:fldChar w:fldCharType="begin"/>
      </w:r>
      <w:r w:rsidR="000D638F" w:rsidRPr="00877DC3">
        <w:instrText xml:space="preserve"> ADDIN ZOTERO_ITEM CSL_CITATION {"citationID":"DTFwRcqw","properties":{"formattedCitation":"(Fug\\uc0\\u232{}re {\\i{}et al.} 2020; Veraart {\\i{}et al.} 2012)","plainCitation":"(Fugère et al. 2020; Veraart et al. 2012)","noteIndex":0},"citationItems":[{"id":805,"uris":["http://zotero.org/users/10426170/items/ESRFTQKK"],"itemData":{"id":805,"type":"article-journal","abstract":"Community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rsidR="000D638F" w:rsidRPr="00877DC3">
        <w:fldChar w:fldCharType="separate"/>
      </w:r>
      <w:r w:rsidR="000D638F" w:rsidRPr="00877DC3">
        <w:t xml:space="preserve">(Fugère </w:t>
      </w:r>
      <w:r w:rsidR="000D638F" w:rsidRPr="00877DC3">
        <w:rPr>
          <w:i/>
          <w:iCs/>
        </w:rPr>
        <w:t>et al.</w:t>
      </w:r>
      <w:r w:rsidR="000D638F" w:rsidRPr="00877DC3">
        <w:t xml:space="preserve"> 2020; Veraart </w:t>
      </w:r>
      <w:r w:rsidR="000D638F" w:rsidRPr="00877DC3">
        <w:rPr>
          <w:i/>
          <w:iCs/>
        </w:rPr>
        <w:t>et al.</w:t>
      </w:r>
      <w:r w:rsidR="000D638F" w:rsidRPr="00877DC3">
        <w:t xml:space="preserve"> 2012)</w:t>
      </w:r>
      <w:r w:rsidR="000D638F" w:rsidRPr="00877DC3">
        <w:fldChar w:fldCharType="end"/>
      </w:r>
      <w:r w:rsidR="00B67C7A">
        <w:t>.</w:t>
      </w:r>
      <w:r w:rsidR="000D638F">
        <w:t xml:space="preserve"> </w:t>
      </w:r>
      <w:r w:rsidR="00B67C7A">
        <w:t>However,</w:t>
      </w:r>
      <w:r w:rsidR="000D638F">
        <w:t xml:space="preserve"> to the best of our knowledge</w:t>
      </w:r>
      <w:r w:rsidR="00AA210B">
        <w:t>,</w:t>
      </w:r>
      <w:r w:rsidR="000D638F">
        <w:t xml:space="preserve"> they have not been applied to assess the impacts of recurrent heatwaves in freshwater </w:t>
      </w:r>
      <w:r w:rsidR="00942A54">
        <w:lastRenderedPageBreak/>
        <w:t>ecosystems</w:t>
      </w:r>
      <w:r w:rsidR="000D638F" w:rsidRPr="00877DC3">
        <w:t>.</w:t>
      </w:r>
      <w:r w:rsidR="00EA4101">
        <w:t xml:space="preserve"> Hence, the extent to which</w:t>
      </w:r>
      <w:r w:rsidR="00EA4101" w:rsidRPr="00877DC3">
        <w:t xml:space="preserve"> critical slowing down or </w:t>
      </w:r>
      <w:del w:id="39" w:author="Francesco Polazzo" w:date="2024-10-04T12:59:00Z" w16du:dateUtc="2024-10-04T10:59:00Z">
        <w:r w:rsidR="00EA4101" w:rsidRPr="00877DC3" w:rsidDel="00E15E6E">
          <w:delText xml:space="preserve">community </w:delText>
        </w:r>
      </w:del>
      <w:r w:rsidR="00EA4101" w:rsidRPr="00877DC3">
        <w:t>rescue occur</w:t>
      </w:r>
      <w:r w:rsidR="00EA4101">
        <w:t xml:space="preserve"> </w:t>
      </w:r>
      <w:r w:rsidR="00EA4101" w:rsidRPr="00877DC3">
        <w:t xml:space="preserve">in </w:t>
      </w:r>
      <w:r w:rsidR="00EA4101">
        <w:t xml:space="preserve">aquatic </w:t>
      </w:r>
      <w:del w:id="40" w:author="Andreu Rico Artero" w:date="2024-10-10T18:52:00Z" w16du:dateUtc="2024-10-10T16:52:00Z">
        <w:r w:rsidR="00EA4101" w:rsidRPr="00877DC3" w:rsidDel="007F0626">
          <w:delText xml:space="preserve">communities </w:delText>
        </w:r>
      </w:del>
      <w:ins w:id="41" w:author="Andreu Rico Artero" w:date="2024-10-10T18:52:00Z" w16du:dateUtc="2024-10-10T16:52:00Z">
        <w:r w:rsidR="007F0626">
          <w:t>ecosystems</w:t>
        </w:r>
        <w:r w:rsidR="007F0626" w:rsidRPr="00877DC3">
          <w:t xml:space="preserve"> </w:t>
        </w:r>
      </w:ins>
      <w:r w:rsidR="00EA4101" w:rsidRPr="00877DC3">
        <w:t>exposed to recurrent HWs</w:t>
      </w:r>
      <w:r w:rsidR="00EA4101">
        <w:t xml:space="preserve"> is yet unknown</w:t>
      </w:r>
      <w:r w:rsidR="00EA4101" w:rsidRPr="00877DC3">
        <w:t>.</w:t>
      </w:r>
    </w:p>
    <w:p w14:paraId="7E2234C5" w14:textId="13BDD58D" w:rsidR="00EA4101" w:rsidRDefault="00EA4101" w:rsidP="008279E9">
      <w:pPr>
        <w:pStyle w:val="NormalWeb"/>
        <w:spacing w:before="0" w:beforeAutospacing="0" w:after="0" w:afterAutospacing="0" w:line="480" w:lineRule="auto"/>
        <w:ind w:firstLine="720"/>
        <w:jc w:val="both"/>
      </w:pPr>
      <w:r>
        <w:t>The aim of this study was to assess the role of criti</w:t>
      </w:r>
      <w:r w:rsidRPr="00877DC3">
        <w:t xml:space="preserve">cal slowing down or </w:t>
      </w:r>
      <w:del w:id="42" w:author="Francesco Polazzo" w:date="2024-10-04T12:59:00Z" w16du:dateUtc="2024-10-04T10:59:00Z">
        <w:r w:rsidRPr="00877DC3" w:rsidDel="00E15E6E">
          <w:delText xml:space="preserve">community </w:delText>
        </w:r>
      </w:del>
      <w:r w:rsidRPr="00877DC3">
        <w:t>rescue</w:t>
      </w:r>
      <w:r>
        <w:t xml:space="preserve"> </w:t>
      </w:r>
      <w:r w:rsidR="000C43FB">
        <w:t>in</w:t>
      </w:r>
      <w:r>
        <w:t xml:space="preserve"> explain</w:t>
      </w:r>
      <w:r w:rsidR="000C43FB">
        <w:t>ing</w:t>
      </w:r>
      <w:r>
        <w:t xml:space="preserve"> the </w:t>
      </w:r>
      <w:del w:id="43" w:author="Francesco Polazzo" w:date="2024-10-04T12:59:00Z" w16du:dateUtc="2024-10-04T10:59:00Z">
        <w:r w:rsidDel="00E15E6E">
          <w:delText xml:space="preserve">functional </w:delText>
        </w:r>
      </w:del>
      <w:r>
        <w:t xml:space="preserve">response of </w:t>
      </w:r>
      <w:del w:id="44" w:author="Francesco Polazzo" w:date="2024-10-04T13:00:00Z" w16du:dateUtc="2024-10-04T11:00:00Z">
        <w:r w:rsidDel="00E15E6E">
          <w:delText xml:space="preserve">a </w:delText>
        </w:r>
      </w:del>
      <w:r>
        <w:t xml:space="preserve">phytoplankton </w:t>
      </w:r>
      <w:del w:id="45" w:author="Francesco Polazzo" w:date="2024-10-04T13:00:00Z" w16du:dateUtc="2024-10-04T11:00:00Z">
        <w:r w:rsidDel="00E15E6E">
          <w:delText xml:space="preserve">community </w:delText>
        </w:r>
      </w:del>
      <w:ins w:id="46" w:author="Francesco Polazzo" w:date="2024-10-04T13:00:00Z" w16du:dateUtc="2024-10-04T11:00:00Z">
        <w:r w:rsidR="00E15E6E">
          <w:t xml:space="preserve">biomass and dissolved oxygen </w:t>
        </w:r>
      </w:ins>
      <w:del w:id="47" w:author="Francesco Polazzo" w:date="2024-10-04T13:00:00Z" w16du:dateUtc="2024-10-04T11:00:00Z">
        <w:r w:rsidDel="00E15E6E">
          <w:delText xml:space="preserve">exposed </w:delText>
        </w:r>
      </w:del>
      <w:ins w:id="48" w:author="Francesco Polazzo" w:date="2024-10-04T13:00:00Z" w16du:dateUtc="2024-10-04T11:00:00Z">
        <w:r w:rsidR="00E15E6E">
          <w:t>when experiencing</w:t>
        </w:r>
      </w:ins>
      <w:del w:id="49" w:author="Francesco Polazzo" w:date="2024-10-04T13:00:00Z" w16du:dateUtc="2024-10-04T11:00:00Z">
        <w:r w:rsidDel="00E15E6E">
          <w:delText>to</w:delText>
        </w:r>
      </w:del>
      <w:r>
        <w:t xml:space="preserve"> recurrent HWs. </w:t>
      </w:r>
      <w:r w:rsidRPr="00877DC3">
        <w:t>For this</w:t>
      </w:r>
      <w:r>
        <w:t>,</w:t>
      </w:r>
      <w:r w:rsidRPr="00877DC3">
        <w:t xml:space="preserve"> we used data coming from an outdoor pond mesocosm experiment where a semi-natural phytoplankton community was exposed to three subsequent heatwaves</w:t>
      </w:r>
      <w:r w:rsidR="00AF7DDA">
        <w:t xml:space="preserve"> separated by one week at ambient temperature</w:t>
      </w:r>
      <w:r w:rsidR="00254626">
        <w:t xml:space="preserve">. </w:t>
      </w:r>
      <w:r w:rsidR="00B50309">
        <w:t xml:space="preserve">Such experimental design </w:t>
      </w:r>
      <w:r w:rsidR="00254626">
        <w:t xml:space="preserve">allowed us to assess the impacts of each of the three HWs on </w:t>
      </w:r>
      <w:del w:id="50" w:author="Francesco Polazzo" w:date="2024-10-04T13:01:00Z" w16du:dateUtc="2024-10-04T11:01:00Z">
        <w:r w:rsidR="00254626" w:rsidDel="00E15E6E">
          <w:delText xml:space="preserve">the </w:delText>
        </w:r>
      </w:del>
      <w:r w:rsidR="00254626">
        <w:t xml:space="preserve">phytoplankton </w:t>
      </w:r>
      <w:del w:id="51" w:author="Francesco Polazzo" w:date="2024-10-04T13:01:00Z" w16du:dateUtc="2024-10-04T11:01:00Z">
        <w:r w:rsidR="00254626" w:rsidDel="00E15E6E">
          <w:delText xml:space="preserve">community </w:delText>
        </w:r>
      </w:del>
      <w:ins w:id="52" w:author="Francesco Polazzo" w:date="2024-10-04T13:01:00Z" w16du:dateUtc="2024-10-04T11:01:00Z">
        <w:r w:rsidR="00E15E6E">
          <w:t xml:space="preserve">biomass, </w:t>
        </w:r>
      </w:ins>
      <w:del w:id="53" w:author="Francesco Polazzo" w:date="2024-10-04T13:01:00Z" w16du:dateUtc="2024-10-04T11:01:00Z">
        <w:r w:rsidR="00B50309" w:rsidDel="00E15E6E">
          <w:delText>on structural and functional endpoints</w:delText>
        </w:r>
      </w:del>
      <w:ins w:id="54" w:author="Francesco Polazzo" w:date="2024-10-04T13:01:00Z" w16du:dateUtc="2024-10-04T11:01:00Z">
        <w:r w:rsidR="00E15E6E">
          <w:t>composition, and dissolved oxygen concentration,</w:t>
        </w:r>
      </w:ins>
      <w:r w:rsidR="00B50309">
        <w:t xml:space="preserve"> </w:t>
      </w:r>
      <w:r w:rsidR="00254626">
        <w:t xml:space="preserve">as well as </w:t>
      </w:r>
      <w:r w:rsidRPr="00877DC3">
        <w:t>the change in the short-term recovery</w:t>
      </w:r>
      <w:ins w:id="55" w:author="Francesco Polazzo" w:date="2024-10-04T13:02:00Z" w16du:dateUtc="2024-10-04T11:02:00Z">
        <w:r w:rsidR="00E15E6E">
          <w:t xml:space="preserve"> of these properties</w:t>
        </w:r>
      </w:ins>
      <w:r w:rsidRPr="00877DC3">
        <w:t>.</w:t>
      </w:r>
      <w:r w:rsidR="009407D8">
        <w:t xml:space="preserve"> </w:t>
      </w:r>
      <w:r w:rsidR="00254626">
        <w:t>We hypothesized that if</w:t>
      </w:r>
      <w:r w:rsidR="007A27E4">
        <w:t xml:space="preserve"> </w:t>
      </w:r>
      <w:del w:id="56" w:author="Francesco Polazzo" w:date="2024-10-04T13:02:00Z" w16du:dateUtc="2024-10-04T11:02:00Z">
        <w:r w:rsidR="007A27E4" w:rsidDel="00E15E6E">
          <w:delText xml:space="preserve">community </w:delText>
        </w:r>
      </w:del>
      <w:r w:rsidR="007A27E4">
        <w:t xml:space="preserve">rescue prevails, </w:t>
      </w:r>
      <w:r w:rsidR="005E56A8">
        <w:t>the</w:t>
      </w:r>
      <w:r w:rsidR="005E56A8" w:rsidRPr="00877DC3">
        <w:t xml:space="preserve"> </w:t>
      </w:r>
      <w:r w:rsidR="007A27E4">
        <w:t xml:space="preserve">first </w:t>
      </w:r>
      <w:r w:rsidR="005E56A8" w:rsidRPr="00877DC3">
        <w:t xml:space="preserve">HW </w:t>
      </w:r>
      <w:r w:rsidR="007A27E4">
        <w:t>will</w:t>
      </w:r>
      <w:r w:rsidR="005E56A8" w:rsidRPr="00877DC3">
        <w:t xml:space="preserve"> </w:t>
      </w:r>
      <w:r w:rsidR="005E56A8">
        <w:t>determine</w:t>
      </w:r>
      <w:r w:rsidR="005E56A8" w:rsidRPr="00877DC3">
        <w:t xml:space="preserve"> a decline in community </w:t>
      </w:r>
      <w:del w:id="57" w:author="Francesco Polazzo" w:date="2024-10-04T13:02:00Z" w16du:dateUtc="2024-10-04T11:02:00Z">
        <w:r w:rsidR="005E56A8" w:rsidRPr="00877DC3" w:rsidDel="00E15E6E">
          <w:delText>functioning</w:delText>
        </w:r>
      </w:del>
      <w:ins w:id="58" w:author="Francesco Polazzo" w:date="2024-10-04T13:02:00Z" w16du:dateUtc="2024-10-04T11:02:00Z">
        <w:r w:rsidR="00E15E6E">
          <w:t>and ecosystem properties</w:t>
        </w:r>
      </w:ins>
      <w:r w:rsidR="005E56A8" w:rsidRPr="00877DC3">
        <w:t xml:space="preserve">, which </w:t>
      </w:r>
      <w:r w:rsidR="00254626">
        <w:t>will be followed by a</w:t>
      </w:r>
      <w:r w:rsidR="005E56A8" w:rsidRPr="00877DC3">
        <w:t xml:space="preserve"> compositional change</w:t>
      </w:r>
      <w:r w:rsidR="00254626">
        <w:t xml:space="preserve"> of the phytoplankton community</w:t>
      </w:r>
      <w:r w:rsidR="005E56A8" w:rsidRPr="00877DC3">
        <w:t xml:space="preserve"> that promotes stress-tolerant species</w:t>
      </w:r>
      <w:r w:rsidR="00254626">
        <w:t xml:space="preserve"> </w:t>
      </w:r>
      <w:r w:rsidR="00D42355">
        <w:t>and/</w:t>
      </w:r>
      <w:r w:rsidR="00254626">
        <w:t xml:space="preserve">or </w:t>
      </w:r>
      <w:r w:rsidR="00D42355">
        <w:t>genetic adaptation</w:t>
      </w:r>
      <w:r w:rsidR="00254626">
        <w:t xml:space="preserve"> </w:t>
      </w:r>
      <w:r w:rsidR="005E56A8" w:rsidRPr="00877DC3">
        <w:t xml:space="preserve"> </w:t>
      </w:r>
      <w:r w:rsidR="005E56A8" w:rsidRPr="00877DC3">
        <w:fldChar w:fldCharType="begin"/>
      </w:r>
      <w:r w:rsidR="005E56A8" w:rsidRPr="00877DC3">
        <w:instrText xml:space="preserve"> ADDIN ZOTERO_ITEM CSL_CITATION {"citationID":"Onrx24tE","properties":{"formattedCitation":"(Fug\\uc0\\u232{}re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rsidR="005E56A8" w:rsidRPr="00877DC3">
        <w:fldChar w:fldCharType="separate"/>
      </w:r>
      <w:r w:rsidR="005E56A8" w:rsidRPr="00877DC3">
        <w:t xml:space="preserve">(Fugère </w:t>
      </w:r>
      <w:r w:rsidR="005E56A8" w:rsidRPr="00877DC3">
        <w:rPr>
          <w:i/>
          <w:iCs/>
        </w:rPr>
        <w:t>et al.</w:t>
      </w:r>
      <w:r w:rsidR="005E56A8" w:rsidRPr="00877DC3">
        <w:t xml:space="preserve"> 2020)</w:t>
      </w:r>
      <w:r w:rsidR="005E56A8" w:rsidRPr="00877DC3">
        <w:fldChar w:fldCharType="end"/>
      </w:r>
      <w:r w:rsidR="005E56A8" w:rsidRPr="00877DC3">
        <w:t>. This new community might be more resistant to a following HW, and thus determine higher community stability</w:t>
      </w:r>
      <w:r w:rsidR="007A27E4">
        <w:t xml:space="preserve"> to future HWs</w:t>
      </w:r>
      <w:r w:rsidR="005E56A8" w:rsidRPr="00877DC3">
        <w:t xml:space="preserve">. </w:t>
      </w:r>
      <w:r w:rsidR="00254626">
        <w:t>Conversely</w:t>
      </w:r>
      <w:r w:rsidR="00F47727">
        <w:t xml:space="preserve">, </w:t>
      </w:r>
      <w:r w:rsidR="007A27E4">
        <w:t>if critical slowing down prevails, the</w:t>
      </w:r>
      <w:r w:rsidR="00F47727">
        <w:t xml:space="preserve"> stress accumulation due </w:t>
      </w:r>
      <w:r w:rsidR="009407D8">
        <w:t>to</w:t>
      </w:r>
      <w:r w:rsidR="00F47727">
        <w:t xml:space="preserve"> recurrent HWs</w:t>
      </w:r>
      <w:r w:rsidR="00D42355">
        <w:t xml:space="preserve"> </w:t>
      </w:r>
      <w:r w:rsidR="00B50309">
        <w:t>will gradually reduce the</w:t>
      </w:r>
      <w:r w:rsidR="007A27E4">
        <w:t xml:space="preserve"> recovery rate of the</w:t>
      </w:r>
      <w:r w:rsidR="00B50309">
        <w:t xml:space="preserve"> phytoplankton community </w:t>
      </w:r>
      <w:r w:rsidR="007A27E4">
        <w:t xml:space="preserve">after each HW, </w:t>
      </w:r>
      <w:r w:rsidR="009407D8">
        <w:t>reducing community resilience</w:t>
      </w:r>
      <w:r w:rsidR="00D42355">
        <w:t>,</w:t>
      </w:r>
      <w:r w:rsidR="009407D8">
        <w:t xml:space="preserve"> and </w:t>
      </w:r>
      <w:r w:rsidR="005E56A8">
        <w:t xml:space="preserve">driving the community to a collapse. </w:t>
      </w:r>
      <w:del w:id="59" w:author="Francesco Polazzo" w:date="2024-10-07T15:08:00Z" w16du:dateUtc="2024-10-07T13:08:00Z">
        <w:r w:rsidR="009407D8" w:rsidDel="0094742D">
          <w:delText xml:space="preserve">Here we tested these two theories and assessed </w:delText>
        </w:r>
        <w:r w:rsidR="007A27E4" w:rsidDel="0094742D">
          <w:delText xml:space="preserve">which </w:delText>
        </w:r>
        <w:r w:rsidR="001A24B7" w:rsidDel="0094742D">
          <w:delText>of them</w:delText>
        </w:r>
        <w:r w:rsidR="007A27E4" w:rsidDel="0094742D">
          <w:delText xml:space="preserve"> is more likely to </w:delText>
        </w:r>
        <w:r w:rsidR="001A24B7" w:rsidDel="0094742D">
          <w:delText xml:space="preserve">occur </w:delText>
        </w:r>
        <w:r w:rsidR="007A27E4" w:rsidDel="0094742D">
          <w:delText>in a phytoplankton community experiencing recurrent HWs</w:delText>
        </w:r>
        <w:r w:rsidR="009407D8" w:rsidDel="0094742D">
          <w:delText>.</w:delText>
        </w:r>
      </w:del>
    </w:p>
    <w:p w14:paraId="5A789C36" w14:textId="389E599A" w:rsidR="0049064C" w:rsidRPr="00243A0E" w:rsidRDefault="0049064C">
      <w:pPr>
        <w:pStyle w:val="Heading2"/>
        <w:spacing w:line="480" w:lineRule="auto"/>
        <w:jc w:val="both"/>
        <w:rPr>
          <w:rFonts w:ascii="Times New Roman" w:eastAsia="Times New Roman" w:hAnsi="Times New Roman" w:cs="Times New Roman"/>
          <w:b/>
          <w:bCs/>
          <w:color w:val="000000" w:themeColor="text1"/>
          <w:lang w:eastAsia="en-GB"/>
        </w:rPr>
        <w:pPrChange w:id="60" w:author="Andreu Rico Artero" w:date="2024-10-10T20:00:00Z" w16du:dateUtc="2024-10-10T18:00:00Z">
          <w:pPr>
            <w:pStyle w:val="Heading2"/>
            <w:spacing w:line="480" w:lineRule="auto"/>
          </w:pPr>
        </w:pPrChange>
      </w:pPr>
      <w:r w:rsidRPr="00243A0E">
        <w:rPr>
          <w:rFonts w:ascii="Times New Roman" w:eastAsia="Times New Roman" w:hAnsi="Times New Roman" w:cs="Times New Roman"/>
          <w:b/>
          <w:bCs/>
          <w:color w:val="000000" w:themeColor="text1"/>
          <w:lang w:eastAsia="en-GB"/>
        </w:rPr>
        <w:t>Materials and Methods</w:t>
      </w:r>
    </w:p>
    <w:p w14:paraId="17E0130D" w14:textId="39D01EFE" w:rsidR="00B657D3" w:rsidRPr="00243A0E" w:rsidRDefault="00105B2D">
      <w:pPr>
        <w:pStyle w:val="Heading3"/>
        <w:spacing w:line="480" w:lineRule="auto"/>
        <w:jc w:val="both"/>
        <w:rPr>
          <w:rFonts w:ascii="Times New Roman" w:eastAsia="Times New Roman" w:hAnsi="Times New Roman" w:cs="Times New Roman"/>
          <w:b/>
          <w:bCs/>
          <w:color w:val="000000" w:themeColor="text1"/>
          <w:sz w:val="24"/>
          <w:szCs w:val="24"/>
          <w:lang w:eastAsia="en-GB"/>
        </w:rPr>
        <w:pPrChange w:id="61" w:author="Andreu Rico Artero" w:date="2024-10-10T20:00:00Z" w16du:dateUtc="2024-10-10T18:00:00Z">
          <w:pPr>
            <w:pStyle w:val="Heading3"/>
            <w:spacing w:line="480" w:lineRule="auto"/>
          </w:pPr>
        </w:pPrChange>
      </w:pPr>
      <w:r w:rsidRPr="00243A0E">
        <w:rPr>
          <w:rFonts w:ascii="Times New Roman" w:eastAsia="Times New Roman" w:hAnsi="Times New Roman" w:cs="Times New Roman"/>
          <w:b/>
          <w:bCs/>
          <w:color w:val="000000" w:themeColor="text1"/>
          <w:sz w:val="24"/>
          <w:szCs w:val="24"/>
          <w:lang w:eastAsia="en-GB"/>
        </w:rPr>
        <w:t>Experimental design</w:t>
      </w:r>
    </w:p>
    <w:p w14:paraId="72492839" w14:textId="226F8EFE" w:rsidR="00EA4101" w:rsidRDefault="00F95EFB" w:rsidP="008279E9">
      <w:pPr>
        <w:pStyle w:val="NormalWeb"/>
        <w:spacing w:before="0" w:beforeAutospacing="0" w:after="0" w:afterAutospacing="0" w:line="480" w:lineRule="auto"/>
        <w:jc w:val="both"/>
      </w:pPr>
      <w:r>
        <w:t>An</w:t>
      </w:r>
      <w:r w:rsidR="00E37FB0" w:rsidRPr="00877DC3">
        <w:t xml:space="preserve"> outdoor mesocosm experiment </w:t>
      </w:r>
      <w:r>
        <w:t xml:space="preserve">was performed </w:t>
      </w:r>
      <w:r w:rsidR="00E37FB0" w:rsidRPr="00877DC3">
        <w:t>at the</w:t>
      </w:r>
      <w:r w:rsidR="00877DC3">
        <w:t xml:space="preserve"> </w:t>
      </w:r>
      <w:r w:rsidR="00E37FB0" w:rsidRPr="00877DC3">
        <w:t>facilities of the IMDEA Water Institute (</w:t>
      </w:r>
      <w:proofErr w:type="spellStart"/>
      <w:r w:rsidR="00E37FB0" w:rsidRPr="00877DC3">
        <w:t>Alcalá</w:t>
      </w:r>
      <w:proofErr w:type="spellEnd"/>
      <w:r w:rsidR="00E37FB0" w:rsidRPr="00877DC3">
        <w:t xml:space="preserve"> de Henares, Madrid, Spain) between April and July </w:t>
      </w:r>
      <w:r w:rsidR="00B50309">
        <w:t xml:space="preserve">of </w:t>
      </w:r>
      <w:r w:rsidR="00E37FB0" w:rsidRPr="00877DC3">
        <w:t xml:space="preserve">2021. </w:t>
      </w:r>
      <w:ins w:id="62" w:author="Francesco Polazzo" w:date="2024-10-04T13:03:00Z" w16du:dateUtc="2024-10-04T11:03:00Z">
        <w:r w:rsidR="00E15E6E">
          <w:t>The original experiment comprised 24 mesocosms, different temperature regimes, and an additional chemical st</w:t>
        </w:r>
      </w:ins>
      <w:ins w:id="63" w:author="Francesco Polazzo" w:date="2024-10-04T13:04:00Z" w16du:dateUtc="2024-10-04T11:04:00Z">
        <w:r w:rsidR="00E15E6E">
          <w:t xml:space="preserve">ressor </w:t>
        </w:r>
      </w:ins>
      <w:r w:rsidR="00E15E6E">
        <w:fldChar w:fldCharType="begin"/>
      </w:r>
      <w:r w:rsidR="00E15E6E">
        <w:instrText xml:space="preserve"> ADDIN ZOTERO_ITEM CSL_CITATION {"citationID":"dqMWJtcr","properties":{"formattedCitation":"(Hermann {\\i{}et al.} 2024)","plainCitation":"(Hermann et al. 2024)","noteIndex":0},"citationItems":[{"id":2654,"uris":["http://zotero.org/users/10426170/items/7LFIZCI2"],"itemData":{"id":2654,"type":"article-journal","abstract":"Ongoing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J."}],"issued":{"date-parts":[["2024",8,15]]}}}],"schema":"https://github.com/citation-style-language/schema/raw/master/csl-citation.json"} </w:instrText>
      </w:r>
      <w:r w:rsidR="00E15E6E">
        <w:fldChar w:fldCharType="separate"/>
      </w:r>
      <w:r w:rsidR="00E15E6E" w:rsidRPr="00E15E6E">
        <w:t xml:space="preserve">(Hermann </w:t>
      </w:r>
      <w:r w:rsidR="00E15E6E" w:rsidRPr="00E15E6E">
        <w:rPr>
          <w:i/>
          <w:iCs/>
        </w:rPr>
        <w:t>et al.</w:t>
      </w:r>
      <w:r w:rsidR="00E15E6E" w:rsidRPr="00E15E6E">
        <w:t xml:space="preserve"> 2024)</w:t>
      </w:r>
      <w:r w:rsidR="00E15E6E">
        <w:fldChar w:fldCharType="end"/>
      </w:r>
      <w:ins w:id="64" w:author="Francesco Polazzo" w:date="2024-10-04T13:04:00Z" w16du:dateUtc="2024-10-04T11:04:00Z">
        <w:r w:rsidR="00E15E6E">
          <w:t>. Here, we used a subset of the original data</w:t>
        </w:r>
      </w:ins>
      <w:ins w:id="65" w:author="Francesco Polazzo" w:date="2024-10-04T13:05:00Z" w16du:dateUtc="2024-10-04T11:05:00Z">
        <w:r w:rsidR="00E15E6E">
          <w:t xml:space="preserve">, only looking at the recurring HW treatment. </w:t>
        </w:r>
      </w:ins>
      <w:del w:id="66" w:author="Francesco Polazzo" w:date="2024-10-04T13:05:00Z" w16du:dateUtc="2024-10-04T11:05:00Z">
        <w:r w:rsidR="00E37FB0" w:rsidRPr="00877DC3" w:rsidDel="00E15E6E">
          <w:delText xml:space="preserve">The </w:delText>
        </w:r>
      </w:del>
      <w:ins w:id="67" w:author="Francesco Polazzo" w:date="2024-10-04T13:05:00Z" w16du:dateUtc="2024-10-04T11:05:00Z">
        <w:r w:rsidR="00E15E6E">
          <w:t xml:space="preserve">For this, </w:t>
        </w:r>
      </w:ins>
      <w:r w:rsidR="00E37FB0" w:rsidRPr="00877DC3">
        <w:t>8 mesocosms</w:t>
      </w:r>
      <w:ins w:id="68" w:author="Francesco Polazzo" w:date="2024-10-04T13:05:00Z" w16du:dateUtc="2024-10-04T11:05:00Z">
        <w:r w:rsidR="00E15E6E">
          <w:t xml:space="preserve"> were</w:t>
        </w:r>
      </w:ins>
      <w:r w:rsidR="00E37FB0" w:rsidRPr="00877DC3">
        <w:t xml:space="preserve"> used</w:t>
      </w:r>
      <w:ins w:id="69" w:author="Francesco Polazzo" w:date="2024-10-04T13:05:00Z" w16du:dateUtc="2024-10-04T11:05:00Z">
        <w:r w:rsidR="00E15E6E">
          <w:t xml:space="preserve">. </w:t>
        </w:r>
      </w:ins>
      <w:ins w:id="70" w:author="Francesco Polazzo" w:date="2024-10-04T13:10:00Z">
        <w:r w:rsidR="00E15E6E" w:rsidRPr="00E15E6E">
          <w:t xml:space="preserve">All </w:t>
        </w:r>
      </w:ins>
      <w:ins w:id="71" w:author="Francesco Polazzo" w:date="2024-10-04T13:10:00Z" w16du:dateUtc="2024-10-04T11:10:00Z">
        <w:r w:rsidR="00E15E6E">
          <w:t>mesocosm</w:t>
        </w:r>
      </w:ins>
      <w:ins w:id="72" w:author="Francesco Polazzo" w:date="2024-10-04T13:10:00Z">
        <w:r w:rsidR="00E15E6E" w:rsidRPr="00E15E6E">
          <w:t xml:space="preserve"> were </w:t>
        </w:r>
        <w:r w:rsidR="00E15E6E" w:rsidRPr="00E15E6E">
          <w:lastRenderedPageBreak/>
          <w:t xml:space="preserve">round, glass </w:t>
        </w:r>
        <w:proofErr w:type="spellStart"/>
        <w:r w:rsidR="00E15E6E" w:rsidRPr="00E15E6E">
          <w:t>fiber</w:t>
        </w:r>
        <w:proofErr w:type="spellEnd"/>
        <w:r w:rsidR="00E15E6E" w:rsidRPr="00E15E6E">
          <w:t xml:space="preserve"> ponds with a diameter of 1.2 m, a total depth of 1.2 m, and a volume of approximately 1000 L. Each </w:t>
        </w:r>
      </w:ins>
      <w:ins w:id="73" w:author="Francesco Polazzo" w:date="2024-10-04T13:11:00Z" w16du:dateUtc="2024-10-04T11:11:00Z">
        <w:r w:rsidR="00E15E6E">
          <w:t>mesocosm</w:t>
        </w:r>
      </w:ins>
      <w:ins w:id="74" w:author="Francesco Polazzo" w:date="2024-10-04T13:10:00Z">
        <w:r w:rsidR="00E15E6E" w:rsidRPr="00E15E6E">
          <w:t xml:space="preserve"> contained a </w:t>
        </w:r>
      </w:ins>
      <w:ins w:id="75" w:author="Francesco Polazzo" w:date="2024-10-04T13:11:00Z" w16du:dateUtc="2024-10-04T11:11:00Z">
        <w:r w:rsidR="00E15E6E">
          <w:t>30 cm</w:t>
        </w:r>
      </w:ins>
      <w:ins w:id="76" w:author="Francesco Polazzo" w:date="2024-10-04T13:10:00Z">
        <w:r w:rsidR="00E15E6E" w:rsidRPr="00E15E6E">
          <w:t xml:space="preserve"> to </w:t>
        </w:r>
      </w:ins>
      <w:ins w:id="77" w:author="Francesco Polazzo" w:date="2024-10-04T13:11:00Z" w16du:dateUtc="2024-10-04T11:11:00Z">
        <w:r w:rsidR="00E15E6E">
          <w:t>40 cm</w:t>
        </w:r>
      </w:ins>
      <w:ins w:id="78" w:author="Francesco Polazzo" w:date="2024-10-04T13:10:00Z">
        <w:r w:rsidR="00E15E6E" w:rsidRPr="00E15E6E">
          <w:t xml:space="preserve"> layer of silty-sand sediment sourced from the area around the institute and was filled with 850 L of freshwater from an artificial pond at the research facility. To account for water los</w:t>
        </w:r>
      </w:ins>
      <w:ins w:id="79" w:author="Andreu Rico Artero" w:date="2024-10-10T18:55:00Z" w16du:dateUtc="2024-10-10T16:55:00Z">
        <w:r w:rsidR="007F0626">
          <w:t>s</w:t>
        </w:r>
      </w:ins>
      <w:ins w:id="80" w:author="Francesco Polazzo" w:date="2024-10-04T13:10:00Z">
        <w:del w:id="81" w:author="Andreu Rico Artero" w:date="2024-10-10T18:55:00Z" w16du:dateUtc="2024-10-10T16:55:00Z">
          <w:r w:rsidR="00E15E6E" w:rsidRPr="00E15E6E" w:rsidDel="007F0626">
            <w:delText>t</w:delText>
          </w:r>
        </w:del>
        <w:r w:rsidR="00E15E6E" w:rsidRPr="00E15E6E">
          <w:t xml:space="preserve"> due to evaporation, we placed tap water in plastic buckets biweekly and exposed it to outdoor conditions for several days to reduce chlorine levels before refilling the </w:t>
        </w:r>
      </w:ins>
      <w:ins w:id="82" w:author="Francesco Polazzo" w:date="2024-10-07T09:09:00Z" w16du:dateUtc="2024-10-07T07:09:00Z">
        <w:r w:rsidR="008344D8">
          <w:t xml:space="preserve">mesocosms </w:t>
        </w:r>
      </w:ins>
      <w:ins w:id="83" w:author="Francesco Polazzo" w:date="2024-10-04T13:10:00Z">
        <w:r w:rsidR="00E15E6E" w:rsidRPr="00E15E6E">
          <w:t>to their original volume of 850 L.</w:t>
        </w:r>
      </w:ins>
      <w:ins w:id="84" w:author="Francesco Polazzo" w:date="2024-10-04T13:11:00Z" w16du:dateUtc="2024-10-04T11:11:00Z">
        <w:r w:rsidR="00E15E6E">
          <w:t xml:space="preserve"> </w:t>
        </w:r>
      </w:ins>
      <w:del w:id="85" w:author="Francesco Polazzo" w:date="2024-10-04T13:10:00Z" w16du:dateUtc="2024-10-04T11:10:00Z">
        <w:r w:rsidR="00E37FB0" w:rsidRPr="00877DC3" w:rsidDel="00E15E6E">
          <w:delText xml:space="preserve"> </w:delText>
        </w:r>
      </w:del>
      <w:del w:id="86" w:author="Francesco Polazzo" w:date="2024-10-04T13:05:00Z" w16du:dateUtc="2024-10-04T11:05:00Z">
        <w:r w:rsidR="00E37FB0" w:rsidRPr="00877DC3" w:rsidDel="00E15E6E">
          <w:delText xml:space="preserve">in this study </w:delText>
        </w:r>
      </w:del>
      <w:del w:id="87" w:author="Francesco Polazzo" w:date="2024-10-04T13:10:00Z" w16du:dateUtc="2024-10-04T11:10:00Z">
        <w:r w:rsidR="00E37FB0" w:rsidRPr="00877DC3" w:rsidDel="00E15E6E">
          <w:delText xml:space="preserve">were filled with 40 cm of sediment and 850 L of water from </w:delText>
        </w:r>
      </w:del>
      <w:del w:id="88" w:author="Francesco Polazzo" w:date="2024-09-30T15:38:00Z" w16du:dateUtc="2024-09-30T13:38:00Z">
        <w:r w:rsidR="00E37FB0" w:rsidRPr="00877DC3" w:rsidDel="00337529">
          <w:delText>an artificial lagoon.</w:delText>
        </w:r>
      </w:del>
      <w:del w:id="89" w:author="Francesco Polazzo" w:date="2024-10-04T13:10:00Z" w16du:dateUtc="2024-10-04T11:10:00Z">
        <w:r w:rsidR="00E37FB0" w:rsidRPr="00877DC3" w:rsidDel="00E15E6E">
          <w:delText xml:space="preserve"> </w:delText>
        </w:r>
      </w:del>
      <w:r w:rsidR="00E37FB0" w:rsidRPr="00877DC3">
        <w:t>The biological community of the mesocosms was</w:t>
      </w:r>
      <w:ins w:id="90" w:author="Francesco Polazzo" w:date="2024-09-30T15:44:00Z" w16du:dateUtc="2024-09-30T13:44:00Z">
        <w:r w:rsidR="00602E69">
          <w:t xml:space="preserve"> la</w:t>
        </w:r>
      </w:ins>
      <w:ins w:id="91" w:author="Francesco Polazzo" w:date="2024-09-30T15:45:00Z" w16du:dateUtc="2024-09-30T13:45:00Z">
        <w:r w:rsidR="00602E69">
          <w:t>rgely derived from the artificial pond, and was</w:t>
        </w:r>
      </w:ins>
      <w:r w:rsidR="00E37FB0" w:rsidRPr="00877DC3">
        <w:t xml:space="preserve"> composed of phytoplankton, zooplankton, and</w:t>
      </w:r>
      <w:r w:rsidR="0042566A" w:rsidRPr="00877DC3">
        <w:t xml:space="preserve"> </w:t>
      </w:r>
      <w:r w:rsidR="00E37FB0" w:rsidRPr="00877DC3">
        <w:t>macroinvertebrates</w:t>
      </w:r>
      <w:ins w:id="92" w:author="Francesco Polazzo" w:date="2024-09-30T15:45:00Z" w16du:dateUtc="2024-09-30T13:45:00Z">
        <w:r w:rsidR="00602E69">
          <w:t>. Additional macroinvertebrates</w:t>
        </w:r>
      </w:ins>
      <w:del w:id="93" w:author="Francesco Polazzo" w:date="2024-09-30T15:45:00Z" w16du:dateUtc="2024-09-30T13:45:00Z">
        <w:r w:rsidR="00E37FB0" w:rsidRPr="00877DC3" w:rsidDel="00602E69">
          <w:delText>,</w:delText>
        </w:r>
      </w:del>
      <w:r w:rsidR="00E37FB0" w:rsidRPr="00877DC3">
        <w:t xml:space="preserve"> </w:t>
      </w:r>
      <w:ins w:id="94" w:author="Francesco Polazzo" w:date="2024-09-30T15:46:00Z" w16du:dateUtc="2024-09-30T13:46:00Z">
        <w:r w:rsidR="00602E69">
          <w:t xml:space="preserve">were </w:t>
        </w:r>
      </w:ins>
      <w:ins w:id="95" w:author="Francesco Polazzo" w:date="2024-09-30T15:46:00Z">
        <w:r w:rsidR="00602E69" w:rsidRPr="00602E69">
          <w:t xml:space="preserve">collected independently of size and sex from the Henares River near </w:t>
        </w:r>
        <w:proofErr w:type="spellStart"/>
        <w:r w:rsidR="00602E69" w:rsidRPr="00602E69">
          <w:t>Humanes</w:t>
        </w:r>
        <w:proofErr w:type="spellEnd"/>
        <w:r w:rsidR="00602E69" w:rsidRPr="00602E69">
          <w:t>, Guadalajara (Spain)</w:t>
        </w:r>
      </w:ins>
      <w:ins w:id="96" w:author="Francesco Polazzo" w:date="2024-09-30T15:46:00Z" w16du:dateUtc="2024-09-30T13:46:00Z">
        <w:r w:rsidR="00602E69">
          <w:t xml:space="preserve">, and evenly distributed in the mesocosms. </w:t>
        </w:r>
      </w:ins>
      <w:del w:id="97" w:author="Francesco Polazzo" w:date="2024-09-30T15:46:00Z" w16du:dateUtc="2024-09-30T13:46:00Z">
        <w:r w:rsidR="00E37FB0" w:rsidRPr="00877DC3" w:rsidDel="00602E69">
          <w:delText>and</w:delText>
        </w:r>
      </w:del>
      <w:ins w:id="98" w:author="Francesco Polazzo" w:date="2024-09-30T15:46:00Z" w16du:dateUtc="2024-09-30T13:46:00Z">
        <w:r w:rsidR="00602E69">
          <w:t>The biological community</w:t>
        </w:r>
      </w:ins>
      <w:r w:rsidR="00E37FB0" w:rsidRPr="00877DC3">
        <w:t xml:space="preserve"> was allowed to establish and </w:t>
      </w:r>
      <w:del w:id="99" w:author="Francesco Polazzo" w:date="2024-10-08T09:45:00Z" w16du:dateUtc="2024-10-08T07:45:00Z">
        <w:r w:rsidR="00E37FB0" w:rsidRPr="00877DC3" w:rsidDel="00A075B0">
          <w:delText>homogenize among</w:delText>
        </w:r>
      </w:del>
      <w:ins w:id="100" w:author="Francesco Polazzo" w:date="2024-10-08T09:45:00Z" w16du:dateUtc="2024-10-08T07:45:00Z">
        <w:r w:rsidR="00A075B0">
          <w:t>adapt to the</w:t>
        </w:r>
      </w:ins>
      <w:r w:rsidR="00E37FB0" w:rsidRPr="00877DC3">
        <w:t xml:space="preserve"> experimental units for </w:t>
      </w:r>
      <w:ins w:id="101" w:author="Francesco Polazzo" w:date="2024-09-30T15:46:00Z" w16du:dateUtc="2024-09-30T13:46:00Z">
        <w:r w:rsidR="00602E69">
          <w:t>3</w:t>
        </w:r>
      </w:ins>
      <w:del w:id="102" w:author="Francesco Polazzo" w:date="2024-09-30T15:46:00Z" w16du:dateUtc="2024-09-30T13:46:00Z">
        <w:r w:rsidR="00E37FB0" w:rsidRPr="00877DC3" w:rsidDel="00602E69">
          <w:delText>2</w:delText>
        </w:r>
      </w:del>
      <w:r w:rsidR="00E37FB0" w:rsidRPr="00877DC3">
        <w:t xml:space="preserve"> months prior to the start of the experiment. </w:t>
      </w:r>
      <w:ins w:id="103" w:author="Andreu Rico Artero" w:date="2024-10-10T18:56:00Z" w16du:dateUtc="2024-10-10T16:56:00Z">
        <w:r w:rsidR="007F0626">
          <w:t xml:space="preserve">During this period, water was randomly exchanged between mesocosms to homogenize the biological communities and to prevent divergence between replicates and treatments. </w:t>
        </w:r>
      </w:ins>
      <w:r w:rsidR="00EA4101">
        <w:t>Detailed information on the experiment</w:t>
      </w:r>
      <w:r w:rsidR="00B50309">
        <w:t>al units and the stocking of the biological communities</w:t>
      </w:r>
      <w:r w:rsidR="00EA4101">
        <w:t xml:space="preserve"> can be found in </w:t>
      </w:r>
      <w:r w:rsidR="00EA4101">
        <w:fldChar w:fldCharType="begin"/>
      </w:r>
      <w:r w:rsidR="00E15E6E">
        <w:instrText xml:space="preserve"> ADDIN ZOTERO_ITEM CSL_CITATION {"citationID":"7uvDshA7","properties":{"formattedCitation":"(Hermann {\\i{}et al.} 2024)","plainCitation":"(Hermann et al. 2024)","dontUpdate":true,"noteIndex":0},"citationItems":[{"id":2654,"uris":["http://zotero.org/users/10426170/items/7LFIZCI2"],"itemData":{"id":2654,"type":"article-journal","abstract":"Ongoing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J."}],"issued":{"date-parts":[["2024",8,15]]}}}],"schema":"https://github.com/citation-style-language/schema/raw/master/csl-citation.json"} </w:instrText>
      </w:r>
      <w:r w:rsidR="00EA4101">
        <w:fldChar w:fldCharType="separate"/>
      </w:r>
      <w:r w:rsidR="00EA4101" w:rsidRPr="00EA4101">
        <w:t xml:space="preserve">Hermann </w:t>
      </w:r>
      <w:r w:rsidR="00EA4101" w:rsidRPr="00EA4101">
        <w:rPr>
          <w:i/>
          <w:iCs/>
        </w:rPr>
        <w:t>et al.</w:t>
      </w:r>
      <w:r w:rsidR="00EA4101" w:rsidRPr="00EA4101">
        <w:t xml:space="preserve"> </w:t>
      </w:r>
      <w:r w:rsidR="00B50309">
        <w:t>(</w:t>
      </w:r>
      <w:r w:rsidR="00EA4101" w:rsidRPr="00EA4101">
        <w:t>2024)</w:t>
      </w:r>
      <w:r w:rsidR="00EA4101">
        <w:fldChar w:fldCharType="end"/>
      </w:r>
      <w:r w:rsidR="00EA4101">
        <w:t xml:space="preserve">. </w:t>
      </w:r>
    </w:p>
    <w:p w14:paraId="0CF2A23F" w14:textId="7A76F835" w:rsidR="005F30F4" w:rsidRPr="00877DC3" w:rsidRDefault="00E37FB0" w:rsidP="008279E9">
      <w:pPr>
        <w:pStyle w:val="NormalWeb"/>
        <w:spacing w:before="0" w:beforeAutospacing="0" w:after="0" w:afterAutospacing="0" w:line="480" w:lineRule="auto"/>
        <w:ind w:firstLine="720"/>
        <w:jc w:val="both"/>
      </w:pPr>
      <w:r w:rsidRPr="00877DC3">
        <w:t>Four mesocosms were used to simulate the HW scenario (n = 4)</w:t>
      </w:r>
      <w:r w:rsidR="00FC5FAF">
        <w:t>, which was formed by</w:t>
      </w:r>
      <w:r w:rsidRPr="00877DC3">
        <w:t xml:space="preserve"> three repeated HWs (Figure 1); while</w:t>
      </w:r>
      <w:r w:rsidR="00FC5FAF">
        <w:t xml:space="preserve"> the remaining</w:t>
      </w:r>
      <w:r w:rsidRPr="00877DC3">
        <w:t xml:space="preserve"> four mesocosms were kept at ambient temperature for the whole experimental duration and were used as</w:t>
      </w:r>
      <w:r w:rsidR="00C908F9">
        <w:t xml:space="preserve"> temperature</w:t>
      </w:r>
      <w:r w:rsidRPr="00877DC3">
        <w:t xml:space="preserve"> controls</w:t>
      </w:r>
      <w:r w:rsidR="00FC5FAF">
        <w:t xml:space="preserve"> </w:t>
      </w:r>
      <w:r w:rsidR="00FC5FAF" w:rsidRPr="00877DC3">
        <w:t>(n = 4)</w:t>
      </w:r>
      <w:r w:rsidRPr="00877DC3">
        <w:t>. The HWs treatment consisted of three HWs lasting 7 days each and separated</w:t>
      </w:r>
      <w:r w:rsidR="009B173E" w:rsidRPr="00877DC3">
        <w:t xml:space="preserve"> </w:t>
      </w:r>
      <w:r w:rsidRPr="00877DC3">
        <w:t>one another by 7 days of ambient temperature. In the HWs treatment, the temperature was +8</w:t>
      </w:r>
      <w:r w:rsidR="005F30F4">
        <w:t xml:space="preserve"> </w:t>
      </w:r>
      <w:r w:rsidR="00464538" w:rsidRPr="00877DC3">
        <w:t xml:space="preserve">°C </w:t>
      </w:r>
      <w:r w:rsidRPr="00877DC3">
        <w:t>above the control temperatur</w:t>
      </w:r>
      <w:r w:rsidR="00464538" w:rsidRPr="00877DC3">
        <w:t xml:space="preserve">e, </w:t>
      </w:r>
      <w:r w:rsidR="0018653C">
        <w:t>meaning</w:t>
      </w:r>
      <w:r w:rsidR="00464538" w:rsidRPr="00877DC3">
        <w:t xml:space="preserve"> that the absolute temperature</w:t>
      </w:r>
      <w:r w:rsidR="0018653C">
        <w:t xml:space="preserve"> of the HWs</w:t>
      </w:r>
      <w:r w:rsidR="00464538" w:rsidRPr="00877DC3">
        <w:t xml:space="preserve"> </w:t>
      </w:r>
      <w:r w:rsidR="0018653C">
        <w:t xml:space="preserve">increased </w:t>
      </w:r>
      <w:r w:rsidR="00464538" w:rsidRPr="00877DC3">
        <w:t xml:space="preserve">progressively from the first to the third HW as the </w:t>
      </w:r>
      <w:ins w:id="104" w:author="Andreu Rico Artero" w:date="2024-10-10T18:57:00Z" w16du:dateUtc="2024-10-10T16:57:00Z">
        <w:r w:rsidR="00933D86">
          <w:t xml:space="preserve">mean </w:t>
        </w:r>
      </w:ins>
      <w:r w:rsidR="00464538" w:rsidRPr="00877DC3">
        <w:t>water temperature in the control mesocosm</w:t>
      </w:r>
      <w:ins w:id="105" w:author="Andreu Rico Artero" w:date="2024-10-10T18:58:00Z" w16du:dateUtc="2024-10-10T16:58:00Z">
        <w:r w:rsidR="00933D86">
          <w:t>s</w:t>
        </w:r>
      </w:ins>
      <w:r w:rsidR="00464538" w:rsidRPr="00877DC3">
        <w:t xml:space="preserve"> </w:t>
      </w:r>
      <w:del w:id="106" w:author="Andreu Rico Artero" w:date="2024-10-10T18:58:00Z" w16du:dateUtc="2024-10-10T16:58:00Z">
        <w:r w:rsidR="00464538" w:rsidRPr="00877DC3" w:rsidDel="00933D86">
          <w:delText xml:space="preserve">warmed </w:delText>
        </w:r>
      </w:del>
      <w:ins w:id="107" w:author="Andreu Rico Artero" w:date="2024-10-10T18:58:00Z" w16du:dateUtc="2024-10-10T16:58:00Z">
        <w:r w:rsidR="00933D86">
          <w:t>increased</w:t>
        </w:r>
        <w:r w:rsidR="00933D86" w:rsidRPr="00877DC3">
          <w:t xml:space="preserve"> </w:t>
        </w:r>
      </w:ins>
      <w:r w:rsidR="0018653C">
        <w:t>because of</w:t>
      </w:r>
      <w:r w:rsidR="009B173E" w:rsidRPr="00877DC3">
        <w:t xml:space="preserve"> seasonality</w:t>
      </w:r>
      <w:ins w:id="108" w:author="Andreu Rico Artero" w:date="2024-10-10T18:58:00Z" w16du:dateUtc="2024-10-10T16:58:00Z">
        <w:r w:rsidR="00933D86">
          <w:t xml:space="preserve"> (i.e., from spring to summer)</w:t>
        </w:r>
      </w:ins>
      <w:r w:rsidR="00464538" w:rsidRPr="00877DC3">
        <w:t xml:space="preserve">. </w:t>
      </w:r>
      <w:ins w:id="109" w:author="Francesco Polazzo" w:date="2024-10-04T13:15:00Z" w16du:dateUtc="2024-10-04T11:15:00Z">
        <w:r w:rsidR="00E15E6E">
          <w:t xml:space="preserve">The duration of the HW treatment was chosen </w:t>
        </w:r>
      </w:ins>
      <w:ins w:id="110" w:author="Francesco Polazzo" w:date="2024-10-04T13:16:00Z" w16du:dateUtc="2024-10-04T11:16:00Z">
        <w:r w:rsidR="00E15E6E">
          <w:t xml:space="preserve">as it is </w:t>
        </w:r>
        <w:r w:rsidR="00E15E6E" w:rsidRPr="00E15E6E">
          <w:t>comparable to the average duration of recorded lake heatwaves</w:t>
        </w:r>
        <w:del w:id="111" w:author="Andreu Rico Artero" w:date="2024-10-10T18:59:00Z" w16du:dateUtc="2024-10-10T16:59:00Z">
          <w:r w:rsidR="00E15E6E" w:rsidRPr="00E15E6E" w:rsidDel="00933D86">
            <w:delText xml:space="preserve"> </w:delText>
          </w:r>
        </w:del>
      </w:ins>
      <w:ins w:id="112" w:author="Andreu Rico Artero" w:date="2024-10-10T18:59:00Z" w16du:dateUtc="2024-10-10T16:59:00Z">
        <w:r w:rsidR="00933D86">
          <w:t xml:space="preserve">, </w:t>
        </w:r>
        <w:r w:rsidR="00933D86">
          <w:lastRenderedPageBreak/>
          <w:t xml:space="preserve">which </w:t>
        </w:r>
      </w:ins>
      <w:ins w:id="113" w:author="Andreu Rico Artero" w:date="2024-10-10T19:00:00Z" w16du:dateUtc="2024-10-10T17:00:00Z">
        <w:r w:rsidR="00933D86">
          <w:t xml:space="preserve">typically </w:t>
        </w:r>
      </w:ins>
      <w:ins w:id="114" w:author="Andreu Rico Artero" w:date="2024-10-10T18:59:00Z" w16du:dateUtc="2024-10-10T16:59:00Z">
        <w:r w:rsidR="00933D86">
          <w:t xml:space="preserve">last for </w:t>
        </w:r>
      </w:ins>
      <w:ins w:id="115" w:author="Francesco Polazzo" w:date="2024-10-04T13:16:00Z" w16du:dateUtc="2024-10-04T11:16:00Z">
        <w:del w:id="116" w:author="Andreu Rico Artero" w:date="2024-10-10T18:59:00Z" w16du:dateUtc="2024-10-10T16:59:00Z">
          <w:r w:rsidR="00E15E6E" w:rsidRPr="00E15E6E" w:rsidDel="00933D86">
            <w:delText xml:space="preserve">with </w:delText>
          </w:r>
        </w:del>
        <w:r w:rsidR="00E15E6E" w:rsidRPr="00E15E6E">
          <w:t>7.7 ± 0.4 days</w:t>
        </w:r>
        <w:del w:id="117" w:author="Andreu Rico Artero" w:date="2024-10-10T19:00:00Z" w16du:dateUtc="2024-10-10T17:00:00Z">
          <w:r w:rsidR="00E15E6E" w:rsidRPr="00E15E6E" w:rsidDel="00933D86">
            <w:delText xml:space="preserve"> </w:delText>
          </w:r>
        </w:del>
      </w:ins>
      <w:del w:id="118" w:author="Andreu Rico Artero" w:date="2024-10-10T19:00:00Z" w16du:dateUtc="2024-10-10T17:00:00Z">
        <w:r w:rsidR="00E15E6E" w:rsidDel="00933D86">
          <w:fldChar w:fldCharType="begin"/>
        </w:r>
        <w:r w:rsidR="00E15E6E" w:rsidDel="00933D86">
          <w:delInstrText xml:space="preserve"> ADDIN ZOTERO_ITEM CSL_CITATION {"citationID":"HaFHYkUB","properties":{"formattedCitation":"(Woolway {\\i{}et al.} 2021)","plainCitation":"(Woolway et al. 2021)","noteIndex":0},"citationItems":[{"id":734,"uris":["http://zotero.org/users/10426170/items/U6I4FFUK"],"itemData":{"id":734,"type":"article-journal","abstract":"Lake ecosystems, and the organisms that live within them, are vulnerable to temperature change 1-5 , including the increased occurrence of thermal extremes 6. However, very little is known about lake heatwaves-periods of extreme warm lake surface water temperature-and how they may change under global warming. Here we use satellite observations and a numerical model to investigate changes in lake heatwaves for hundreds of lakes worldwide from 1901 to 2099. We show that lake heatwaves will become hotter and longer by the end of the twenty-first century. For the high-greenhouse-gas-emission scenario (Representative Concentration Pathway (RCP) 8.5), the average intensity of lake heatwaves, defined relative to the historical period (1970 to 1999), will increase from 3.7 ± 0.1 to 5.4 ± 0.8 degrees Celsius and their average duration will increase dramatically from 7.7 ± 0.4 to 95.5 ± 35.3 days. In the low-greenhouse-gas-emission RCP 2.6 scenario, heatwave intensity and duration will increase to 4.0 ± 0.2 degrees Celsius and 27.0 ± 7.6 days, respectively. Surface heatwaves are longer-lasting but less intense in deeper lakes (up to 60 metres deep) than in shallower lakes during both historic and future periods. As lakes warm during the twenty-first century 7,8 , their heatwaves will begin to extend across multiple seasons, with some lakes reaching a permanent heatwave state. Lake heatwaves are likely to exacerbate the adverse effects of long-term warming in lakes and exert widespread influence on their physical structure and chemical properties. Lake heatwaves could alter species composition by pushing aquatic species and ecosystems to the limits of their resilience. This in turn could threaten lake biodiversity 9 and the key ecological and economic benefits that lakes provide to society. There is compelling evidence that climate change is leading to more frequent and more intense heatwaves over land 10,11 and at the surface of the ocean 12-16 , increasing the risk of severe and in some cases irreversible ecological and socioeconomic impacts 17. In comparison, we know much less about heatwaves in lakes and how they will change within a warming world. This knowledge gap is of considerable concern given the high vulnerability of lakes to thermal extremes, and the ecosystem goods and services that they provide 6,18. A lake heatwave event can be defined, similar to marine heatwaves 13,17,19 , as a period in which lake surface temperatures exceed a local and seasonally varying 90th percentile threshold, relative to a baseline climatological mean (the average temperature for the day or month of year evaluated over the base period), for at least five days (Methods; Extended Data Fig. 1a). Here, we quantify past changes and assess future ones for different lake heatwave characteristics using a lake model forced with atmospheric data (air temperature, solar and thermal radiation, wind speed, atmospheric pressure and humidity) from an ensemble of four bias-corrected twentieth and twenty-first century climate projections (Methods). Specifically, using satellite-derived lake surface temperatures to optimize key parameters of a lake model (that is, to represent the thermal dynamics of the individual lakes), we simulate daily temperatures for hundreds of lakes worldwide (Extended Data Fig. 2a-c), and investigate how lake heatwave intensity and duration respond to climate change. The ability of the optimized lake model to simulate lake heatwaves is evaluated by comparing the simulations with satellite-derived lake temperatures during the historic period (see Methods). Good agreement was obtained between simulations and observations of lake heatwaves and also of mean lake surface temperatures (Extended Data Fig. 3). Using the optimized model, we simulated daily lake surface temperatures for all of the studied lakes from 1901 to 2099. Historical simulations used anthropogenic greenhouse gas and aerosol forcing in addition to natural forcing, and cover the period 1901 to 2005. Future projections, which represent the evolution of the climate system subject to three different anthropogenic greenhouse gas emission scenarios covering the period 2006 to 2099, RCP 2.6 (the low-emission scenario), 6.0 (the medium-emission scenario), and 8.5 (the high-emission scenario), are also investigated. For all model experiments, the climatological mean used to define anomalies was calculated relative to a 30-year base period (1970 to 1999). Simulated lake heatwave events from 1901 to 2099 are summarized to produce a set of characteristics for lake heatwaves. We derived metrics for duration (time between start and end dates of a lake heatwave event)","container-title":"Nature","DOI":"10.1038/s41586-020-03119-1","ISSN":"0028-0836","issue":"7842","note":"publisher: Springer US","page":"402-407","title":"Lake heatwaves under climate change","volume":"589","author":[{"family":"Woolway","given":"R. Iestyn"},{"family":"Jennings","given":"Eleanor"},{"family":"Shatwell","given":"Tom"},{"family":"Golub","given":"Malgorzata"},{"family":"Pierson","given":"Don C."},{"family":"Maberly","given":"Stephen C."}],"issued":{"date-parts":[["2021"]]}}}],"schema":"https://github.com/citation-style-language/schema/raw/master/csl-citation.json"} </w:delInstrText>
        </w:r>
        <w:r w:rsidR="00E15E6E" w:rsidDel="00933D86">
          <w:fldChar w:fldCharType="separate"/>
        </w:r>
        <w:r w:rsidR="00E15E6E" w:rsidRPr="00E15E6E" w:rsidDel="00933D86">
          <w:delText xml:space="preserve">(Woolway </w:delText>
        </w:r>
        <w:r w:rsidR="00E15E6E" w:rsidRPr="00E15E6E" w:rsidDel="00933D86">
          <w:rPr>
            <w:i/>
            <w:iCs/>
          </w:rPr>
          <w:delText>et al.</w:delText>
        </w:r>
        <w:r w:rsidR="00E15E6E" w:rsidRPr="00E15E6E" w:rsidDel="00933D86">
          <w:delText xml:space="preserve"> 2021)</w:delText>
        </w:r>
        <w:r w:rsidR="00E15E6E" w:rsidDel="00933D86">
          <w:fldChar w:fldCharType="end"/>
        </w:r>
      </w:del>
      <w:ins w:id="119" w:author="Francesco Polazzo" w:date="2024-10-04T13:17:00Z" w16du:dateUtc="2024-10-04T11:17:00Z">
        <w:r w:rsidR="00E15E6E">
          <w:t xml:space="preserve">, while the intensity (+8 </w:t>
        </w:r>
        <w:r w:rsidR="00E15E6E" w:rsidRPr="00877DC3">
          <w:t>°C</w:t>
        </w:r>
        <w:r w:rsidR="00E15E6E">
          <w:t xml:space="preserve">) was selected based on projections of future HW </w:t>
        </w:r>
      </w:ins>
      <w:ins w:id="120" w:author="Francesco Polazzo" w:date="2024-10-04T13:18:00Z" w16du:dateUtc="2024-10-04T11:18:00Z">
        <w:r w:rsidR="00E15E6E">
          <w:t xml:space="preserve">intensity for the end of the century </w:t>
        </w:r>
      </w:ins>
      <w:ins w:id="121" w:author="Francesco Polazzo" w:date="2024-10-04T13:19:00Z" w16du:dateUtc="2024-10-04T11:19:00Z">
        <w:r w:rsidR="00E15E6E">
          <w:fldChar w:fldCharType="begin"/>
        </w:r>
      </w:ins>
      <w:r w:rsidR="00E15E6E">
        <w:instrText xml:space="preserve"> ADDIN ZOTERO_ITEM CSL_CITATION {"citationID":"E6TRn361","properties":{"formattedCitation":"(Woolway {\\i{}et al.} 2021)","plainCitation":"(Woolway et al. 2021)","noteIndex":0},"citationItems":[{"id":734,"uris":["http://zotero.org/users/10426170/items/U6I4FFUK"],"itemData":{"id":734,"type":"article-journal","abstract":"Lake ecosystems, and the organisms that live within them, are vulnerable to temperature change 1-5 , including the increased occurrence of thermal extremes 6. However, very little is known about lake heatwaves-periods of extreme warm lake surface water temperature-and how they may change under global warming. Here we use satellite observations and a numerical model to investigate changes in lake heatwaves for hundreds of lakes worldwide from 1901 to 2099. We show that lake heatwaves will become hotter and longer by the end of the twenty-first century. For the high-greenhouse-gas-emission scenario (Representative Concentration Pathway (RCP) 8.5), the average intensity of lake heatwaves, defined relative to the historical period (1970 to 1999), will increase from 3.7 ± 0.1 to 5.4 ± 0.8 degrees Celsius and their average duration will increase dramatically from 7.7 ± 0.4 to 95.5 ± 35.3 days. In the low-greenhouse-gas-emission RCP 2.6 scenario, heatwave intensity and duration will increase to 4.0 ± 0.2 degrees Celsius and 27.0 ± 7.6 days, respectively. Surface heatwaves are longer-lasting but less intense in deeper lakes (up to 60 metres deep) than in shallower lakes during both historic and future periods. As lakes warm during the twenty-first century 7,8 , their heatwaves will begin to extend across multiple seasons, with some lakes reaching a permanent heatwave state. Lake heatwaves are likely to exacerbate the adverse effects of long-term warming in lakes and exert widespread influence on their physical structure and chemical properties. Lake heatwaves could alter species composition by pushing aquatic species and ecosystems to the limits of their resilience. This in turn could threaten lake biodiversity 9 and the key ecological and economic benefits that lakes provide to society. There is compelling evidence that climate change is leading to more frequent and more intense heatwaves over land 10,11 and at the surface of the ocean 12-16 , increasing the risk of severe and in some cases irreversible ecological and socioeconomic impacts 17. In comparison, we know much less about heatwaves in lakes and how they will change within a warming world. This knowledge gap is of considerable concern given the high vulnerability of lakes to thermal extremes, and the ecosystem goods and services that they provide 6,18. A lake heatwave event can be defined, similar to marine heatwaves 13,17,19 , as a period in which lake surface temperatures exceed a local and seasonally varying 90th percentile threshold, relative to a baseline climatological mean (the average temperature for the day or month of year evaluated over the base period), for at least five days (Methods; Extended Data Fig. 1a). Here, we quantify past changes and assess future ones for different lake heatwave characteristics using a lake model forced with atmospheric data (air temperature, solar and thermal radiation, wind speed, atmospheric pressure and humidity) from an ensemble of four bias-corrected twentieth and twenty-first century climate projections (Methods). Specifically, using satellite-derived lake surface temperatures to optimize key parameters of a lake model (that is, to represent the thermal dynamics of the individual lakes), we simulate daily temperatures for hundreds of lakes worldwide (Extended Data Fig. 2a-c), and investigate how lake heatwave intensity and duration respond to climate change. The ability of the optimized lake model to simulate lake heatwaves is evaluated by comparing the simulations with satellite-derived lake temperatures during the historic period (see Methods). Good agreement was obtained between simulations and observations of lake heatwaves and also of mean lake surface temperatures (Extended Data Fig. 3). Using the optimized model, we simulated daily lake surface temperatures for all of the studied lakes from 1901 to 2099. Historical simulations used anthropogenic greenhouse gas and aerosol forcing in addition to natural forcing, and cover the period 1901 to 2005. Future projections, which represent the evolution of the climate system subject to three different anthropogenic greenhouse gas emission scenarios covering the period 2006 to 2099, RCP 2.6 (the low-emission scenario), 6.0 (the medium-emission scenario), and 8.5 (the high-emission scenario), are also investigated. For all model experiments, the climatological mean used to define anomalies was calculated relative to a 30-year base period (1970 to 1999). Simulated lake heatwave events from 1901 to 2099 are summarized to produce a set of characteristics for lake heatwaves. We derived metrics for duration (time between start and end dates of a lake heatwave event)","container-title":"Nature","DOI":"10.1038/s41586-020-03119-1","ISSN":"0028-0836","issue":"7842","note":"publisher: Springer US","page":"402-407","title":"Lake heatwaves under climate change","volume":"589","author":[{"family":"Woolway","given":"R. Iestyn"},{"family":"Jennings","given":"Eleanor"},{"family":"Shatwell","given":"Tom"},{"family":"Golub","given":"Malgorzata"},{"family":"Pierson","given":"Don C."},{"family":"Maberly","given":"Stephen C."}],"issued":{"date-parts":[["2021"]]}}}],"schema":"https://github.com/citation-style-language/schema/raw/master/csl-citation.json"} </w:instrText>
      </w:r>
      <w:ins w:id="122" w:author="Francesco Polazzo" w:date="2024-10-04T13:19:00Z" w16du:dateUtc="2024-10-04T11:19:00Z">
        <w:r w:rsidR="00E15E6E">
          <w:fldChar w:fldCharType="separate"/>
        </w:r>
        <w:r w:rsidR="00E15E6E" w:rsidRPr="00E15E6E">
          <w:t xml:space="preserve">(Woolway </w:t>
        </w:r>
        <w:r w:rsidR="00E15E6E" w:rsidRPr="00E15E6E">
          <w:rPr>
            <w:i/>
            <w:iCs/>
          </w:rPr>
          <w:t>et al.</w:t>
        </w:r>
        <w:r w:rsidR="00E15E6E" w:rsidRPr="00E15E6E">
          <w:t xml:space="preserve"> 2021)</w:t>
        </w:r>
        <w:r w:rsidR="00E15E6E">
          <w:fldChar w:fldCharType="end"/>
        </w:r>
        <w:r w:rsidR="00E15E6E">
          <w:t>.</w:t>
        </w:r>
      </w:ins>
    </w:p>
    <w:p w14:paraId="486C8337" w14:textId="1D512D6C" w:rsidR="00E37FB0" w:rsidRPr="00877DC3" w:rsidRDefault="00E37FB0" w:rsidP="008279E9">
      <w:pPr>
        <w:pStyle w:val="NormalWeb"/>
        <w:spacing w:before="0" w:beforeAutospacing="0" w:after="0" w:afterAutospacing="0" w:line="480" w:lineRule="auto"/>
        <w:ind w:firstLine="720"/>
        <w:jc w:val="both"/>
      </w:pPr>
      <w:r w:rsidRPr="00877DC3">
        <w:t>All temperature manipulations and recordings were carried out using a transportable temperature and heatwave</w:t>
      </w:r>
      <w:r w:rsidR="000A1588" w:rsidRPr="00877DC3">
        <w:t xml:space="preserve"> </w:t>
      </w:r>
      <w:r w:rsidRPr="00877DC3">
        <w:t xml:space="preserve">control device (TENTACLE) applicable for aquatic micro-and mesocosm experiments </w:t>
      </w:r>
      <w:r w:rsidRPr="00877DC3">
        <w:fldChar w:fldCharType="begin"/>
      </w:r>
      <w:r w:rsidRPr="00877DC3">
        <w:instrText xml:space="preserve"> ADDIN ZOTERO_ITEM CSL_CITATION {"citationID":"OSVI1cw5","properties":{"formattedCitation":"(Hermann {\\i{}et al.} 2022)","plainCitation":"(Hermann et al. 2022)","noteIndex":0},"citationItems":[{"id":1637,"uris":["http://zotero.org/users/10426170/items/XKXKYY5Y"],"itemData":{"id":1637,"type":"article-journal","abstract":"Future global climate change with higher mean temperatures and increased intensity and frequency of heatwaves as extreme weather events will affect aquatic ecosystems with, yet, unpredictable severity and consequences. Although models suggest increased risk of species extinction up to the year 2050 for series of different climate change scenarios, environmental complexity may result in unconsidered effects of future temperature alterations on ecosystems. Apart from these environmental changes, additional anthropogenic stressors, e.g. chemical release, may cause unprecedented interaction effects on ecosystems. Ongoing efforts to better understand such temperature-chemical interaction effects comprise almost exclusively experimental designs using constant temperature regimes instead of environmentally realistic daily temperature variations. In this paper we describe an Arduino-based temperature and heatwave control device (TENTACLE) that is transportable, inexpensive, multifunctional, and easily reproducible. TENTACLE offers water temperature monitoring and manipulation of up to 3 different climate change-related scenarios: i) natural (ambient) sinusoidal fluctuations (laboratory applications), ii) elevated fluctuations, and iii) heatwaves as extreme events. The use of replaceable heating elements and low-cost materials suitable for field studies creates a high flexibility for researchers who may conduct in- or out-door, small- or large-scale, fresh- or salt-water experiments at different geographical locations.","container-title":"HardwareX","DOI":"10.1016/j.ohx.2022.e00307","ISSN":"2468-0672","journalAbbreviation":"HardwareX","language":"en","page":"e00307","source":"ScienceDirect","title":"A transportable temperature and heatwave control device (TENTACLE) for laboratory and field simulations of different climate change scenarios in aquatic micro- and mesocosms","volume":"11","author":[{"family":"Hermann","given":"Markus"},{"family":"Jansen","given":"Richard"},{"family":"Glind","given":"Johan","non-dropping-particle":"van de"},{"family":"Peeters","given":"Edwin T. H. M."},{"family":"Van den Brink","given":"Paul J."}],"issued":{"date-parts":[["2022",4,1]]}}}],"schema":"https://github.com/citation-style-language/schema/raw/master/csl-citation.json"} </w:instrText>
      </w:r>
      <w:r w:rsidRPr="00877DC3">
        <w:fldChar w:fldCharType="separate"/>
      </w:r>
      <w:r w:rsidRPr="00877DC3">
        <w:t xml:space="preserve">(Hermann </w:t>
      </w:r>
      <w:r w:rsidRPr="00877DC3">
        <w:rPr>
          <w:i/>
          <w:iCs/>
        </w:rPr>
        <w:t>et al.</w:t>
      </w:r>
      <w:r w:rsidRPr="00877DC3">
        <w:t xml:space="preserve"> 2022)</w:t>
      </w:r>
      <w:r w:rsidRPr="00877DC3">
        <w:fldChar w:fldCharType="end"/>
      </w:r>
      <w:r w:rsidRPr="00877DC3">
        <w:t xml:space="preserve">. </w:t>
      </w:r>
      <w:r w:rsidR="00722898" w:rsidRPr="00877DC3">
        <w:t>Additionally, we place</w:t>
      </w:r>
      <w:r w:rsidR="00B50309">
        <w:t>d</w:t>
      </w:r>
      <w:r w:rsidR="00722898" w:rsidRPr="00877DC3">
        <w:t xml:space="preserve"> a Hobo logger (Onset Computer Corporation, </w:t>
      </w:r>
      <w:proofErr w:type="spellStart"/>
      <w:r w:rsidR="00722898" w:rsidRPr="00877DC3">
        <w:t>Bourne</w:t>
      </w:r>
      <w:proofErr w:type="spellEnd"/>
      <w:r w:rsidR="00722898" w:rsidRPr="00877DC3">
        <w:t xml:space="preserve">, MA, USA) in one control mesocosm and </w:t>
      </w:r>
      <w:r w:rsidR="009B173E" w:rsidRPr="00877DC3">
        <w:t xml:space="preserve">in </w:t>
      </w:r>
      <w:r w:rsidR="00722898" w:rsidRPr="00877DC3">
        <w:t xml:space="preserve">one mesocosm undergoing the HWs treatment to have an independent water temperature measurement. </w:t>
      </w:r>
    </w:p>
    <w:p w14:paraId="14A32DF0" w14:textId="1C7BA890" w:rsidR="005F30F4" w:rsidRPr="00243A0E" w:rsidRDefault="001155C3">
      <w:pPr>
        <w:pStyle w:val="Heading3"/>
        <w:spacing w:line="480" w:lineRule="auto"/>
        <w:jc w:val="both"/>
        <w:rPr>
          <w:rFonts w:ascii="Times New Roman" w:eastAsia="Times New Roman" w:hAnsi="Times New Roman" w:cs="Times New Roman"/>
          <w:b/>
          <w:bCs/>
          <w:color w:val="000000" w:themeColor="text1"/>
          <w:sz w:val="24"/>
          <w:szCs w:val="24"/>
          <w:lang w:eastAsia="en-GB"/>
        </w:rPr>
        <w:pPrChange w:id="123" w:author="Andreu Rico Artero" w:date="2024-10-10T20:00:00Z" w16du:dateUtc="2024-10-10T18:00:00Z">
          <w:pPr>
            <w:pStyle w:val="Heading3"/>
            <w:spacing w:line="480" w:lineRule="auto"/>
          </w:pPr>
        </w:pPrChange>
      </w:pPr>
      <w:r w:rsidRPr="00243A0E">
        <w:rPr>
          <w:rFonts w:ascii="Times New Roman" w:eastAsia="Times New Roman" w:hAnsi="Times New Roman" w:cs="Times New Roman"/>
          <w:b/>
          <w:bCs/>
          <w:color w:val="000000" w:themeColor="text1"/>
          <w:sz w:val="24"/>
          <w:szCs w:val="24"/>
          <w:lang w:eastAsia="en-GB"/>
        </w:rPr>
        <w:t>Phytoplankton sampling</w:t>
      </w:r>
      <w:ins w:id="124" w:author="Francesco Polazzo" w:date="2024-10-04T13:33:00Z" w16du:dateUtc="2024-10-04T11:33:00Z">
        <w:r w:rsidR="00E15E6E">
          <w:rPr>
            <w:rFonts w:ascii="Times New Roman" w:eastAsia="Times New Roman" w:hAnsi="Times New Roman" w:cs="Times New Roman"/>
            <w:b/>
            <w:bCs/>
            <w:color w:val="000000" w:themeColor="text1"/>
            <w:sz w:val="24"/>
            <w:szCs w:val="24"/>
            <w:lang w:eastAsia="en-GB"/>
          </w:rPr>
          <w:t xml:space="preserve">, </w:t>
        </w:r>
      </w:ins>
      <w:del w:id="125" w:author="Francesco Polazzo" w:date="2024-10-04T13:33:00Z" w16du:dateUtc="2024-10-04T11:33:00Z">
        <w:r w:rsidR="0062155A" w:rsidRPr="00243A0E" w:rsidDel="00E15E6E">
          <w:rPr>
            <w:rFonts w:ascii="Times New Roman" w:eastAsia="Times New Roman" w:hAnsi="Times New Roman" w:cs="Times New Roman"/>
            <w:b/>
            <w:bCs/>
            <w:color w:val="000000" w:themeColor="text1"/>
            <w:sz w:val="24"/>
            <w:szCs w:val="24"/>
            <w:lang w:eastAsia="en-GB"/>
          </w:rPr>
          <w:delText xml:space="preserve"> and </w:delText>
        </w:r>
      </w:del>
      <w:r w:rsidR="0062155A" w:rsidRPr="00243A0E">
        <w:rPr>
          <w:rFonts w:ascii="Times New Roman" w:eastAsia="Times New Roman" w:hAnsi="Times New Roman" w:cs="Times New Roman"/>
          <w:b/>
          <w:bCs/>
          <w:color w:val="000000" w:themeColor="text1"/>
          <w:sz w:val="24"/>
          <w:szCs w:val="24"/>
          <w:lang w:eastAsia="en-GB"/>
        </w:rPr>
        <w:t>biomass quantification</w:t>
      </w:r>
      <w:ins w:id="126" w:author="Francesco Polazzo" w:date="2024-10-04T13:33:00Z" w16du:dateUtc="2024-10-04T11:33:00Z">
        <w:r w:rsidR="00E15E6E">
          <w:rPr>
            <w:rFonts w:ascii="Times New Roman" w:eastAsia="Times New Roman" w:hAnsi="Times New Roman" w:cs="Times New Roman"/>
            <w:b/>
            <w:bCs/>
            <w:color w:val="000000" w:themeColor="text1"/>
            <w:sz w:val="24"/>
            <w:szCs w:val="24"/>
            <w:lang w:eastAsia="en-GB"/>
          </w:rPr>
          <w:t>, and photosynthetic activity</w:t>
        </w:r>
      </w:ins>
    </w:p>
    <w:p w14:paraId="7DA08C04" w14:textId="1EE4F342" w:rsidR="00105B2D" w:rsidRDefault="001155C3">
      <w:pPr>
        <w:pStyle w:val="NormalWeb"/>
        <w:spacing w:before="0" w:beforeAutospacing="0" w:after="0" w:afterAutospacing="0" w:line="480" w:lineRule="auto"/>
        <w:ind w:firstLine="720"/>
        <w:jc w:val="both"/>
        <w:rPr>
          <w:ins w:id="127" w:author="Andreu Rico Artero" w:date="2024-10-10T19:03:00Z" w16du:dateUtc="2024-10-10T17:03:00Z"/>
        </w:rPr>
        <w:pPrChange w:id="128" w:author="Andreu Rico Artero" w:date="2024-10-10T20:00:00Z" w16du:dateUtc="2024-10-10T18:00:00Z">
          <w:pPr>
            <w:pStyle w:val="NormalWeb"/>
            <w:spacing w:before="0" w:beforeAutospacing="0" w:after="0" w:afterAutospacing="0" w:line="480" w:lineRule="auto"/>
            <w:jc w:val="both"/>
          </w:pPr>
        </w:pPrChange>
      </w:pPr>
      <w:r w:rsidRPr="00877DC3">
        <w:t xml:space="preserve">The phytoplankton community was sampled on days -4, </w:t>
      </w:r>
      <w:r w:rsidR="006B305E" w:rsidRPr="00877DC3">
        <w:t>3</w:t>
      </w:r>
      <w:r w:rsidRPr="00877DC3">
        <w:t>, 10, 15, 24, 30, and 38</w:t>
      </w:r>
      <w:r w:rsidR="00B50309">
        <w:t>,</w:t>
      </w:r>
      <w:r w:rsidRPr="00877DC3">
        <w:t xml:space="preserve"> </w:t>
      </w:r>
      <w:r w:rsidR="00105B2D">
        <w:t xml:space="preserve">relative </w:t>
      </w:r>
      <w:r w:rsidRPr="00877DC3">
        <w:t xml:space="preserve">to the start of the first HW. </w:t>
      </w:r>
      <w:ins w:id="129" w:author="Francesco Polazzo" w:date="2024-10-04T14:05:00Z" w16du:dateUtc="2024-10-04T12:05:00Z">
        <w:r w:rsidR="00E15E6E" w:rsidRPr="00E15E6E">
          <w:t>Depth-integrated</w:t>
        </w:r>
      </w:ins>
      <w:ins w:id="130" w:author="Andreu Rico Artero" w:date="2024-10-10T19:01:00Z" w16du:dateUtc="2024-10-10T17:01:00Z">
        <w:r w:rsidR="00933D86">
          <w:t xml:space="preserve"> water</w:t>
        </w:r>
      </w:ins>
      <w:ins w:id="131" w:author="Francesco Polazzo" w:date="2024-10-04T14:05:00Z" w16du:dateUtc="2024-10-04T12:05:00Z">
        <w:r w:rsidR="00E15E6E" w:rsidRPr="00E15E6E">
          <w:t xml:space="preserve"> samples were collected from </w:t>
        </w:r>
        <w:del w:id="132" w:author="Andreu Rico Artero" w:date="2024-10-10T19:01:00Z" w16du:dateUtc="2024-10-10T17:01:00Z">
          <w:r w:rsidR="00E15E6E" w:rsidRPr="00E15E6E" w:rsidDel="00933D86">
            <w:delText>the</w:delText>
          </w:r>
        </w:del>
      </w:ins>
      <w:ins w:id="133" w:author="Andreu Rico Artero" w:date="2024-10-10T19:01:00Z" w16du:dateUtc="2024-10-10T17:01:00Z">
        <w:r w:rsidR="00933D86">
          <w:t>each</w:t>
        </w:r>
      </w:ins>
      <w:ins w:id="134" w:author="Francesco Polazzo" w:date="2024-10-04T14:05:00Z" w16du:dateUtc="2024-10-04T12:05:00Z">
        <w:r w:rsidR="00E15E6E" w:rsidRPr="00E15E6E">
          <w:t xml:space="preserve"> </w:t>
        </w:r>
        <w:r w:rsidR="00E15E6E">
          <w:t>mesocosm</w:t>
        </w:r>
        <w:r w:rsidR="00E15E6E" w:rsidRPr="00E15E6E">
          <w:t xml:space="preserve"> until a total volume of 5</w:t>
        </w:r>
      </w:ins>
      <w:ins w:id="135" w:author="Andreu Rico Artero" w:date="2024-10-10T19:02:00Z" w16du:dateUtc="2024-10-10T17:02:00Z">
        <w:r w:rsidR="00933D86">
          <w:t>-6</w:t>
        </w:r>
      </w:ins>
      <w:ins w:id="136" w:author="Francesco Polazzo" w:date="2024-10-04T14:05:00Z" w16du:dateUtc="2024-10-04T12:05:00Z">
        <w:r w:rsidR="00E15E6E" w:rsidRPr="00E15E6E">
          <w:t xml:space="preserve"> L was obtained</w:t>
        </w:r>
      </w:ins>
      <w:del w:id="137" w:author="Francesco Polazzo" w:date="2024-10-04T14:05:00Z" w16du:dateUtc="2024-10-04T12:05:00Z">
        <w:r w:rsidRPr="00877DC3" w:rsidDel="00E15E6E">
          <w:delText>Samplings w</w:delText>
        </w:r>
        <w:r w:rsidR="00145269" w:rsidRPr="00877DC3" w:rsidDel="00E15E6E">
          <w:delText>ere performed</w:delText>
        </w:r>
        <w:r w:rsidRPr="00877DC3" w:rsidDel="00E15E6E">
          <w:delText xml:space="preserve"> by taking depth-integrated water samples with a polyvinyl chloride (PVC)</w:delText>
        </w:r>
        <w:r w:rsidR="00145269" w:rsidRPr="00877DC3" w:rsidDel="00E15E6E">
          <w:delText xml:space="preserve"> </w:delText>
        </w:r>
        <w:r w:rsidRPr="00877DC3" w:rsidDel="00E15E6E">
          <w:delText>tube (six sub-samples per mesocosm mixed in a bucket)</w:delText>
        </w:r>
      </w:del>
      <w:r w:rsidRPr="00877DC3">
        <w:t>.</w:t>
      </w:r>
      <w:r w:rsidR="00145269" w:rsidRPr="00877DC3">
        <w:t xml:space="preserve"> </w:t>
      </w:r>
      <w:r w:rsidRPr="00877DC3">
        <w:t xml:space="preserve">Next, </w:t>
      </w:r>
      <w:ins w:id="138" w:author="Andreu Rico Artero" w:date="2024-10-10T19:01:00Z" w16du:dateUtc="2024-10-10T17:01:00Z">
        <w:r w:rsidR="00933D86">
          <w:t xml:space="preserve">the sample was homogenised, and </w:t>
        </w:r>
      </w:ins>
      <w:r w:rsidRPr="00877DC3">
        <w:t>250 m</w:t>
      </w:r>
      <w:r w:rsidR="00105B2D">
        <w:t>L</w:t>
      </w:r>
      <w:r w:rsidRPr="00877DC3">
        <w:t xml:space="preserve"> of this water</w:t>
      </w:r>
      <w:r w:rsidR="00145269" w:rsidRPr="00877DC3">
        <w:t xml:space="preserve"> </w:t>
      </w:r>
      <w:r w:rsidRPr="00877DC3">
        <w:t xml:space="preserve">sample were introduced into </w:t>
      </w:r>
      <w:del w:id="139" w:author="Andreu Rico Artero" w:date="2024-10-10T19:02:00Z" w16du:dateUtc="2024-10-10T17:02:00Z">
        <w:r w:rsidRPr="00877DC3" w:rsidDel="00933D86">
          <w:delText xml:space="preserve">glass </w:delText>
        </w:r>
      </w:del>
      <w:r w:rsidRPr="00877DC3">
        <w:t xml:space="preserve">amber </w:t>
      </w:r>
      <w:ins w:id="140" w:author="Andreu Rico Artero" w:date="2024-10-10T19:02:00Z" w16du:dateUtc="2024-10-10T17:02:00Z">
        <w:r w:rsidR="00933D86">
          <w:t xml:space="preserve">glass </w:t>
        </w:r>
      </w:ins>
      <w:r w:rsidRPr="00877DC3">
        <w:t>bottles</w:t>
      </w:r>
      <w:ins w:id="141" w:author="Andreu Rico Artero" w:date="2024-10-10T19:03:00Z" w16du:dateUtc="2024-10-10T17:03:00Z">
        <w:r w:rsidR="00933D86">
          <w:t xml:space="preserve">. The samples were preserved with </w:t>
        </w:r>
      </w:ins>
      <w:del w:id="142" w:author="Andreu Rico Artero" w:date="2024-10-10T19:03:00Z" w16du:dateUtc="2024-10-10T17:03:00Z">
        <w:r w:rsidRPr="00877DC3" w:rsidDel="00933D86">
          <w:delText xml:space="preserve"> and </w:delText>
        </w:r>
      </w:del>
      <w:r w:rsidRPr="00877DC3">
        <w:t>10%</w:t>
      </w:r>
      <w:r w:rsidR="00145269" w:rsidRPr="00877DC3">
        <w:t xml:space="preserve"> </w:t>
      </w:r>
      <w:ins w:id="143" w:author="Andreu Rico Artero" w:date="2024-10-10T19:03:00Z" w16du:dateUtc="2024-10-10T17:03:00Z">
        <w:r w:rsidR="00933D86">
          <w:t xml:space="preserve">of </w:t>
        </w:r>
      </w:ins>
      <w:r w:rsidRPr="00877DC3">
        <w:t xml:space="preserve">Lugol’s iodine </w:t>
      </w:r>
      <w:del w:id="144" w:author="Andreu Rico Artero" w:date="2024-10-10T19:03:00Z" w16du:dateUtc="2024-10-10T17:03:00Z">
        <w:r w:rsidRPr="00877DC3" w:rsidDel="00933D86">
          <w:delText>was added for preservation</w:delText>
        </w:r>
      </w:del>
      <w:ins w:id="145" w:author="Andreu Rico Artero" w:date="2024-10-10T19:03:00Z" w16du:dateUtc="2024-10-10T17:03:00Z">
        <w:r w:rsidR="00933D86">
          <w:t>solution</w:t>
        </w:r>
      </w:ins>
      <w:r w:rsidRPr="00877DC3">
        <w:t>.</w:t>
      </w:r>
      <w:r w:rsidR="00145269" w:rsidRPr="00877DC3">
        <w:t xml:space="preserve"> Phytoplankton taxa</w:t>
      </w:r>
      <w:r w:rsidR="003B2EDE" w:rsidRPr="00877DC3">
        <w:t xml:space="preserve"> </w:t>
      </w:r>
      <w:ins w:id="146" w:author="Andreu Rico Artero" w:date="2024-10-10T19:10:00Z" w16du:dateUtc="2024-10-10T17:10:00Z">
        <w:r w:rsidR="00194467">
          <w:t xml:space="preserve">were identified and counted </w:t>
        </w:r>
      </w:ins>
      <w:del w:id="147" w:author="Andreu Rico Artero" w:date="2024-10-10T19:10:00Z" w16du:dateUtc="2024-10-10T17:10:00Z">
        <w:r w:rsidR="003B2EDE" w:rsidRPr="00877DC3" w:rsidDel="00194467">
          <w:delText>identification</w:delText>
        </w:r>
        <w:r w:rsidR="00145269" w:rsidRPr="00877DC3" w:rsidDel="00194467">
          <w:delText xml:space="preserve"> and count</w:delText>
        </w:r>
      </w:del>
      <w:ins w:id="148" w:author="Andreu Rico Artero" w:date="2024-10-10T19:04:00Z" w16du:dateUtc="2024-10-10T17:04:00Z">
        <w:r w:rsidR="00933D86">
          <w:t xml:space="preserve">following the methods described by Rice et al. (2012), with small modifications. The </w:t>
        </w:r>
      </w:ins>
      <w:ins w:id="149" w:author="Andreu Rico Artero" w:date="2024-10-10T19:05:00Z" w16du:dateUtc="2024-10-10T17:05:00Z">
        <w:r w:rsidR="00933D86">
          <w:t xml:space="preserve">250 mL sample was allowed to sink (following an approach </w:t>
        </w:r>
      </w:ins>
      <w:ins w:id="150" w:author="Andreu Rico Artero" w:date="2024-10-10T19:13:00Z" w16du:dateUtc="2024-10-10T17:13:00Z">
        <w:r w:rsidR="00194467">
          <w:t>like</w:t>
        </w:r>
      </w:ins>
      <w:ins w:id="151" w:author="Andreu Rico Artero" w:date="2024-10-10T19:05:00Z" w16du:dateUtc="2024-10-10T17:05:00Z">
        <w:r w:rsidR="00933D86">
          <w:t xml:space="preserve"> the </w:t>
        </w:r>
        <w:proofErr w:type="spellStart"/>
        <w:r w:rsidR="00933D86" w:rsidRPr="00933D86">
          <w:rPr>
            <w:rPrChange w:id="152" w:author="Andreu Rico Artero" w:date="2024-10-10T19:05:00Z" w16du:dateUtc="2024-10-10T17:05:00Z">
              <w:rPr>
                <w:i/>
                <w:iCs/>
                <w:color w:val="215E99" w:themeColor="text2" w:themeTint="BF"/>
              </w:rPr>
            </w:rPrChange>
          </w:rPr>
          <w:t>Utermöhl</w:t>
        </w:r>
        <w:proofErr w:type="spellEnd"/>
        <w:r w:rsidR="00933D86">
          <w:t xml:space="preserve"> </w:t>
        </w:r>
      </w:ins>
      <w:ins w:id="153" w:author="Andreu Rico Artero" w:date="2024-10-10T19:06:00Z" w16du:dateUtc="2024-10-10T17:06:00Z">
        <w:r w:rsidR="00933D86">
          <w:t>method</w:t>
        </w:r>
      </w:ins>
      <w:ins w:id="154" w:author="Andreu Rico Artero" w:date="2024-10-10T19:05:00Z" w16du:dateUtc="2024-10-10T17:05:00Z">
        <w:r w:rsidR="00933D86" w:rsidRPr="00933D86">
          <w:rPr>
            <w:rPrChange w:id="155" w:author="Andreu Rico Artero" w:date="2024-10-10T19:05:00Z" w16du:dateUtc="2024-10-10T17:05:00Z">
              <w:rPr>
                <w:i/>
                <w:iCs/>
                <w:color w:val="215E99" w:themeColor="text2" w:themeTint="BF"/>
                <w:lang w:val="es-ES"/>
              </w:rPr>
            </w:rPrChange>
          </w:rPr>
          <w:t>)</w:t>
        </w:r>
      </w:ins>
      <w:ins w:id="156" w:author="Andreu Rico Artero" w:date="2024-10-10T19:06:00Z" w16du:dateUtc="2024-10-10T17:06:00Z">
        <w:r w:rsidR="00933D86">
          <w:t xml:space="preserve">. Then 1 mL sub-samples of concentrated sample were taken and </w:t>
        </w:r>
      </w:ins>
      <w:ins w:id="157" w:author="Andreu Rico Artero" w:date="2024-10-10T19:08:00Z" w16du:dateUtc="2024-10-10T17:08:00Z">
        <w:r w:rsidR="00194467">
          <w:t>counted</w:t>
        </w:r>
      </w:ins>
      <w:ins w:id="158" w:author="Andreu Rico Artero" w:date="2024-10-10T19:06:00Z" w16du:dateUtc="2024-10-10T17:06:00Z">
        <w:r w:rsidR="00933D86">
          <w:t xml:space="preserve"> to a total of </w:t>
        </w:r>
      </w:ins>
      <w:ins w:id="159" w:author="Andreu Rico Artero" w:date="2024-10-10T19:07:00Z" w16du:dateUtc="2024-10-10T17:07:00Z">
        <w:r w:rsidR="00933D86">
          <w:t>400 cells or colonies</w:t>
        </w:r>
        <w:r w:rsidR="00194467">
          <w:t xml:space="preserve">, which </w:t>
        </w:r>
      </w:ins>
      <w:ins w:id="160" w:author="Andreu Rico Artero" w:date="2024-10-10T19:08:00Z" w16du:dateUtc="2024-10-10T17:08:00Z">
        <w:r w:rsidR="00194467">
          <w:t xml:space="preserve">corresponded to </w:t>
        </w:r>
      </w:ins>
      <w:ins w:id="161" w:author="Andreu Rico Artero" w:date="2024-10-10T19:07:00Z" w16du:dateUtc="2024-10-10T17:07:00Z">
        <w:r w:rsidR="00194467">
          <w:t xml:space="preserve">about 5-15 mL of subsample depending on the algae density. </w:t>
        </w:r>
      </w:ins>
      <w:ins w:id="162" w:author="Andreu Rico Artero" w:date="2024-10-10T19:11:00Z" w16du:dateUtc="2024-10-10T17:11:00Z">
        <w:r w:rsidR="00194467">
          <w:t>After the phytoplankton taxa were identified, they</w:t>
        </w:r>
      </w:ins>
      <w:ins w:id="163" w:author="Andreu Rico Artero" w:date="2024-10-10T19:09:00Z" w16du:dateUtc="2024-10-10T17:09:00Z">
        <w:r w:rsidR="00194467">
          <w:t xml:space="preserve"> </w:t>
        </w:r>
      </w:ins>
      <w:ins w:id="164" w:author="Andreu Rico Artero" w:date="2024-10-10T19:10:00Z" w16du:dateUtc="2024-10-10T17:10:00Z">
        <w:r w:rsidR="00194467">
          <w:t xml:space="preserve">were </w:t>
        </w:r>
      </w:ins>
      <w:ins w:id="165" w:author="Andreu Rico Artero" w:date="2024-10-10T19:09:00Z" w16du:dateUtc="2024-10-10T17:09:00Z">
        <w:r w:rsidR="00194467">
          <w:t xml:space="preserve">counted </w:t>
        </w:r>
      </w:ins>
      <w:del w:id="166" w:author="Andreu Rico Artero" w:date="2024-10-10T19:04:00Z" w16du:dateUtc="2024-10-10T17:04:00Z">
        <w:r w:rsidR="00145269" w:rsidRPr="00877DC3" w:rsidDel="00933D86">
          <w:delText>s</w:delText>
        </w:r>
      </w:del>
      <w:del w:id="167" w:author="Andreu Rico Artero" w:date="2024-10-10T19:09:00Z" w16du:dateUtc="2024-10-10T17:09:00Z">
        <w:r w:rsidR="00145269" w:rsidRPr="00877DC3" w:rsidDel="00194467">
          <w:delText xml:space="preserve"> were </w:delText>
        </w:r>
        <w:r w:rsidR="00105B2D" w:rsidRPr="00877DC3" w:rsidDel="00194467">
          <w:delText>performed</w:delText>
        </w:r>
        <w:r w:rsidR="00145269" w:rsidRPr="00877DC3" w:rsidDel="00194467">
          <w:delText xml:space="preserve"> </w:delText>
        </w:r>
        <w:r w:rsidR="003B2EDE" w:rsidRPr="00877DC3" w:rsidDel="00194467">
          <w:delText>on</w:delText>
        </w:r>
        <w:r w:rsidR="00145269" w:rsidRPr="00877DC3" w:rsidDel="00194467">
          <w:delText xml:space="preserve"> a 1 mL subsample </w:delText>
        </w:r>
      </w:del>
      <w:r w:rsidR="00145269" w:rsidRPr="00877DC3">
        <w:t>by means of an inverted microscope and a Sedgewick-Rafter counting cell (Graticules Optics).</w:t>
      </w:r>
      <w:r w:rsidR="00105B2D">
        <w:t xml:space="preserve"> </w:t>
      </w:r>
      <w:ins w:id="168" w:author="Andreu Rico Artero" w:date="2024-10-10T19:11:00Z" w16du:dateUtc="2024-10-10T17:11:00Z">
        <w:r w:rsidR="00194467">
          <w:t xml:space="preserve">Finally, the counted cell or colony abundances were re-calculated to </w:t>
        </w:r>
      </w:ins>
      <w:ins w:id="169" w:author="Andreu Rico Artero" w:date="2024-10-10T19:13:00Z" w16du:dateUtc="2024-10-10T17:13:00Z">
        <w:r w:rsidR="00194467">
          <w:t xml:space="preserve">number of </w:t>
        </w:r>
      </w:ins>
      <w:ins w:id="170" w:author="Andreu Rico Artero" w:date="2024-10-10T19:12:00Z" w16du:dateUtc="2024-10-10T17:12:00Z">
        <w:r w:rsidR="00194467">
          <w:t>cell</w:t>
        </w:r>
      </w:ins>
      <w:ins w:id="171" w:author="Andreu Rico Artero" w:date="2024-10-10T19:13:00Z" w16du:dateUtc="2024-10-10T17:13:00Z">
        <w:r w:rsidR="00194467">
          <w:t>s</w:t>
        </w:r>
      </w:ins>
      <w:ins w:id="172" w:author="Andreu Rico Artero" w:date="2024-10-10T19:12:00Z" w16du:dateUtc="2024-10-10T17:12:00Z">
        <w:r w:rsidR="00194467">
          <w:t xml:space="preserve"> per L of mesocosm water. </w:t>
        </w:r>
      </w:ins>
    </w:p>
    <w:p w14:paraId="432D48FE" w14:textId="6FF3743A" w:rsidR="00933D86" w:rsidDel="00194467" w:rsidRDefault="00933D86" w:rsidP="008279E9">
      <w:pPr>
        <w:pStyle w:val="NormalWeb"/>
        <w:spacing w:before="0" w:beforeAutospacing="0" w:after="0" w:afterAutospacing="0" w:line="480" w:lineRule="auto"/>
        <w:jc w:val="both"/>
        <w:rPr>
          <w:del w:id="173" w:author="Andreu Rico Artero" w:date="2024-10-10T19:12:00Z" w16du:dateUtc="2024-10-10T17:12:00Z"/>
        </w:rPr>
      </w:pPr>
    </w:p>
    <w:p w14:paraId="03C3CC85" w14:textId="72B5BBB3" w:rsidR="00731629" w:rsidRDefault="0062155A" w:rsidP="008279E9">
      <w:pPr>
        <w:pStyle w:val="NormalWeb"/>
        <w:spacing w:before="0" w:beforeAutospacing="0" w:after="0" w:afterAutospacing="0" w:line="480" w:lineRule="auto"/>
        <w:ind w:firstLine="720"/>
        <w:jc w:val="both"/>
        <w:rPr>
          <w:ins w:id="174" w:author="Francesco Polazzo" w:date="2024-10-04T13:31:00Z" w16du:dateUtc="2024-10-04T11:31:00Z"/>
        </w:rPr>
      </w:pPr>
      <w:r w:rsidRPr="00877DC3">
        <w:t xml:space="preserve">Every phytoplankton taxon was digitally photographed with scale reference using a </w:t>
      </w:r>
      <w:del w:id="175" w:author="Andreu Rico Artero" w:date="2024-10-10T19:13:00Z" w16du:dateUtc="2024-10-10T17:13:00Z">
        <w:r w:rsidRPr="00877DC3" w:rsidDel="00194467">
          <w:delText xml:space="preserve">camera </w:delText>
        </w:r>
      </w:del>
      <w:r w:rsidRPr="00877DC3">
        <w:t xml:space="preserve">Samsung 12 </w:t>
      </w:r>
      <w:proofErr w:type="spellStart"/>
      <w:r w:rsidRPr="00877DC3">
        <w:t>mp</w:t>
      </w:r>
      <w:proofErr w:type="spellEnd"/>
      <w:ins w:id="176" w:author="Andreu Rico Artero" w:date="2024-10-10T19:13:00Z" w16du:dateUtc="2024-10-10T17:13:00Z">
        <w:r w:rsidR="00194467">
          <w:t xml:space="preserve"> camera</w:t>
        </w:r>
      </w:ins>
      <w:r w:rsidRPr="00877DC3">
        <w:t xml:space="preserve"> (4032 X 3024, JPG format), and measured</w:t>
      </w:r>
      <w:r w:rsidR="00105B2D">
        <w:t xml:space="preserve"> </w:t>
      </w:r>
      <w:r w:rsidRPr="00877DC3">
        <w:t xml:space="preserve">using </w:t>
      </w:r>
      <w:r w:rsidR="00105B2D">
        <w:t xml:space="preserve">the </w:t>
      </w:r>
      <w:r w:rsidRPr="00877DC3">
        <w:t xml:space="preserve">Image J software </w:t>
      </w:r>
      <w:r w:rsidRPr="00877DC3">
        <w:fldChar w:fldCharType="begin"/>
      </w:r>
      <w:r w:rsidRPr="00877DC3">
        <w:instrText xml:space="preserve"> ADDIN ZOTERO_ITEM CSL_CITATION {"citationID":"PDeh801J","properties":{"formattedCitation":"(Schneider {\\i{}et al.} 2012)","plainCitation":"(Schneider et al. 2012)","noteIndex":0},"citationItems":[{"id":115,"uris":["http://zotero.org/users/10426170/items/LSJI8LX8"],"itemData":{"id":115,"type":"article-journal","container-title":"Nature Methods","DOI":"10.1038/nmeth.2089","ISSN":"15487091","issue":"7","title":"NIH Image to ImageJ: 25 years of image analysis","volume":"9","author":[{"family":"Schneider","given":"Caroline A."},{"family":"Rasband","given":"Wayne S."},{"family":"Eliceiri","given":"Kevin W."}],"issued":{"date-parts":[["2012"]]}}}],"schema":"https://github.com/citation-style-language/schema/raw/master/csl-citation.json"} </w:instrText>
      </w:r>
      <w:r w:rsidRPr="00877DC3">
        <w:fldChar w:fldCharType="separate"/>
      </w:r>
      <w:r w:rsidRPr="00877DC3">
        <w:t xml:space="preserve">(Schneider </w:t>
      </w:r>
      <w:r w:rsidRPr="00877DC3">
        <w:rPr>
          <w:i/>
          <w:iCs/>
        </w:rPr>
        <w:t>et al.</w:t>
      </w:r>
      <w:r w:rsidRPr="00877DC3">
        <w:t xml:space="preserve"> 2012)</w:t>
      </w:r>
      <w:r w:rsidRPr="00877DC3">
        <w:fldChar w:fldCharType="end"/>
      </w:r>
      <w:r w:rsidRPr="00877DC3">
        <w:t>. The biovolume (μm</w:t>
      </w:r>
      <w:r w:rsidRPr="00877DC3">
        <w:rPr>
          <w:vertAlign w:val="superscript"/>
        </w:rPr>
        <w:t>3</w:t>
      </w:r>
      <w:r w:rsidRPr="00877DC3">
        <w:t xml:space="preserve">/org) of the </w:t>
      </w:r>
      <w:r w:rsidR="00381888" w:rsidRPr="00877DC3">
        <w:t>phytoplankton</w:t>
      </w:r>
      <w:r w:rsidRPr="00877DC3">
        <w:t xml:space="preserve"> </w:t>
      </w:r>
      <w:del w:id="177" w:author="Andreu Rico Artero" w:date="2024-10-10T19:14:00Z" w16du:dateUtc="2024-10-10T17:14:00Z">
        <w:r w:rsidRPr="00877DC3" w:rsidDel="00194467">
          <w:delText xml:space="preserve">individuals </w:delText>
        </w:r>
      </w:del>
      <w:ins w:id="178" w:author="Andreu Rico Artero" w:date="2024-10-10T19:14:00Z" w16du:dateUtc="2024-10-10T17:14:00Z">
        <w:r w:rsidR="00194467">
          <w:t>cells</w:t>
        </w:r>
        <w:r w:rsidR="00194467" w:rsidRPr="00877DC3">
          <w:t xml:space="preserve"> </w:t>
        </w:r>
      </w:ins>
      <w:r w:rsidRPr="00877DC3">
        <w:t>was calculated using geometric models according to</w:t>
      </w:r>
      <w:r w:rsidR="00381888" w:rsidRPr="00877DC3">
        <w:t xml:space="preserve"> </w:t>
      </w:r>
      <w:r w:rsidR="00381888" w:rsidRPr="00877DC3">
        <w:fldChar w:fldCharType="begin"/>
      </w:r>
      <w:r w:rsidR="003D03F2" w:rsidRPr="00877DC3">
        <w:instrText xml:space="preserve"> ADDIN ZOTERO_ITEM CSL_CITATION {"citationID":"1Y0gRkER","properties":{"formattedCitation":"(Hillebrand {\\i{}et al.} 1999; Sun &amp; Liu 2003)","plainCitation":"(Hillebrand et al. 1999; Sun &amp; Liu 2003)","dontUpdate":true,"noteIndex":0},"citationItems":[{"id":67,"uris":["http://zotero.org/users/10426170/items/ERSHPQDM"],"itemData":{"id":67,"type":"article-journal","abstract":"Microalgal bitvolume is commonly calculated to assess the relative abundance (as biomass or carbon) of co-occurring algae varying in shape and/or size. However, a standardized set of equations for bitvolume calculations from microscopically measured linear dimensions that includes the entire range of microalgal shapes is not available yet. In comparison with automated methods, the use of microscopical measurements allows high taxonomic resolution, up to the species level, and has fewer sources of error. We present a set of geometric shapes and mathematical equations for calculating bitvolumes of &gt;850 pelagic and benthic marine and freshwater microalgal genera. The equations are designed to minimize the effort of microscopic measurement. The similarities and differences between our proposal for standardization and previously published proposals are discussed and recommendations for quality standards given.","container-title":"Journal of Phycology","DOI":"10.1046/j.1529-8817.1999.3520403.x","ISSN":"00223646","issue":"2","title":"Biovolume calculation for pelagic and benthic microalgae","volume":"35","author":[{"family":"Hillebrand","given":"Helmut"},{"family":"Dürselen","given":"Claus Dieter"},{"family":"Kirschtel","given":"David"},{"family":"Pollingher","given":"Utsa"},{"family":"Zohary","given":"Tamar"}],"issued":{"date-parts":[["1999"]]}}},{"id":68,"uris":["http://zotero.org/users/10426170/items/CH32P6GK"],"itemData":{"id":68,"type":"article-journal","abstract":"Phytoplankton biovolume can be measured or calculated through the calculation of similar geometric models. A set of geometric models is suggested for calculating cell biovolume and surface area for 284 phytoplankton genera in China Sea waters. Thirty-one geometric shapes have been assigned to estimate the biovolume and surface area of phytoplankton cells. Reductions of error and microscopic effort are also discussed. The model has been verified by its application in the China Seas regions. The software to make these calculations is available at http://www.ouc.edu.cn/csmxy/sunjun/biovolume.htm.","container-title":"Journal of Plankton Research","DOI":"10.1093/plankt/fbg096","ISSN":"01427873","issue":"11","title":"Geometric models for calculating cell biovolume and surface area for phytoplankton","volume":"25","author":[{"family":"Sun","given":"Jun"},{"family":"Liu","given":"Dongyan"}],"issued":{"date-parts":[["2003"]]}}}],"schema":"https://github.com/citation-style-language/schema/raw/master/csl-citation.json"} </w:instrText>
      </w:r>
      <w:r w:rsidR="00381888" w:rsidRPr="00877DC3">
        <w:fldChar w:fldCharType="separate"/>
      </w:r>
      <w:r w:rsidR="00381888" w:rsidRPr="00877DC3">
        <w:t xml:space="preserve">Hillebrand </w:t>
      </w:r>
      <w:r w:rsidR="00381888" w:rsidRPr="00877DC3">
        <w:rPr>
          <w:i/>
          <w:iCs/>
        </w:rPr>
        <w:t>et al.</w:t>
      </w:r>
      <w:r w:rsidR="00381888" w:rsidRPr="00877DC3">
        <w:t xml:space="preserve"> (1999) and Sun &amp; Liu (2003)</w:t>
      </w:r>
      <w:r w:rsidR="00381888" w:rsidRPr="00877DC3">
        <w:fldChar w:fldCharType="end"/>
      </w:r>
      <w:r w:rsidRPr="00877DC3">
        <w:t xml:space="preserve">. </w:t>
      </w:r>
      <w:r w:rsidRPr="00877DC3">
        <w:lastRenderedPageBreak/>
        <w:t>Biovolume was transformed to</w:t>
      </w:r>
      <w:r w:rsidR="00381888" w:rsidRPr="00877DC3">
        <w:t xml:space="preserve"> </w:t>
      </w:r>
      <w:r w:rsidRPr="00877DC3">
        <w:t xml:space="preserve">fresh weight using the following ratio </w:t>
      </w:r>
      <w:del w:id="179" w:author="Andreu Rico Artero" w:date="2024-10-10T19:15:00Z" w16du:dateUtc="2024-10-10T17:15:00Z">
        <w:r w:rsidRPr="00877DC3" w:rsidDel="00194467">
          <w:delText xml:space="preserve">1 μg = </w:delText>
        </w:r>
      </w:del>
      <w:r w:rsidRPr="00877DC3">
        <w:t>106 μm</w:t>
      </w:r>
      <w:r w:rsidRPr="00877DC3">
        <w:rPr>
          <w:vertAlign w:val="superscript"/>
        </w:rPr>
        <w:t>3</w:t>
      </w:r>
      <w:ins w:id="180" w:author="Andreu Rico Artero" w:date="2024-10-10T19:15:00Z" w16du:dateUtc="2024-10-10T17:15:00Z">
        <w:r w:rsidR="00194467">
          <w:t xml:space="preserve"> = </w:t>
        </w:r>
        <w:r w:rsidR="00194467" w:rsidRPr="00877DC3">
          <w:t xml:space="preserve">1 </w:t>
        </w:r>
        <w:proofErr w:type="spellStart"/>
        <w:r w:rsidR="00194467" w:rsidRPr="00877DC3">
          <w:t>μg</w:t>
        </w:r>
      </w:ins>
      <w:proofErr w:type="spellEnd"/>
      <w:r w:rsidRPr="00877DC3">
        <w:t>,</w:t>
      </w:r>
      <w:r w:rsidR="00105B2D">
        <w:t xml:space="preserve"> </w:t>
      </w:r>
      <w:r w:rsidRPr="00877DC3">
        <w:t xml:space="preserve">assuming </w:t>
      </w:r>
      <w:r w:rsidR="00F65DAC">
        <w:t xml:space="preserve">that the </w:t>
      </w:r>
      <w:r w:rsidRPr="00877DC3">
        <w:t xml:space="preserve">specific </w:t>
      </w:r>
      <w:r w:rsidR="00651ED7">
        <w:t>density</w:t>
      </w:r>
      <w:ins w:id="181" w:author="Andreu Rico Artero" w:date="2024-10-10T19:14:00Z" w16du:dateUtc="2024-10-10T17:14:00Z">
        <w:r w:rsidR="00194467">
          <w:t xml:space="preserve"> of the counted cells was the same as</w:t>
        </w:r>
      </w:ins>
      <w:ins w:id="182" w:author="Andreu Rico Artero" w:date="2024-10-10T19:15:00Z" w16du:dateUtc="2024-10-10T17:15:00Z">
        <w:r w:rsidR="00194467">
          <w:t xml:space="preserve"> that</w:t>
        </w:r>
      </w:ins>
      <w:r w:rsidRPr="00877DC3">
        <w:t xml:space="preserve"> of water</w:t>
      </w:r>
      <w:ins w:id="183" w:author="Andreu Rico Artero" w:date="2024-10-10T19:15:00Z" w16du:dateUtc="2024-10-10T17:15:00Z">
        <w:r w:rsidR="00194467">
          <w:t xml:space="preserve">, </w:t>
        </w:r>
      </w:ins>
      <w:del w:id="184" w:author="Andreu Rico Artero" w:date="2024-10-10T19:15:00Z" w16du:dateUtc="2024-10-10T17:15:00Z">
        <w:r w:rsidRPr="00877DC3" w:rsidDel="00194467">
          <w:delText xml:space="preserve"> </w:delText>
        </w:r>
        <w:r w:rsidR="00F65DAC" w:rsidDel="00194467">
          <w:delText>was</w:delText>
        </w:r>
        <w:r w:rsidRPr="00877DC3" w:rsidDel="00194467">
          <w:delText xml:space="preserve"> </w:delText>
        </w:r>
      </w:del>
      <w:r w:rsidRPr="00877DC3">
        <w:t>1</w:t>
      </w:r>
      <w:r w:rsidR="009407D8">
        <w:t xml:space="preserve"> </w:t>
      </w:r>
      <w:r w:rsidR="00EE0C7C">
        <w:t>kg/L</w:t>
      </w:r>
      <w:ins w:id="185" w:author="Francesco Polazzo" w:date="2024-10-01T15:23:00Z" w16du:dateUtc="2024-10-01T13:23:00Z">
        <w:r w:rsidR="00E15E6E">
          <w:t xml:space="preserve"> (CEN, 2</w:t>
        </w:r>
      </w:ins>
      <w:ins w:id="186" w:author="Francesco Polazzo" w:date="2024-10-01T15:24:00Z" w16du:dateUtc="2024-10-01T13:24:00Z">
        <w:r w:rsidR="00E15E6E">
          <w:t>006)</w:t>
        </w:r>
      </w:ins>
      <w:r w:rsidRPr="00877DC3">
        <w:t>.</w:t>
      </w:r>
    </w:p>
    <w:p w14:paraId="1AA0970D" w14:textId="6AD34744" w:rsidR="00E15E6E" w:rsidRDefault="00E15E6E" w:rsidP="008279E9">
      <w:pPr>
        <w:spacing w:line="480" w:lineRule="auto"/>
        <w:jc w:val="both"/>
        <w:rPr>
          <w:ins w:id="187" w:author="Andreu Rico Artero" w:date="2024-10-10T19:17:00Z" w16du:dateUtc="2024-10-10T17:17:00Z"/>
          <w:rFonts w:ascii="Times New Roman" w:hAnsi="Times New Roman" w:cs="Times New Roman"/>
        </w:rPr>
      </w:pPr>
      <w:ins w:id="188" w:author="Francesco Polazzo" w:date="2024-10-04T13:31:00Z" w16du:dateUtc="2024-10-04T11:31:00Z">
        <w:r w:rsidRPr="00E15E6E">
          <w:rPr>
            <w:rFonts w:ascii="Times New Roman" w:hAnsi="Times New Roman" w:cs="Times New Roman"/>
            <w:rPrChange w:id="189" w:author="Francesco Polazzo" w:date="2024-10-04T13:51:00Z" w16du:dateUtc="2024-10-04T11:51:00Z">
              <w:rPr/>
            </w:rPrChange>
          </w:rPr>
          <w:t>We also quantif</w:t>
        </w:r>
      </w:ins>
      <w:ins w:id="190" w:author="Francesco Polazzo" w:date="2024-10-04T13:33:00Z" w16du:dateUtc="2024-10-04T11:33:00Z">
        <w:r w:rsidRPr="00E15E6E">
          <w:rPr>
            <w:rFonts w:ascii="Times New Roman" w:hAnsi="Times New Roman" w:cs="Times New Roman"/>
            <w:rPrChange w:id="191" w:author="Francesco Polazzo" w:date="2024-10-04T13:51:00Z" w16du:dateUtc="2024-10-04T11:51:00Z">
              <w:rPr/>
            </w:rPrChange>
          </w:rPr>
          <w:t>ied</w:t>
        </w:r>
      </w:ins>
      <w:ins w:id="192" w:author="Francesco Polazzo" w:date="2024-10-04T13:31:00Z" w16du:dateUtc="2024-10-04T11:31:00Z">
        <w:r w:rsidRPr="00E15E6E">
          <w:rPr>
            <w:rFonts w:ascii="Times New Roman" w:hAnsi="Times New Roman" w:cs="Times New Roman"/>
            <w:rPrChange w:id="193" w:author="Francesco Polazzo" w:date="2024-10-04T13:51:00Z" w16du:dateUtc="2024-10-04T11:51:00Z">
              <w:rPr/>
            </w:rPrChange>
          </w:rPr>
          <w:t xml:space="preserve"> </w:t>
        </w:r>
      </w:ins>
      <w:moveToRangeStart w:id="194" w:author="Francesco Polazzo" w:date="2024-10-04T13:33:00Z" w:name="move178941238"/>
      <w:moveTo w:id="195" w:author="Francesco Polazzo" w:date="2024-10-04T13:33:00Z" w16du:dateUtc="2024-10-04T11:33:00Z">
        <w:del w:id="196" w:author="Francesco Polazzo" w:date="2024-10-04T13:33:00Z" w16du:dateUtc="2024-10-04T11:33:00Z">
          <w:r w:rsidRPr="00E15E6E" w:rsidDel="00E15E6E">
            <w:rPr>
              <w:rFonts w:ascii="Times New Roman" w:hAnsi="Times New Roman" w:cs="Times New Roman"/>
            </w:rPr>
            <w:delText xml:space="preserve">We measured </w:delText>
          </w:r>
        </w:del>
        <w:r w:rsidRPr="00E15E6E">
          <w:rPr>
            <w:rFonts w:ascii="Times New Roman" w:hAnsi="Times New Roman" w:cs="Times New Roman"/>
          </w:rPr>
          <w:t>chlorophyll</w:t>
        </w:r>
        <w:r w:rsidRPr="00877DC3">
          <w:rPr>
            <w:rFonts w:ascii="Times New Roman" w:hAnsi="Times New Roman" w:cs="Times New Roman"/>
          </w:rPr>
          <w:t xml:space="preserve"> – </w:t>
        </w:r>
        <w:r w:rsidRPr="00877DC3">
          <w:rPr>
            <w:rFonts w:ascii="Times New Roman" w:hAnsi="Times New Roman" w:cs="Times New Roman"/>
            <w:i/>
            <w:iCs/>
          </w:rPr>
          <w:t>a</w:t>
        </w:r>
        <w:r w:rsidRPr="00877DC3">
          <w:rPr>
            <w:rFonts w:ascii="Times New Roman" w:hAnsi="Times New Roman" w:cs="Times New Roman"/>
          </w:rPr>
          <w:t xml:space="preserve"> (</w:t>
        </w:r>
        <w:proofErr w:type="spellStart"/>
        <w:r w:rsidRPr="00877DC3">
          <w:rPr>
            <w:rFonts w:ascii="Times New Roman" w:hAnsi="Times New Roman" w:cs="Times New Roman"/>
          </w:rPr>
          <w:t>chl</w:t>
        </w:r>
        <w:proofErr w:type="spellEnd"/>
        <w:r w:rsidRPr="00877DC3">
          <w:rPr>
            <w:rFonts w:ascii="Times New Roman" w:hAnsi="Times New Roman" w:cs="Times New Roman"/>
          </w:rPr>
          <w:t xml:space="preserve"> </w:t>
        </w:r>
        <w:r w:rsidRPr="00877DC3">
          <w:rPr>
            <w:rFonts w:ascii="Times New Roman" w:hAnsi="Times New Roman" w:cs="Times New Roman"/>
            <w:i/>
            <w:iCs/>
          </w:rPr>
          <w:t>a</w:t>
        </w:r>
        <w:r>
          <w:rPr>
            <w:rFonts w:ascii="Times New Roman" w:hAnsi="Times New Roman" w:cs="Times New Roman"/>
          </w:rPr>
          <w:t xml:space="preserve">; </w:t>
        </w:r>
        <w:proofErr w:type="spellStart"/>
        <w:r w:rsidRPr="00651ED7">
          <w:rPr>
            <w:rFonts w:ascii="Times New Roman" w:hAnsi="Times New Roman" w:cs="Times New Roman"/>
          </w:rPr>
          <w:t>μg</w:t>
        </w:r>
        <w:proofErr w:type="spellEnd"/>
        <w:r w:rsidRPr="00651ED7">
          <w:rPr>
            <w:rFonts w:ascii="Times New Roman" w:hAnsi="Times New Roman" w:cs="Times New Roman"/>
          </w:rPr>
          <w:t>/</w:t>
        </w:r>
        <w:r>
          <w:rPr>
            <w:rFonts w:ascii="Times New Roman" w:hAnsi="Times New Roman" w:cs="Times New Roman"/>
          </w:rPr>
          <w:t>L</w:t>
        </w:r>
        <w:r w:rsidRPr="00877DC3">
          <w:rPr>
            <w:rFonts w:ascii="Times New Roman" w:hAnsi="Times New Roman" w:cs="Times New Roman"/>
          </w:rPr>
          <w:t xml:space="preserve">) as </w:t>
        </w:r>
        <w:r>
          <w:rPr>
            <w:rFonts w:ascii="Times New Roman" w:hAnsi="Times New Roman" w:cs="Times New Roman"/>
          </w:rPr>
          <w:t xml:space="preserve">a </w:t>
        </w:r>
        <w:r w:rsidRPr="00877DC3">
          <w:rPr>
            <w:rFonts w:ascii="Times New Roman" w:hAnsi="Times New Roman" w:cs="Times New Roman"/>
          </w:rPr>
          <w:t>proxy for</w:t>
        </w:r>
        <w:del w:id="197" w:author="Francesco Polazzo" w:date="2024-10-04T13:33:00Z" w16du:dateUtc="2024-10-04T11:33:00Z">
          <w:r w:rsidRPr="00877DC3" w:rsidDel="00E15E6E">
            <w:rPr>
              <w:rFonts w:ascii="Times New Roman" w:hAnsi="Times New Roman" w:cs="Times New Roman"/>
            </w:rPr>
            <w:delText xml:space="preserve"> </w:delText>
          </w:r>
        </w:del>
      </w:moveTo>
      <w:ins w:id="198" w:author="Francesco Polazzo" w:date="2024-10-04T13:33:00Z" w16du:dateUtc="2024-10-04T11:33:00Z">
        <w:r>
          <w:t xml:space="preserve"> </w:t>
        </w:r>
        <w:r w:rsidRPr="00E15E6E">
          <w:rPr>
            <w:rFonts w:ascii="Times New Roman" w:hAnsi="Times New Roman" w:cs="Times New Roman"/>
            <w:rPrChange w:id="199" w:author="Francesco Polazzo" w:date="2024-10-04T14:11:00Z" w16du:dateUtc="2024-10-04T12:11:00Z">
              <w:rPr/>
            </w:rPrChange>
          </w:rPr>
          <w:t>phyto</w:t>
        </w:r>
      </w:ins>
      <w:ins w:id="200" w:author="Francesco Polazzo" w:date="2024-10-04T13:34:00Z" w16du:dateUtc="2024-10-04T11:34:00Z">
        <w:r w:rsidRPr="00E15E6E">
          <w:rPr>
            <w:rFonts w:ascii="Times New Roman" w:hAnsi="Times New Roman" w:cs="Times New Roman"/>
            <w:rPrChange w:id="201" w:author="Francesco Polazzo" w:date="2024-10-04T14:11:00Z" w16du:dateUtc="2024-10-04T12:11:00Z">
              <w:rPr/>
            </w:rPrChange>
          </w:rPr>
          <w:t>plankton photosynthetic activity</w:t>
        </w:r>
      </w:ins>
      <w:moveTo w:id="202" w:author="Francesco Polazzo" w:date="2024-10-04T13:33:00Z" w16du:dateUtc="2024-10-04T11:33:00Z">
        <w:del w:id="203" w:author="Francesco Polazzo" w:date="2024-10-04T13:33:00Z" w16du:dateUtc="2024-10-04T11:33:00Z">
          <w:r w:rsidRPr="00E15E6E" w:rsidDel="00E15E6E">
            <w:rPr>
              <w:rFonts w:ascii="Times New Roman" w:hAnsi="Times New Roman" w:cs="Times New Roman"/>
            </w:rPr>
            <w:delText>primary productivity</w:delText>
          </w:r>
        </w:del>
        <w:del w:id="204" w:author="Francesco Polazzo" w:date="2024-10-04T13:34:00Z" w16du:dateUtc="2024-10-04T11:34:00Z">
          <w:r w:rsidRPr="00E15E6E" w:rsidDel="00E15E6E">
            <w:rPr>
              <w:rFonts w:ascii="Times New Roman" w:hAnsi="Times New Roman" w:cs="Times New Roman"/>
            </w:rPr>
            <w:delText>, as it represents the living part of the phytoplankton biomass</w:delText>
          </w:r>
        </w:del>
        <w:r w:rsidRPr="00E15E6E">
          <w:rPr>
            <w:rFonts w:ascii="Times New Roman" w:hAnsi="Times New Roman" w:cs="Times New Roman"/>
          </w:rPr>
          <w:t xml:space="preserve">. </w:t>
        </w:r>
        <w:proofErr w:type="spellStart"/>
        <w:r w:rsidRPr="00E15E6E">
          <w:rPr>
            <w:rFonts w:ascii="Times New Roman" w:hAnsi="Times New Roman" w:cs="Times New Roman"/>
          </w:rPr>
          <w:t>Chl</w:t>
        </w:r>
        <w:proofErr w:type="spellEnd"/>
        <w:r w:rsidRPr="00E15E6E">
          <w:rPr>
            <w:rFonts w:ascii="Times New Roman" w:hAnsi="Times New Roman" w:cs="Times New Roman"/>
          </w:rPr>
          <w:t xml:space="preserve"> </w:t>
        </w:r>
        <w:r w:rsidRPr="00E15E6E">
          <w:rPr>
            <w:rFonts w:ascii="Times New Roman" w:hAnsi="Times New Roman" w:cs="Times New Roman"/>
            <w:i/>
            <w:iCs/>
          </w:rPr>
          <w:t xml:space="preserve">a </w:t>
        </w:r>
        <w:r w:rsidRPr="00E15E6E">
          <w:rPr>
            <w:rFonts w:ascii="Times New Roman" w:hAnsi="Times New Roman" w:cs="Times New Roman"/>
          </w:rPr>
          <w:t>concentration was measured on days -4,</w:t>
        </w:r>
        <w:r w:rsidRPr="00877DC3">
          <w:rPr>
            <w:rFonts w:ascii="Times New Roman" w:hAnsi="Times New Roman" w:cs="Times New Roman"/>
          </w:rPr>
          <w:t xml:space="preserve"> 3, 7, 10, 15, 24, 30 and 38.</w:t>
        </w:r>
      </w:moveTo>
      <w:moveToRangeEnd w:id="194"/>
      <w:ins w:id="205" w:author="Francesco Polazzo" w:date="2024-10-04T13:35:00Z" w16du:dateUtc="2024-10-04T11:35:00Z">
        <w:r>
          <w:t xml:space="preserve"> </w:t>
        </w:r>
        <w:proofErr w:type="spellStart"/>
        <w:r w:rsidRPr="00877DC3">
          <w:rPr>
            <w:rFonts w:ascii="Times New Roman" w:hAnsi="Times New Roman" w:cs="Times New Roman"/>
          </w:rPr>
          <w:t>Chl</w:t>
        </w:r>
        <w:proofErr w:type="spellEnd"/>
        <w:r w:rsidRPr="00877DC3">
          <w:rPr>
            <w:rFonts w:ascii="Times New Roman" w:hAnsi="Times New Roman" w:cs="Times New Roman"/>
          </w:rPr>
          <w:t xml:space="preserve"> </w:t>
        </w:r>
        <w:r w:rsidRPr="00877DC3">
          <w:rPr>
            <w:rFonts w:ascii="Times New Roman" w:hAnsi="Times New Roman" w:cs="Times New Roman"/>
            <w:i/>
            <w:iCs/>
          </w:rPr>
          <w:t>a</w:t>
        </w:r>
        <w:r>
          <w:rPr>
            <w:rFonts w:ascii="Times New Roman" w:hAnsi="Times New Roman" w:cs="Times New Roman"/>
            <w:i/>
            <w:iCs/>
          </w:rPr>
          <w:t xml:space="preserve"> </w:t>
        </w:r>
        <w:r>
          <w:rPr>
            <w:rFonts w:ascii="Times New Roman" w:hAnsi="Times New Roman" w:cs="Times New Roman"/>
          </w:rPr>
          <w:t xml:space="preserve">was measured </w:t>
        </w:r>
        <w:r w:rsidRPr="002A0BD8">
          <w:rPr>
            <w:rFonts w:ascii="Times New Roman" w:hAnsi="Times New Roman" w:cs="Times New Roman"/>
            <w:i/>
            <w:iCs/>
          </w:rPr>
          <w:t>in situ</w:t>
        </w:r>
        <w:r w:rsidRPr="00877DC3">
          <w:rPr>
            <w:rFonts w:ascii="Times New Roman" w:hAnsi="Times New Roman" w:cs="Times New Roman"/>
          </w:rPr>
          <w:t xml:space="preserve"> by using a portable multi-meter (YSI Pro DSS 626,973–01)</w:t>
        </w:r>
        <w:r>
          <w:rPr>
            <w:rFonts w:ascii="Times New Roman" w:hAnsi="Times New Roman" w:cs="Times New Roman"/>
          </w:rPr>
          <w:t xml:space="preserve"> calibrated using</w:t>
        </w:r>
      </w:ins>
      <w:ins w:id="206" w:author="Andreu Rico Artero" w:date="2024-10-10T19:17:00Z" w16du:dateUtc="2024-10-10T17:17:00Z">
        <w:r w:rsidR="006623DD">
          <w:rPr>
            <w:rFonts w:ascii="Times New Roman" w:hAnsi="Times New Roman" w:cs="Times New Roman"/>
          </w:rPr>
          <w:t xml:space="preserve"> a regression model between</w:t>
        </w:r>
      </w:ins>
      <w:ins w:id="207" w:author="Francesco Polazzo" w:date="2024-10-04T13:35:00Z" w16du:dateUtc="2024-10-04T11:35:00Z">
        <w:del w:id="208" w:author="Andreu Rico Artero" w:date="2024-10-10T19:17:00Z" w16du:dateUtc="2024-10-10T17:17:00Z">
          <w:r w:rsidDel="006623DD">
            <w:rPr>
              <w:rFonts w:ascii="Times New Roman" w:hAnsi="Times New Roman" w:cs="Times New Roman"/>
            </w:rPr>
            <w:delText xml:space="preserve"> a</w:delText>
          </w:r>
        </w:del>
        <w:r>
          <w:rPr>
            <w:rFonts w:ascii="Times New Roman" w:hAnsi="Times New Roman" w:cs="Times New Roman"/>
          </w:rPr>
          <w:t xml:space="preserve"> rhodamine standard</w:t>
        </w:r>
      </w:ins>
      <w:ins w:id="209" w:author="Andreu Rico Artero" w:date="2024-10-10T19:17:00Z" w16du:dateUtc="2024-10-10T17:17:00Z">
        <w:r w:rsidR="006623DD">
          <w:rPr>
            <w:rFonts w:ascii="Times New Roman" w:hAnsi="Times New Roman" w:cs="Times New Roman"/>
          </w:rPr>
          <w:t xml:space="preserve"> and chlorophyll-a concentrations </w:t>
        </w:r>
      </w:ins>
      <w:ins w:id="210" w:author="Andreu Rico Artero" w:date="2024-10-10T19:18:00Z" w16du:dateUtc="2024-10-10T17:18:00Z">
        <w:r w:rsidR="006623DD">
          <w:rPr>
            <w:rFonts w:ascii="Times New Roman" w:hAnsi="Times New Roman" w:cs="Times New Roman"/>
          </w:rPr>
          <w:t>with temperature corrections.</w:t>
        </w:r>
      </w:ins>
      <w:ins w:id="211" w:author="Francesco Polazzo" w:date="2024-10-04T13:35:00Z" w16du:dateUtc="2024-10-04T11:35:00Z">
        <w:del w:id="212" w:author="Andreu Rico Artero" w:date="2024-10-10T19:18:00Z" w16du:dateUtc="2024-10-10T17:18:00Z">
          <w:r w:rsidRPr="00877DC3" w:rsidDel="006623DD">
            <w:rPr>
              <w:rFonts w:ascii="Times New Roman" w:hAnsi="Times New Roman" w:cs="Times New Roman"/>
            </w:rPr>
            <w:delText>.</w:delText>
          </w:r>
        </w:del>
      </w:ins>
    </w:p>
    <w:p w14:paraId="0C9F68A8" w14:textId="68EEFB72" w:rsidR="006623DD" w:rsidRPr="00877DC3" w:rsidDel="006623DD" w:rsidRDefault="006623DD" w:rsidP="008279E9">
      <w:pPr>
        <w:spacing w:line="480" w:lineRule="auto"/>
        <w:jc w:val="both"/>
        <w:rPr>
          <w:ins w:id="213" w:author="Francesco Polazzo" w:date="2024-10-04T13:35:00Z" w16du:dateUtc="2024-10-04T11:35:00Z"/>
          <w:del w:id="214" w:author="Andreu Rico Artero" w:date="2024-10-10T19:18:00Z" w16du:dateUtc="2024-10-10T17:18:00Z"/>
          <w:rFonts w:ascii="Times New Roman" w:hAnsi="Times New Roman" w:cs="Times New Roman"/>
        </w:rPr>
      </w:pPr>
      <w:commentRangeStart w:id="215"/>
    </w:p>
    <w:p w14:paraId="24E9F4AD" w14:textId="20D4EE7C" w:rsidR="00E15E6E" w:rsidRPr="00877DC3" w:rsidDel="006623DD" w:rsidRDefault="00E15E6E" w:rsidP="008279E9">
      <w:pPr>
        <w:pStyle w:val="NormalWeb"/>
        <w:spacing w:before="0" w:beforeAutospacing="0" w:after="0" w:afterAutospacing="0" w:line="480" w:lineRule="auto"/>
        <w:ind w:firstLine="720"/>
        <w:jc w:val="both"/>
        <w:rPr>
          <w:del w:id="216" w:author="Andreu Rico Artero" w:date="2024-10-10T19:18:00Z" w16du:dateUtc="2024-10-10T17:18:00Z"/>
        </w:rPr>
      </w:pPr>
    </w:p>
    <w:p w14:paraId="27182065" w14:textId="3DCC1E24" w:rsidR="00145269" w:rsidRPr="00243A0E" w:rsidRDefault="00145269">
      <w:pPr>
        <w:pStyle w:val="Heading3"/>
        <w:spacing w:line="480" w:lineRule="auto"/>
        <w:jc w:val="both"/>
        <w:rPr>
          <w:rFonts w:ascii="Times New Roman" w:eastAsia="Times New Roman" w:hAnsi="Times New Roman" w:cs="Times New Roman"/>
          <w:b/>
          <w:bCs/>
          <w:color w:val="000000" w:themeColor="text1"/>
          <w:sz w:val="24"/>
          <w:szCs w:val="24"/>
          <w:lang w:eastAsia="en-GB"/>
        </w:rPr>
        <w:pPrChange w:id="217" w:author="Andreu Rico Artero" w:date="2024-10-10T20:00:00Z" w16du:dateUtc="2024-10-10T18:00:00Z">
          <w:pPr>
            <w:pStyle w:val="Heading3"/>
            <w:spacing w:line="480" w:lineRule="auto"/>
          </w:pPr>
        </w:pPrChange>
      </w:pPr>
      <w:r w:rsidRPr="00243A0E">
        <w:rPr>
          <w:rFonts w:ascii="Times New Roman" w:eastAsia="Times New Roman" w:hAnsi="Times New Roman" w:cs="Times New Roman"/>
          <w:b/>
          <w:bCs/>
          <w:color w:val="000000" w:themeColor="text1"/>
          <w:sz w:val="24"/>
          <w:szCs w:val="24"/>
          <w:lang w:eastAsia="en-GB"/>
        </w:rPr>
        <w:t xml:space="preserve">Ecosystem </w:t>
      </w:r>
      <w:del w:id="218" w:author="Francesco Polazzo" w:date="2024-10-04T13:30:00Z" w16du:dateUtc="2024-10-04T11:30:00Z">
        <w:r w:rsidRPr="00243A0E" w:rsidDel="00E15E6E">
          <w:rPr>
            <w:rFonts w:ascii="Times New Roman" w:eastAsia="Times New Roman" w:hAnsi="Times New Roman" w:cs="Times New Roman"/>
            <w:b/>
            <w:bCs/>
            <w:color w:val="000000" w:themeColor="text1"/>
            <w:sz w:val="24"/>
            <w:szCs w:val="24"/>
            <w:lang w:eastAsia="en-GB"/>
          </w:rPr>
          <w:delText xml:space="preserve">functioning </w:delText>
        </w:r>
      </w:del>
      <w:ins w:id="219" w:author="Francesco Polazzo" w:date="2024-10-04T13:30:00Z" w16du:dateUtc="2024-10-04T11:30:00Z">
        <w:r w:rsidR="00E15E6E">
          <w:rPr>
            <w:rFonts w:ascii="Times New Roman" w:eastAsia="Times New Roman" w:hAnsi="Times New Roman" w:cs="Times New Roman"/>
            <w:b/>
            <w:bCs/>
            <w:color w:val="000000" w:themeColor="text1"/>
            <w:sz w:val="24"/>
            <w:szCs w:val="24"/>
            <w:lang w:eastAsia="en-GB"/>
          </w:rPr>
          <w:t>property</w:t>
        </w:r>
        <w:r w:rsidR="00E15E6E" w:rsidRPr="00243A0E">
          <w:rPr>
            <w:rFonts w:ascii="Times New Roman" w:eastAsia="Times New Roman" w:hAnsi="Times New Roman" w:cs="Times New Roman"/>
            <w:b/>
            <w:bCs/>
            <w:color w:val="000000" w:themeColor="text1"/>
            <w:sz w:val="24"/>
            <w:szCs w:val="24"/>
            <w:lang w:eastAsia="en-GB"/>
          </w:rPr>
          <w:t xml:space="preserve"> </w:t>
        </w:r>
      </w:ins>
      <w:commentRangeEnd w:id="215"/>
      <w:r w:rsidR="00655D5E">
        <w:rPr>
          <w:rStyle w:val="CommentReference"/>
          <w:rFonts w:eastAsiaTheme="minorHAnsi" w:cstheme="minorBidi"/>
          <w:color w:val="auto"/>
        </w:rPr>
        <w:commentReference w:id="215"/>
      </w:r>
    </w:p>
    <w:p w14:paraId="0B92965A" w14:textId="190B9B98" w:rsidR="00145269" w:rsidRDefault="0062155A" w:rsidP="008279E9">
      <w:pPr>
        <w:spacing w:line="480" w:lineRule="auto"/>
        <w:jc w:val="both"/>
        <w:rPr>
          <w:ins w:id="220" w:author="Andreu Rico Artero" w:date="2024-10-10T19:18:00Z" w16du:dateUtc="2024-10-10T17:18:00Z"/>
          <w:rFonts w:ascii="Times New Roman" w:hAnsi="Times New Roman" w:cs="Times New Roman"/>
        </w:rPr>
      </w:pPr>
      <w:moveFromRangeStart w:id="221" w:author="Francesco Polazzo" w:date="2024-10-04T13:33:00Z" w:name="move178941238"/>
      <w:moveFrom w:id="222" w:author="Francesco Polazzo" w:date="2024-10-04T13:33:00Z" w16du:dateUtc="2024-10-04T11:33:00Z">
        <w:r w:rsidRPr="00877DC3" w:rsidDel="00E15E6E">
          <w:rPr>
            <w:rFonts w:ascii="Times New Roman" w:hAnsi="Times New Roman" w:cs="Times New Roman"/>
          </w:rPr>
          <w:t xml:space="preserve">We measured chlorophyll </w:t>
        </w:r>
        <w:r w:rsidR="00381888" w:rsidRPr="00877DC3" w:rsidDel="00E15E6E">
          <w:rPr>
            <w:rFonts w:ascii="Times New Roman" w:hAnsi="Times New Roman" w:cs="Times New Roman"/>
          </w:rPr>
          <w:t>–</w:t>
        </w:r>
        <w:r w:rsidRPr="00877DC3" w:rsidDel="00E15E6E">
          <w:rPr>
            <w:rFonts w:ascii="Times New Roman" w:hAnsi="Times New Roman" w:cs="Times New Roman"/>
          </w:rPr>
          <w:t xml:space="preserve"> </w:t>
        </w:r>
        <w:r w:rsidRPr="00877DC3" w:rsidDel="00E15E6E">
          <w:rPr>
            <w:rFonts w:ascii="Times New Roman" w:hAnsi="Times New Roman" w:cs="Times New Roman"/>
            <w:i/>
            <w:iCs/>
          </w:rPr>
          <w:t>a</w:t>
        </w:r>
        <w:r w:rsidR="00381888" w:rsidRPr="00877DC3" w:rsidDel="00E15E6E">
          <w:rPr>
            <w:rFonts w:ascii="Times New Roman" w:hAnsi="Times New Roman" w:cs="Times New Roman"/>
          </w:rPr>
          <w:t xml:space="preserve"> </w:t>
        </w:r>
        <w:r w:rsidR="000B614D" w:rsidRPr="00877DC3" w:rsidDel="00E15E6E">
          <w:rPr>
            <w:rFonts w:ascii="Times New Roman" w:hAnsi="Times New Roman" w:cs="Times New Roman"/>
          </w:rPr>
          <w:t xml:space="preserve">(chl </w:t>
        </w:r>
        <w:r w:rsidR="000B614D" w:rsidRPr="00877DC3" w:rsidDel="00E15E6E">
          <w:rPr>
            <w:rFonts w:ascii="Times New Roman" w:hAnsi="Times New Roman" w:cs="Times New Roman"/>
            <w:i/>
            <w:iCs/>
          </w:rPr>
          <w:t>a</w:t>
        </w:r>
        <w:r w:rsidR="00651ED7" w:rsidDel="00E15E6E">
          <w:rPr>
            <w:rFonts w:ascii="Times New Roman" w:hAnsi="Times New Roman" w:cs="Times New Roman"/>
          </w:rPr>
          <w:t xml:space="preserve">; </w:t>
        </w:r>
        <w:r w:rsidR="00651ED7" w:rsidRPr="00651ED7" w:rsidDel="00E15E6E">
          <w:rPr>
            <w:rFonts w:ascii="Times New Roman" w:hAnsi="Times New Roman" w:cs="Times New Roman"/>
          </w:rPr>
          <w:t>μg/</w:t>
        </w:r>
        <w:r w:rsidR="00651ED7" w:rsidDel="00E15E6E">
          <w:rPr>
            <w:rFonts w:ascii="Times New Roman" w:hAnsi="Times New Roman" w:cs="Times New Roman"/>
          </w:rPr>
          <w:t>L</w:t>
        </w:r>
        <w:r w:rsidR="000B614D" w:rsidRPr="00877DC3" w:rsidDel="00E15E6E">
          <w:rPr>
            <w:rFonts w:ascii="Times New Roman" w:hAnsi="Times New Roman" w:cs="Times New Roman"/>
          </w:rPr>
          <w:t>)</w:t>
        </w:r>
        <w:r w:rsidR="00381888" w:rsidRPr="00877DC3" w:rsidDel="00E15E6E">
          <w:rPr>
            <w:rFonts w:ascii="Times New Roman" w:hAnsi="Times New Roman" w:cs="Times New Roman"/>
          </w:rPr>
          <w:t xml:space="preserve"> a</w:t>
        </w:r>
        <w:r w:rsidR="000B614D" w:rsidRPr="00877DC3" w:rsidDel="00E15E6E">
          <w:rPr>
            <w:rFonts w:ascii="Times New Roman" w:hAnsi="Times New Roman" w:cs="Times New Roman"/>
          </w:rPr>
          <w:t>s</w:t>
        </w:r>
        <w:r w:rsidR="00381888" w:rsidRPr="00877DC3" w:rsidDel="00E15E6E">
          <w:rPr>
            <w:rFonts w:ascii="Times New Roman" w:hAnsi="Times New Roman" w:cs="Times New Roman"/>
          </w:rPr>
          <w:t xml:space="preserve"> </w:t>
        </w:r>
        <w:r w:rsidR="00F65DAC" w:rsidDel="00E15E6E">
          <w:rPr>
            <w:rFonts w:ascii="Times New Roman" w:hAnsi="Times New Roman" w:cs="Times New Roman"/>
          </w:rPr>
          <w:t xml:space="preserve">a </w:t>
        </w:r>
        <w:r w:rsidR="00381888" w:rsidRPr="00877DC3" w:rsidDel="00E15E6E">
          <w:rPr>
            <w:rFonts w:ascii="Times New Roman" w:hAnsi="Times New Roman" w:cs="Times New Roman"/>
          </w:rPr>
          <w:t xml:space="preserve">proxy for </w:t>
        </w:r>
        <w:r w:rsidR="000B614D" w:rsidRPr="00877DC3" w:rsidDel="00E15E6E">
          <w:rPr>
            <w:rFonts w:ascii="Times New Roman" w:hAnsi="Times New Roman" w:cs="Times New Roman"/>
          </w:rPr>
          <w:t xml:space="preserve">primary productivity, as it represents </w:t>
        </w:r>
        <w:r w:rsidR="00381888" w:rsidRPr="00877DC3" w:rsidDel="00E15E6E">
          <w:rPr>
            <w:rFonts w:ascii="Times New Roman" w:hAnsi="Times New Roman" w:cs="Times New Roman"/>
          </w:rPr>
          <w:t>the living part of the phytoplankton biomass</w:t>
        </w:r>
        <w:r w:rsidR="000B614D" w:rsidRPr="00877DC3" w:rsidDel="00E15E6E">
          <w:rPr>
            <w:rFonts w:ascii="Times New Roman" w:hAnsi="Times New Roman" w:cs="Times New Roman"/>
          </w:rPr>
          <w:t xml:space="preserve">. Chl </w:t>
        </w:r>
        <w:r w:rsidR="000B614D" w:rsidRPr="00877DC3" w:rsidDel="00E15E6E">
          <w:rPr>
            <w:rFonts w:ascii="Times New Roman" w:hAnsi="Times New Roman" w:cs="Times New Roman"/>
            <w:i/>
            <w:iCs/>
          </w:rPr>
          <w:t xml:space="preserve">a </w:t>
        </w:r>
        <w:r w:rsidR="003B0C19" w:rsidDel="00E15E6E">
          <w:rPr>
            <w:rFonts w:ascii="Times New Roman" w:hAnsi="Times New Roman" w:cs="Times New Roman"/>
          </w:rPr>
          <w:t xml:space="preserve">concentration </w:t>
        </w:r>
        <w:r w:rsidR="000B614D" w:rsidRPr="00877DC3" w:rsidDel="00E15E6E">
          <w:rPr>
            <w:rFonts w:ascii="Times New Roman" w:hAnsi="Times New Roman" w:cs="Times New Roman"/>
          </w:rPr>
          <w:t>was measured on days -4, 3, 7, 10, 1</w:t>
        </w:r>
        <w:r w:rsidR="006B305E" w:rsidRPr="00877DC3" w:rsidDel="00E15E6E">
          <w:rPr>
            <w:rFonts w:ascii="Times New Roman" w:hAnsi="Times New Roman" w:cs="Times New Roman"/>
          </w:rPr>
          <w:t>5</w:t>
        </w:r>
        <w:r w:rsidR="000B614D" w:rsidRPr="00877DC3" w:rsidDel="00E15E6E">
          <w:rPr>
            <w:rFonts w:ascii="Times New Roman" w:hAnsi="Times New Roman" w:cs="Times New Roman"/>
          </w:rPr>
          <w:t>, 24, 3</w:t>
        </w:r>
        <w:r w:rsidR="006B305E" w:rsidRPr="00877DC3" w:rsidDel="00E15E6E">
          <w:rPr>
            <w:rFonts w:ascii="Times New Roman" w:hAnsi="Times New Roman" w:cs="Times New Roman"/>
          </w:rPr>
          <w:t>0</w:t>
        </w:r>
        <w:r w:rsidR="000B614D" w:rsidRPr="00877DC3" w:rsidDel="00E15E6E">
          <w:rPr>
            <w:rFonts w:ascii="Times New Roman" w:hAnsi="Times New Roman" w:cs="Times New Roman"/>
          </w:rPr>
          <w:t xml:space="preserve"> and 38. </w:t>
        </w:r>
      </w:moveFrom>
      <w:moveFromRangeEnd w:id="221"/>
      <w:del w:id="223" w:author="Francesco Polazzo" w:date="2024-10-04T13:34:00Z" w16du:dateUtc="2024-10-04T11:34:00Z">
        <w:r w:rsidR="008C7836" w:rsidRPr="00877DC3" w:rsidDel="00E15E6E">
          <w:rPr>
            <w:rFonts w:ascii="Times New Roman" w:hAnsi="Times New Roman" w:cs="Times New Roman"/>
          </w:rPr>
          <w:delText>We also measured d</w:delText>
        </w:r>
      </w:del>
      <w:ins w:id="224" w:author="Francesco Polazzo" w:date="2024-10-04T13:34:00Z" w16du:dateUtc="2024-10-04T11:34:00Z">
        <w:r w:rsidR="00E15E6E">
          <w:rPr>
            <w:rFonts w:ascii="Times New Roman" w:hAnsi="Times New Roman" w:cs="Times New Roman"/>
          </w:rPr>
          <w:t>D</w:t>
        </w:r>
      </w:ins>
      <w:r w:rsidR="008C7836" w:rsidRPr="00877DC3">
        <w:rPr>
          <w:rFonts w:ascii="Times New Roman" w:hAnsi="Times New Roman" w:cs="Times New Roman"/>
        </w:rPr>
        <w:t>issolved oxygen (DO</w:t>
      </w:r>
      <w:r w:rsidR="00651ED7">
        <w:rPr>
          <w:rFonts w:ascii="Times New Roman" w:hAnsi="Times New Roman" w:cs="Times New Roman"/>
        </w:rPr>
        <w:t>; mg/L</w:t>
      </w:r>
      <w:r w:rsidR="008C7836" w:rsidRPr="00877DC3">
        <w:rPr>
          <w:rFonts w:ascii="Times New Roman" w:hAnsi="Times New Roman" w:cs="Times New Roman"/>
        </w:rPr>
        <w:t xml:space="preserve">) </w:t>
      </w:r>
      <w:ins w:id="225" w:author="Francesco Polazzo" w:date="2024-10-04T13:34:00Z" w16du:dateUtc="2024-10-04T11:34:00Z">
        <w:r w:rsidR="00E15E6E">
          <w:rPr>
            <w:rFonts w:ascii="Times New Roman" w:hAnsi="Times New Roman" w:cs="Times New Roman"/>
          </w:rPr>
          <w:t xml:space="preserve">was measured as ecosystem </w:t>
        </w:r>
      </w:ins>
      <w:del w:id="226" w:author="Francesco Polazzo" w:date="2024-10-04T13:34:00Z" w16du:dateUtc="2024-10-04T11:34:00Z">
        <w:r w:rsidR="008C7836" w:rsidRPr="00877DC3" w:rsidDel="00E15E6E">
          <w:rPr>
            <w:rFonts w:ascii="Times New Roman" w:hAnsi="Times New Roman" w:cs="Times New Roman"/>
          </w:rPr>
          <w:delText>durin</w:delText>
        </w:r>
      </w:del>
      <w:ins w:id="227" w:author="Francesco Polazzo" w:date="2024-10-04T13:35:00Z" w16du:dateUtc="2024-10-04T11:35:00Z">
        <w:r w:rsidR="00E15E6E">
          <w:rPr>
            <w:rFonts w:ascii="Times New Roman" w:hAnsi="Times New Roman" w:cs="Times New Roman"/>
          </w:rPr>
          <w:t>property during</w:t>
        </w:r>
      </w:ins>
      <w:del w:id="228" w:author="Francesco Polazzo" w:date="2024-10-04T13:35:00Z" w16du:dateUtc="2024-10-04T11:35:00Z">
        <w:r w:rsidR="008C7836" w:rsidRPr="00877DC3" w:rsidDel="00E15E6E">
          <w:rPr>
            <w:rFonts w:ascii="Times New Roman" w:hAnsi="Times New Roman" w:cs="Times New Roman"/>
          </w:rPr>
          <w:delText>g</w:delText>
        </w:r>
      </w:del>
      <w:r w:rsidR="008C7836" w:rsidRPr="00877DC3">
        <w:rPr>
          <w:rFonts w:ascii="Times New Roman" w:hAnsi="Times New Roman" w:cs="Times New Roman"/>
        </w:rPr>
        <w:t xml:space="preserve"> the experimental period. Oxygen is essential to all aerobic organisms, and its dynamics in freshwater involve</w:t>
      </w:r>
      <w:r w:rsidR="00F65DAC">
        <w:rPr>
          <w:rFonts w:ascii="Times New Roman" w:hAnsi="Times New Roman" w:cs="Times New Roman"/>
        </w:rPr>
        <w:t>s</w:t>
      </w:r>
      <w:r w:rsidR="008C7836" w:rsidRPr="00877DC3">
        <w:rPr>
          <w:rFonts w:ascii="Times New Roman" w:hAnsi="Times New Roman" w:cs="Times New Roman"/>
        </w:rPr>
        <w:t xml:space="preserve"> interconnected physical and biological processes that form the basis of the functioning of freshwater ecosystems. DO was measured on days </w:t>
      </w:r>
      <w:r w:rsidR="006B305E" w:rsidRPr="00877DC3">
        <w:rPr>
          <w:rFonts w:ascii="Times New Roman" w:hAnsi="Times New Roman" w:cs="Times New Roman"/>
        </w:rPr>
        <w:t>-4, 3, 7, 10, 15, 24, 30, and 38</w:t>
      </w:r>
      <w:r w:rsidR="003B0C19">
        <w:rPr>
          <w:rFonts w:ascii="Times New Roman" w:hAnsi="Times New Roman" w:cs="Times New Roman"/>
        </w:rPr>
        <w:t xml:space="preserve">. </w:t>
      </w:r>
      <w:del w:id="229" w:author="Francesco Polazzo" w:date="2024-10-04T13:36:00Z" w16du:dateUtc="2024-10-04T11:36:00Z">
        <w:r w:rsidR="003B0C19" w:rsidRPr="00877DC3" w:rsidDel="00E15E6E">
          <w:rPr>
            <w:rFonts w:ascii="Times New Roman" w:hAnsi="Times New Roman" w:cs="Times New Roman"/>
          </w:rPr>
          <w:delText xml:space="preserve">Chl </w:delText>
        </w:r>
        <w:r w:rsidR="003B0C19" w:rsidRPr="00877DC3" w:rsidDel="00E15E6E">
          <w:rPr>
            <w:rFonts w:ascii="Times New Roman" w:hAnsi="Times New Roman" w:cs="Times New Roman"/>
            <w:i/>
            <w:iCs/>
          </w:rPr>
          <w:delText>a</w:delText>
        </w:r>
        <w:r w:rsidR="003B0C19" w:rsidDel="00E15E6E">
          <w:rPr>
            <w:rFonts w:ascii="Times New Roman" w:hAnsi="Times New Roman" w:cs="Times New Roman"/>
            <w:i/>
            <w:iCs/>
          </w:rPr>
          <w:delText xml:space="preserve"> </w:delText>
        </w:r>
        <w:r w:rsidR="003B0C19" w:rsidDel="00E15E6E">
          <w:rPr>
            <w:rFonts w:ascii="Times New Roman" w:hAnsi="Times New Roman" w:cs="Times New Roman"/>
          </w:rPr>
          <w:delText xml:space="preserve">and </w:delText>
        </w:r>
      </w:del>
      <w:r w:rsidR="003B0C19">
        <w:rPr>
          <w:rFonts w:ascii="Times New Roman" w:hAnsi="Times New Roman" w:cs="Times New Roman"/>
        </w:rPr>
        <w:t xml:space="preserve">DO </w:t>
      </w:r>
      <w:del w:id="230" w:author="Francesco Polazzo" w:date="2024-10-04T13:36:00Z" w16du:dateUtc="2024-10-04T11:36:00Z">
        <w:r w:rsidR="003B0C19" w:rsidDel="00E15E6E">
          <w:rPr>
            <w:rFonts w:ascii="Times New Roman" w:hAnsi="Times New Roman" w:cs="Times New Roman"/>
          </w:rPr>
          <w:delText xml:space="preserve">were </w:delText>
        </w:r>
      </w:del>
      <w:ins w:id="231" w:author="Francesco Polazzo" w:date="2024-10-04T13:36:00Z" w16du:dateUtc="2024-10-04T11:36:00Z">
        <w:r w:rsidR="00E15E6E">
          <w:rPr>
            <w:rFonts w:ascii="Times New Roman" w:hAnsi="Times New Roman" w:cs="Times New Roman"/>
          </w:rPr>
          <w:t xml:space="preserve">was </w:t>
        </w:r>
      </w:ins>
      <w:r w:rsidR="003B0C19">
        <w:rPr>
          <w:rFonts w:ascii="Times New Roman" w:hAnsi="Times New Roman" w:cs="Times New Roman"/>
        </w:rPr>
        <w:t xml:space="preserve">measured </w:t>
      </w:r>
      <w:r w:rsidR="003B0C19" w:rsidRPr="002A0BD8">
        <w:rPr>
          <w:rFonts w:ascii="Times New Roman" w:hAnsi="Times New Roman" w:cs="Times New Roman"/>
          <w:i/>
          <w:iCs/>
        </w:rPr>
        <w:t>in situ</w:t>
      </w:r>
      <w:r w:rsidR="003B0C19" w:rsidRPr="00877DC3">
        <w:rPr>
          <w:rFonts w:ascii="Times New Roman" w:hAnsi="Times New Roman" w:cs="Times New Roman"/>
        </w:rPr>
        <w:t xml:space="preserve"> by using a portable multi-meter (YSI Pro DSS 626,973–01)</w:t>
      </w:r>
      <w:ins w:id="232" w:author="Andreu Rico Artero" w:date="2024-10-10T19:18:00Z" w16du:dateUtc="2024-10-10T17:18:00Z">
        <w:r w:rsidR="006623DD">
          <w:rPr>
            <w:rFonts w:ascii="Times New Roman" w:hAnsi="Times New Roman" w:cs="Times New Roman"/>
          </w:rPr>
          <w:t xml:space="preserve">, which was </w:t>
        </w:r>
      </w:ins>
      <w:ins w:id="233" w:author="Andreu Rico Artero" w:date="2024-10-10T19:19:00Z" w16du:dateUtc="2024-10-10T17:19:00Z">
        <w:r w:rsidR="006623DD">
          <w:rPr>
            <w:rFonts w:ascii="Times New Roman" w:hAnsi="Times New Roman" w:cs="Times New Roman"/>
          </w:rPr>
          <w:t>previously calibrated based on the Winkler method.</w:t>
        </w:r>
      </w:ins>
      <w:del w:id="234" w:author="Andreu Rico Artero" w:date="2024-10-10T19:18:00Z" w16du:dateUtc="2024-10-10T17:18:00Z">
        <w:r w:rsidR="008C7836" w:rsidRPr="00877DC3" w:rsidDel="006623DD">
          <w:rPr>
            <w:rFonts w:ascii="Times New Roman" w:hAnsi="Times New Roman" w:cs="Times New Roman"/>
          </w:rPr>
          <w:delText>.</w:delText>
        </w:r>
      </w:del>
    </w:p>
    <w:p w14:paraId="6D3E263B" w14:textId="101D0698" w:rsidR="006623DD" w:rsidDel="006623DD" w:rsidRDefault="006623DD" w:rsidP="008279E9">
      <w:pPr>
        <w:spacing w:line="480" w:lineRule="auto"/>
        <w:jc w:val="both"/>
        <w:rPr>
          <w:ins w:id="235" w:author="Francesco Polazzo" w:date="2024-10-07T09:20:00Z" w16du:dateUtc="2024-10-07T07:20:00Z"/>
          <w:del w:id="236" w:author="Andreu Rico Artero" w:date="2024-10-10T19:19:00Z" w16du:dateUtc="2024-10-10T17:19:00Z"/>
          <w:rFonts w:ascii="Times New Roman" w:hAnsi="Times New Roman" w:cs="Times New Roman"/>
        </w:rPr>
      </w:pPr>
    </w:p>
    <w:p w14:paraId="31EEE9B5" w14:textId="215ACB39" w:rsidR="00BC77A4" w:rsidDel="006623DD" w:rsidRDefault="00BC77A4" w:rsidP="008279E9">
      <w:pPr>
        <w:spacing w:line="480" w:lineRule="auto"/>
        <w:jc w:val="both"/>
        <w:rPr>
          <w:ins w:id="237" w:author="Francesco Polazzo" w:date="2024-10-04T14:00:00Z" w16du:dateUtc="2024-10-04T12:00:00Z"/>
          <w:del w:id="238" w:author="Andreu Rico Artero" w:date="2024-10-10T19:19:00Z" w16du:dateUtc="2024-10-10T17:19:00Z"/>
          <w:rFonts w:ascii="Times New Roman" w:hAnsi="Times New Roman" w:cs="Times New Roman"/>
        </w:rPr>
      </w:pPr>
    </w:p>
    <w:p w14:paraId="1C475F5A" w14:textId="789758DA" w:rsidR="00E15E6E" w:rsidRDefault="00E15E6E" w:rsidP="008279E9">
      <w:pPr>
        <w:spacing w:line="480" w:lineRule="auto"/>
        <w:jc w:val="both"/>
        <w:rPr>
          <w:ins w:id="239" w:author="Francesco Polazzo" w:date="2024-10-04T14:03:00Z" w16du:dateUtc="2024-10-04T12:03:00Z"/>
          <w:rFonts w:ascii="Times New Roman" w:eastAsia="Times New Roman" w:hAnsi="Times New Roman" w:cs="Times New Roman"/>
          <w:b/>
          <w:bCs/>
          <w:color w:val="000000" w:themeColor="text1"/>
          <w:lang w:eastAsia="en-GB"/>
        </w:rPr>
      </w:pPr>
      <w:ins w:id="240" w:author="Francesco Polazzo" w:date="2024-10-04T14:01:00Z" w16du:dateUtc="2024-10-04T12:01:00Z">
        <w:r>
          <w:rPr>
            <w:rFonts w:ascii="Times New Roman" w:eastAsia="Times New Roman" w:hAnsi="Times New Roman" w:cs="Times New Roman"/>
            <w:b/>
            <w:bCs/>
            <w:color w:val="000000" w:themeColor="text1"/>
            <w:lang w:eastAsia="en-GB"/>
          </w:rPr>
          <w:t>Zo</w:t>
        </w:r>
        <w:r w:rsidRPr="00243A0E">
          <w:rPr>
            <w:rFonts w:ascii="Times New Roman" w:eastAsia="Times New Roman" w:hAnsi="Times New Roman" w:cs="Times New Roman"/>
            <w:b/>
            <w:bCs/>
            <w:color w:val="000000" w:themeColor="text1"/>
            <w:lang w:eastAsia="en-GB"/>
          </w:rPr>
          <w:t>oplankton sampling</w:t>
        </w:r>
        <w:r>
          <w:rPr>
            <w:rFonts w:ascii="Times New Roman" w:eastAsia="Times New Roman" w:hAnsi="Times New Roman" w:cs="Times New Roman"/>
            <w:b/>
            <w:bCs/>
            <w:color w:val="000000" w:themeColor="text1"/>
            <w:lang w:eastAsia="en-GB"/>
          </w:rPr>
          <w:t xml:space="preserve"> and </w:t>
        </w:r>
        <w:r w:rsidRPr="00243A0E">
          <w:rPr>
            <w:rFonts w:ascii="Times New Roman" w:eastAsia="Times New Roman" w:hAnsi="Times New Roman" w:cs="Times New Roman"/>
            <w:b/>
            <w:bCs/>
            <w:color w:val="000000" w:themeColor="text1"/>
            <w:lang w:eastAsia="en-GB"/>
          </w:rPr>
          <w:t>biomass quantification</w:t>
        </w:r>
      </w:ins>
    </w:p>
    <w:p w14:paraId="125E8D40" w14:textId="3CECC741" w:rsidR="00E15E6E" w:rsidDel="006623DD" w:rsidRDefault="00E15E6E" w:rsidP="008279E9">
      <w:pPr>
        <w:spacing w:line="480" w:lineRule="auto"/>
        <w:jc w:val="both"/>
        <w:rPr>
          <w:ins w:id="241" w:author="Francesco Polazzo" w:date="2024-10-04T15:18:00Z" w16du:dateUtc="2024-10-04T13:18:00Z"/>
          <w:del w:id="242" w:author="Andreu Rico Artero" w:date="2024-10-10T19:19:00Z" w16du:dateUtc="2024-10-10T17:19:00Z"/>
          <w:rFonts w:ascii="Times New Roman" w:hAnsi="Times New Roman" w:cs="Times New Roman"/>
        </w:rPr>
      </w:pPr>
      <w:ins w:id="243" w:author="Francesco Polazzo" w:date="2024-10-04T15:14:00Z" w16du:dateUtc="2024-10-04T13:14:00Z">
        <w:r>
          <w:rPr>
            <w:rFonts w:ascii="Times New Roman" w:hAnsi="Times New Roman" w:cs="Times New Roman"/>
          </w:rPr>
          <w:t xml:space="preserve">Since phytoplankton biomass dynamics can be </w:t>
        </w:r>
      </w:ins>
      <w:ins w:id="244" w:author="Francesco Polazzo" w:date="2024-10-04T15:15:00Z" w16du:dateUtc="2024-10-04T13:15:00Z">
        <w:r>
          <w:rPr>
            <w:rFonts w:ascii="Times New Roman" w:hAnsi="Times New Roman" w:cs="Times New Roman"/>
          </w:rPr>
          <w:t>heavily</w:t>
        </w:r>
      </w:ins>
      <w:ins w:id="245" w:author="Francesco Polazzo" w:date="2024-10-04T15:14:00Z" w16du:dateUtc="2024-10-04T13:14:00Z">
        <w:r>
          <w:rPr>
            <w:rFonts w:ascii="Times New Roman" w:hAnsi="Times New Roman" w:cs="Times New Roman"/>
          </w:rPr>
          <w:t xml:space="preserve"> influenced</w:t>
        </w:r>
      </w:ins>
      <w:ins w:id="246" w:author="Francesco Polazzo" w:date="2024-10-04T15:17:00Z" w16du:dateUtc="2024-10-04T13:17:00Z">
        <w:r>
          <w:rPr>
            <w:rFonts w:ascii="Times New Roman" w:hAnsi="Times New Roman" w:cs="Times New Roman"/>
          </w:rPr>
          <w:t xml:space="preserve"> </w:t>
        </w:r>
      </w:ins>
      <w:ins w:id="247" w:author="Francesco Polazzo" w:date="2024-10-07T09:20:00Z" w16du:dateUtc="2024-10-07T07:20:00Z">
        <w:r w:rsidR="00BC77A4">
          <w:rPr>
            <w:rFonts w:ascii="Times New Roman" w:hAnsi="Times New Roman" w:cs="Times New Roman"/>
          </w:rPr>
          <w:t xml:space="preserve">by zooplankton grazing activity </w:t>
        </w:r>
      </w:ins>
      <w:r>
        <w:rPr>
          <w:rFonts w:ascii="Times New Roman" w:hAnsi="Times New Roman" w:cs="Times New Roman"/>
        </w:rPr>
        <w:fldChar w:fldCharType="begin"/>
      </w:r>
      <w:r>
        <w:rPr>
          <w:rFonts w:ascii="Times New Roman" w:hAnsi="Times New Roman" w:cs="Times New Roman"/>
        </w:rPr>
        <w:instrText xml:space="preserve"> ADDIN ZOTERO_ITEM CSL_CITATION {"citationID":"9C2Vkurg","properties":{"formattedCitation":"(Hu\\uc0\\u7923{}nh {\\i{}et al.} 2024)","plainCitation":"(Huỳnh et al. 2024)","noteIndex":0},"citationItems":[{"id":2799,"uris":["http://zotero.org/users/10426170/items/CPCT825S"],"itemData":{"id":2799,"type":"article-journal","abstract":"Freshwater ecosystems are increasingly affected by rising annual mean temperatures and heatwaves. While heatwaves are expected to have more immediate effects than mean temperature increases on local communities, comparative experimental studies are largely lacking. We conducted a 1-month mesocosm experiment to test the effect of different warming treatments, constantly raised temperatures (+3°C) and recurring heatwaves (+6°C), on plankton communities. We specifically tested how shifts in zooplankton trait composition and functional groups are reflected in ecosystem function (top-down control on primary producers). We found that heatwaves had a stronger and more immediate effect on zooplankton trait composition (specifically on body length and body mass) and functional groups. Heatwaves led to the decrease of small-bodied grazers (i.e., Rotifera) and the dominance of larger omnivorous Copepoda, and these shifts resulted in weaker top-down control, leading to elevated phytoplankton biomass. Altogether, our results highlight the importance of the indirect effects of heatwaves via inducing shifts in zooplankton functional groups and trait composition, which may lead to algal blooms.","container-title":"Ecology and Evolution","DOI":"10.1002/ece3.70096","ISSN":"2045-7758","issue":"8","language":"en","license":"© 2024 The Author(s). Ecology and Evolution published by John Wiley &amp; Sons Ltd.","note":"_eprint: https://onlinelibrary.wiley.com/doi/pdf/10.1002/ece3.70096","page":"e70096","source":"Wiley Online Library","title":"Heatwave-induced functional shifts in zooplankton communities result in weaker top-down control on phytoplankton","volume":"14","author":[{"family":"Huỳnh","given":"Thu-Hương"},{"family":"Horváth","given":"Zsófia"},{"family":"Pálffy","given":"Károly"},{"family":"Kardos","given":"Vivien"},{"family":"Szabó","given":"Beáta"},{"family":"Dobosy","given":"Péter"},{"family":"Vad","given":"Csaba F."}],"issued":{"date-parts":[["2024"]]}}}],"schema":"https://github.com/citation-style-language/schema/raw/master/csl-citation.json"} </w:instrText>
      </w:r>
      <w:r>
        <w:rPr>
          <w:rFonts w:ascii="Times New Roman" w:hAnsi="Times New Roman" w:cs="Times New Roman"/>
        </w:rPr>
        <w:fldChar w:fldCharType="separate"/>
      </w:r>
      <w:r w:rsidRPr="00E15E6E">
        <w:rPr>
          <w:rFonts w:ascii="Times New Roman" w:hAnsi="Times New Roman" w:cs="Times New Roman"/>
          <w:kern w:val="0"/>
        </w:rPr>
        <w:t xml:space="preserve">(Huỳnh </w:t>
      </w:r>
      <w:r w:rsidRPr="00E15E6E">
        <w:rPr>
          <w:rFonts w:ascii="Times New Roman" w:hAnsi="Times New Roman" w:cs="Times New Roman"/>
          <w:i/>
          <w:iCs/>
          <w:kern w:val="0"/>
        </w:rPr>
        <w:t>et al.</w:t>
      </w:r>
      <w:r w:rsidRPr="00E15E6E">
        <w:rPr>
          <w:rFonts w:ascii="Times New Roman" w:hAnsi="Times New Roman" w:cs="Times New Roman"/>
          <w:kern w:val="0"/>
        </w:rPr>
        <w:t xml:space="preserve"> 2024)</w:t>
      </w:r>
      <w:r>
        <w:rPr>
          <w:rFonts w:ascii="Times New Roman" w:hAnsi="Times New Roman" w:cs="Times New Roman"/>
        </w:rPr>
        <w:fldChar w:fldCharType="end"/>
      </w:r>
      <w:ins w:id="248" w:author="Francesco Polazzo" w:date="2024-10-04T15:18:00Z" w16du:dateUtc="2024-10-04T13:18:00Z">
        <w:r>
          <w:rPr>
            <w:rFonts w:ascii="Times New Roman" w:hAnsi="Times New Roman" w:cs="Times New Roman"/>
          </w:rPr>
          <w:t>, we also analysed zooplankton biomass and compositional dynamics.</w:t>
        </w:r>
      </w:ins>
      <w:ins w:id="249" w:author="Andreu Rico Artero" w:date="2024-10-10T19:19:00Z" w16du:dateUtc="2024-10-10T17:19:00Z">
        <w:r w:rsidR="006623DD">
          <w:rPr>
            <w:rFonts w:ascii="Times New Roman" w:hAnsi="Times New Roman" w:cs="Times New Roman"/>
          </w:rPr>
          <w:t xml:space="preserve"> </w:t>
        </w:r>
      </w:ins>
    </w:p>
    <w:p w14:paraId="5736362D" w14:textId="4D091A1E" w:rsidR="00E15E6E" w:rsidRDefault="00E15E6E" w:rsidP="008279E9">
      <w:pPr>
        <w:spacing w:line="480" w:lineRule="auto"/>
        <w:jc w:val="both"/>
        <w:rPr>
          <w:ins w:id="250" w:author="Francesco Polazzo" w:date="2024-10-04T14:10:00Z" w16du:dateUtc="2024-10-04T12:10:00Z"/>
          <w:rFonts w:ascii="Times New Roman" w:hAnsi="Times New Roman" w:cs="Times New Roman"/>
        </w:rPr>
      </w:pPr>
      <w:ins w:id="251" w:author="Francesco Polazzo" w:date="2024-10-04T14:03:00Z">
        <w:r w:rsidRPr="00E15E6E">
          <w:rPr>
            <w:rFonts w:ascii="Times New Roman" w:hAnsi="Times New Roman" w:cs="Times New Roman"/>
          </w:rPr>
          <w:t>Zooplankton w</w:t>
        </w:r>
      </w:ins>
      <w:ins w:id="252" w:author="Andreu Rico Artero" w:date="2024-10-10T19:21:00Z" w16du:dateUtc="2024-10-10T17:21:00Z">
        <w:r w:rsidR="00BE15FC">
          <w:rPr>
            <w:rFonts w:ascii="Times New Roman" w:hAnsi="Times New Roman" w:cs="Times New Roman"/>
          </w:rPr>
          <w:t>ere</w:t>
        </w:r>
      </w:ins>
      <w:ins w:id="253" w:author="Francesco Polazzo" w:date="2024-10-04T14:03:00Z">
        <w:del w:id="254" w:author="Andreu Rico Artero" w:date="2024-10-10T19:21:00Z" w16du:dateUtc="2024-10-10T17:21:00Z">
          <w:r w:rsidRPr="00E15E6E" w:rsidDel="00BE15FC">
            <w:rPr>
              <w:rFonts w:ascii="Times New Roman" w:hAnsi="Times New Roman" w:cs="Times New Roman"/>
            </w:rPr>
            <w:delText>as</w:delText>
          </w:r>
        </w:del>
        <w:r w:rsidRPr="00E15E6E">
          <w:rPr>
            <w:rFonts w:ascii="Times New Roman" w:hAnsi="Times New Roman" w:cs="Times New Roman"/>
          </w:rPr>
          <w:t xml:space="preserve"> sampled from each </w:t>
        </w:r>
      </w:ins>
      <w:ins w:id="255" w:author="Francesco Polazzo" w:date="2024-10-04T14:04:00Z" w16du:dateUtc="2024-10-04T12:04:00Z">
        <w:r>
          <w:rPr>
            <w:rFonts w:ascii="Times New Roman" w:hAnsi="Times New Roman" w:cs="Times New Roman"/>
          </w:rPr>
          <w:t>mesocosm</w:t>
        </w:r>
      </w:ins>
      <w:ins w:id="256" w:author="Francesco Polazzo" w:date="2024-10-04T14:03:00Z">
        <w:r w:rsidRPr="00E15E6E">
          <w:rPr>
            <w:rFonts w:ascii="Times New Roman" w:hAnsi="Times New Roman" w:cs="Times New Roman"/>
          </w:rPr>
          <w:t xml:space="preserve"> on days </w:t>
        </w:r>
      </w:ins>
      <w:ins w:id="257" w:author="Francesco Polazzo" w:date="2024-10-04T14:04:00Z" w16du:dateUtc="2024-10-04T12:04:00Z">
        <w:r>
          <w:rPr>
            <w:rFonts w:ascii="Times New Roman" w:hAnsi="Times New Roman" w:cs="Times New Roman"/>
          </w:rPr>
          <w:t>-</w:t>
        </w:r>
      </w:ins>
      <w:ins w:id="258" w:author="Francesco Polazzo" w:date="2024-10-04T14:03:00Z">
        <w:r w:rsidRPr="00E15E6E">
          <w:rPr>
            <w:rFonts w:ascii="Times New Roman" w:hAnsi="Times New Roman" w:cs="Times New Roman"/>
          </w:rPr>
          <w:t>4, 10, 24,</w:t>
        </w:r>
      </w:ins>
      <w:ins w:id="259" w:author="Francesco Polazzo" w:date="2024-10-04T14:04:00Z" w16du:dateUtc="2024-10-04T12:04:00Z">
        <w:r>
          <w:rPr>
            <w:rFonts w:ascii="Times New Roman" w:hAnsi="Times New Roman" w:cs="Times New Roman"/>
          </w:rPr>
          <w:t xml:space="preserve"> and</w:t>
        </w:r>
      </w:ins>
      <w:ins w:id="260" w:author="Francesco Polazzo" w:date="2024-10-04T14:03:00Z">
        <w:r w:rsidRPr="00E15E6E">
          <w:rPr>
            <w:rFonts w:ascii="Times New Roman" w:hAnsi="Times New Roman" w:cs="Times New Roman"/>
          </w:rPr>
          <w:t xml:space="preserve"> 38</w:t>
        </w:r>
      </w:ins>
      <w:ins w:id="261" w:author="Andreu Rico Artero" w:date="2024-10-10T19:21:00Z" w16du:dateUtc="2024-10-10T17:21:00Z">
        <w:r w:rsidR="00BE15FC">
          <w:rPr>
            <w:rFonts w:ascii="Times New Roman" w:hAnsi="Times New Roman" w:cs="Times New Roman"/>
          </w:rPr>
          <w:t xml:space="preserve"> </w:t>
        </w:r>
        <w:proofErr w:type="gramStart"/>
        <w:r w:rsidR="00BE15FC">
          <w:rPr>
            <w:rFonts w:ascii="Times New Roman" w:hAnsi="Times New Roman" w:cs="Times New Roman"/>
          </w:rPr>
          <w:t>relative</w:t>
        </w:r>
        <w:proofErr w:type="gramEnd"/>
        <w:r w:rsidR="00BE15FC">
          <w:rPr>
            <w:rFonts w:ascii="Times New Roman" w:hAnsi="Times New Roman" w:cs="Times New Roman"/>
          </w:rPr>
          <w:t xml:space="preserve"> to the start of the fir</w:t>
        </w:r>
      </w:ins>
      <w:ins w:id="262" w:author="Andreu Rico Artero" w:date="2024-10-10T19:22:00Z" w16du:dateUtc="2024-10-10T17:22:00Z">
        <w:r w:rsidR="00BE15FC">
          <w:rPr>
            <w:rFonts w:ascii="Times New Roman" w:hAnsi="Times New Roman" w:cs="Times New Roman"/>
          </w:rPr>
          <w:t>st HW</w:t>
        </w:r>
      </w:ins>
      <w:ins w:id="263" w:author="Francesco Polazzo" w:date="2024-10-04T14:03:00Z">
        <w:r w:rsidRPr="00E15E6E">
          <w:rPr>
            <w:rFonts w:ascii="Times New Roman" w:hAnsi="Times New Roman" w:cs="Times New Roman"/>
          </w:rPr>
          <w:t xml:space="preserve"> using a PVC tube. Depth-integrated samples were collected from the </w:t>
        </w:r>
      </w:ins>
      <w:ins w:id="264" w:author="Francesco Polazzo" w:date="2024-10-04T14:04:00Z" w16du:dateUtc="2024-10-04T12:04:00Z">
        <w:r>
          <w:rPr>
            <w:rFonts w:ascii="Times New Roman" w:hAnsi="Times New Roman" w:cs="Times New Roman"/>
          </w:rPr>
          <w:t>mesocosm</w:t>
        </w:r>
        <w:r w:rsidRPr="00E15E6E">
          <w:rPr>
            <w:rFonts w:ascii="Times New Roman" w:hAnsi="Times New Roman" w:cs="Times New Roman"/>
          </w:rPr>
          <w:t xml:space="preserve"> </w:t>
        </w:r>
      </w:ins>
      <w:ins w:id="265" w:author="Francesco Polazzo" w:date="2024-10-04T14:03:00Z">
        <w:r w:rsidRPr="00E15E6E">
          <w:rPr>
            <w:rFonts w:ascii="Times New Roman" w:hAnsi="Times New Roman" w:cs="Times New Roman"/>
          </w:rPr>
          <w:t xml:space="preserve">until a total volume of 5 L was obtained. The entire sample was then concentrated into a 100 mL polyethylene bottle using a 55 µm zooplankton net, preserved with Lugol's solution, and stored in the dark in the laboratory for </w:t>
        </w:r>
        <w:del w:id="266" w:author="Andreu Rico Artero" w:date="2024-10-10T19:22:00Z" w16du:dateUtc="2024-10-10T17:22:00Z">
          <w:r w:rsidRPr="00E15E6E" w:rsidDel="00BE15FC">
            <w:rPr>
              <w:rFonts w:ascii="Times New Roman" w:hAnsi="Times New Roman" w:cs="Times New Roman"/>
            </w:rPr>
            <w:delText xml:space="preserve">later </w:delText>
          </w:r>
        </w:del>
        <w:r w:rsidRPr="00E15E6E">
          <w:rPr>
            <w:rFonts w:ascii="Times New Roman" w:hAnsi="Times New Roman" w:cs="Times New Roman"/>
          </w:rPr>
          <w:t xml:space="preserve">species identification. A binocular microscope (Olympus SZX7) was used to examine and count all individuals from the Cladocera, </w:t>
        </w:r>
        <w:proofErr w:type="spellStart"/>
        <w:r w:rsidRPr="00E15E6E">
          <w:rPr>
            <w:rFonts w:ascii="Times New Roman" w:hAnsi="Times New Roman" w:cs="Times New Roman"/>
          </w:rPr>
          <w:t>Copepoda</w:t>
        </w:r>
        <w:proofErr w:type="spellEnd"/>
        <w:r w:rsidRPr="00E15E6E">
          <w:rPr>
            <w:rFonts w:ascii="Times New Roman" w:hAnsi="Times New Roman" w:cs="Times New Roman"/>
          </w:rPr>
          <w:t xml:space="preserve">, and Ostracoda taxa (macro-zooplankton). To </w:t>
        </w:r>
      </w:ins>
      <w:ins w:id="267" w:author="Francesco Polazzo" w:date="2024-10-04T14:05:00Z" w16du:dateUtc="2024-10-04T12:05:00Z">
        <w:r w:rsidRPr="00E15E6E">
          <w:rPr>
            <w:rFonts w:ascii="Times New Roman" w:hAnsi="Times New Roman" w:cs="Times New Roman"/>
          </w:rPr>
          <w:t>analyse</w:t>
        </w:r>
      </w:ins>
      <w:ins w:id="268" w:author="Francesco Polazzo" w:date="2024-10-04T14:03:00Z">
        <w:r w:rsidRPr="00E15E6E">
          <w:rPr>
            <w:rFonts w:ascii="Times New Roman" w:hAnsi="Times New Roman" w:cs="Times New Roman"/>
          </w:rPr>
          <w:t xml:space="preserve"> micro-zooplankton, </w:t>
        </w:r>
        <w:del w:id="269" w:author="Andreu Rico Artero" w:date="2024-10-10T19:22:00Z" w16du:dateUtc="2024-10-10T17:22:00Z">
          <w:r w:rsidRPr="00E15E6E" w:rsidDel="00BE15FC">
            <w:rPr>
              <w:rFonts w:ascii="Times New Roman" w:hAnsi="Times New Roman" w:cs="Times New Roman"/>
            </w:rPr>
            <w:delText xml:space="preserve">a </w:delText>
          </w:r>
        </w:del>
        <w:r w:rsidRPr="00E15E6E">
          <w:rPr>
            <w:rFonts w:ascii="Times New Roman" w:hAnsi="Times New Roman" w:cs="Times New Roman"/>
          </w:rPr>
          <w:t xml:space="preserve">1 mL </w:t>
        </w:r>
        <w:proofErr w:type="gramStart"/>
        <w:r w:rsidRPr="00E15E6E">
          <w:rPr>
            <w:rFonts w:ascii="Times New Roman" w:hAnsi="Times New Roman" w:cs="Times New Roman"/>
          </w:rPr>
          <w:t>subsample</w:t>
        </w:r>
      </w:ins>
      <w:ins w:id="270" w:author="Andreu Rico Artero" w:date="2024-10-10T19:22:00Z" w16du:dateUtc="2024-10-10T17:22:00Z">
        <w:r w:rsidR="00BE15FC">
          <w:rPr>
            <w:rFonts w:ascii="Times New Roman" w:hAnsi="Times New Roman" w:cs="Times New Roman"/>
          </w:rPr>
          <w:t>s</w:t>
        </w:r>
      </w:ins>
      <w:proofErr w:type="gramEnd"/>
      <w:ins w:id="271" w:author="Francesco Polazzo" w:date="2024-10-04T14:03:00Z">
        <w:r w:rsidRPr="00E15E6E">
          <w:rPr>
            <w:rFonts w:ascii="Times New Roman" w:hAnsi="Times New Roman" w:cs="Times New Roman"/>
          </w:rPr>
          <w:t xml:space="preserve"> w</w:t>
        </w:r>
      </w:ins>
      <w:ins w:id="272" w:author="Andreu Rico Artero" w:date="2024-10-10T19:22:00Z" w16du:dateUtc="2024-10-10T17:22:00Z">
        <w:r w:rsidR="00BE15FC">
          <w:rPr>
            <w:rFonts w:ascii="Times New Roman" w:hAnsi="Times New Roman" w:cs="Times New Roman"/>
          </w:rPr>
          <w:t>ere</w:t>
        </w:r>
      </w:ins>
      <w:ins w:id="273" w:author="Francesco Polazzo" w:date="2024-10-04T14:03:00Z">
        <w:del w:id="274" w:author="Andreu Rico Artero" w:date="2024-10-10T19:22:00Z" w16du:dateUtc="2024-10-10T17:22:00Z">
          <w:r w:rsidRPr="00E15E6E" w:rsidDel="00BE15FC">
            <w:rPr>
              <w:rFonts w:ascii="Times New Roman" w:hAnsi="Times New Roman" w:cs="Times New Roman"/>
            </w:rPr>
            <w:delText>as</w:delText>
          </w:r>
        </w:del>
        <w:r w:rsidRPr="00E15E6E">
          <w:rPr>
            <w:rFonts w:ascii="Times New Roman" w:hAnsi="Times New Roman" w:cs="Times New Roman"/>
          </w:rPr>
          <w:t xml:space="preserve"> taken from the concentrated sample</w:t>
        </w:r>
      </w:ins>
      <w:ins w:id="275" w:author="Andreu Rico Artero" w:date="2024-10-10T19:22:00Z" w16du:dateUtc="2024-10-10T17:22:00Z">
        <w:r w:rsidR="00BE15FC">
          <w:rPr>
            <w:rFonts w:ascii="Times New Roman" w:hAnsi="Times New Roman" w:cs="Times New Roman"/>
          </w:rPr>
          <w:t>s</w:t>
        </w:r>
      </w:ins>
      <w:ins w:id="276" w:author="Francesco Polazzo" w:date="2024-10-04T14:03:00Z">
        <w:r w:rsidRPr="00E15E6E">
          <w:rPr>
            <w:rFonts w:ascii="Times New Roman" w:hAnsi="Times New Roman" w:cs="Times New Roman"/>
          </w:rPr>
          <w:t xml:space="preserve">, and counts were </w:t>
        </w:r>
        <w:r w:rsidRPr="00E15E6E">
          <w:rPr>
            <w:rFonts w:ascii="Times New Roman" w:hAnsi="Times New Roman" w:cs="Times New Roman"/>
          </w:rPr>
          <w:lastRenderedPageBreak/>
          <w:t xml:space="preserve">adjusted to individuals per </w:t>
        </w:r>
      </w:ins>
      <w:ins w:id="277" w:author="Francesco Polazzo" w:date="2024-10-07T09:21:00Z" w16du:dateUtc="2024-10-07T07:21:00Z">
        <w:r w:rsidR="00BC77A4" w:rsidRPr="00E15E6E">
          <w:rPr>
            <w:rFonts w:ascii="Times New Roman" w:hAnsi="Times New Roman" w:cs="Times New Roman"/>
          </w:rPr>
          <w:t>litre</w:t>
        </w:r>
      </w:ins>
      <w:ins w:id="278" w:author="Francesco Polazzo" w:date="2024-10-04T14:03:00Z">
        <w:r w:rsidRPr="00E15E6E">
          <w:rPr>
            <w:rFonts w:ascii="Times New Roman" w:hAnsi="Times New Roman" w:cs="Times New Roman"/>
          </w:rPr>
          <w:t xml:space="preserve">. Micro-zooplankton (primarily </w:t>
        </w:r>
        <w:proofErr w:type="spellStart"/>
        <w:r w:rsidRPr="00E15E6E">
          <w:rPr>
            <w:rFonts w:ascii="Times New Roman" w:hAnsi="Times New Roman" w:cs="Times New Roman"/>
          </w:rPr>
          <w:t>Rotifera</w:t>
        </w:r>
        <w:proofErr w:type="spellEnd"/>
        <w:r w:rsidRPr="00E15E6E">
          <w:rPr>
            <w:rFonts w:ascii="Times New Roman" w:hAnsi="Times New Roman" w:cs="Times New Roman"/>
          </w:rPr>
          <w:t xml:space="preserve"> and naupli</w:t>
        </w:r>
      </w:ins>
      <w:ins w:id="279" w:author="Andreu Rico Artero" w:date="2024-10-10T19:23:00Z" w16du:dateUtc="2024-10-10T17:23:00Z">
        <w:r w:rsidR="00BE15FC">
          <w:rPr>
            <w:rFonts w:ascii="Times New Roman" w:hAnsi="Times New Roman" w:cs="Times New Roman"/>
          </w:rPr>
          <w:t xml:space="preserve">ar stages of </w:t>
        </w:r>
        <w:proofErr w:type="spellStart"/>
        <w:r w:rsidR="00BE15FC">
          <w:rPr>
            <w:rFonts w:ascii="Times New Roman" w:hAnsi="Times New Roman" w:cs="Times New Roman"/>
          </w:rPr>
          <w:t>Copepoda</w:t>
        </w:r>
      </w:ins>
      <w:proofErr w:type="spellEnd"/>
      <w:ins w:id="280" w:author="Francesco Polazzo" w:date="2024-10-04T14:03:00Z">
        <w:del w:id="281" w:author="Andreu Rico Artero" w:date="2024-10-10T19:23:00Z" w16du:dateUtc="2024-10-10T17:23:00Z">
          <w:r w:rsidRPr="00E15E6E" w:rsidDel="00BE15FC">
            <w:rPr>
              <w:rFonts w:ascii="Times New Roman" w:hAnsi="Times New Roman" w:cs="Times New Roman"/>
            </w:rPr>
            <w:delText>i</w:delText>
          </w:r>
        </w:del>
        <w:r w:rsidRPr="00E15E6E">
          <w:rPr>
            <w:rFonts w:ascii="Times New Roman" w:hAnsi="Times New Roman" w:cs="Times New Roman"/>
          </w:rPr>
          <w:t>) were identified and counted using a microscope (Olympus CX41).</w:t>
        </w:r>
      </w:ins>
    </w:p>
    <w:p w14:paraId="2BDD168F" w14:textId="4096B981" w:rsidR="00E15E6E" w:rsidRDefault="00E15E6E" w:rsidP="008279E9">
      <w:pPr>
        <w:pStyle w:val="NormalWeb"/>
        <w:spacing w:before="0" w:beforeAutospacing="0" w:after="0" w:afterAutospacing="0" w:line="480" w:lineRule="auto"/>
        <w:ind w:firstLine="720"/>
        <w:jc w:val="both"/>
        <w:rPr>
          <w:ins w:id="282" w:author="Francesco Polazzo" w:date="2024-10-04T14:11:00Z" w16du:dateUtc="2024-10-04T12:11:00Z"/>
        </w:rPr>
      </w:pPr>
      <w:ins w:id="283" w:author="Francesco Polazzo" w:date="2024-10-04T14:10:00Z" w16du:dateUtc="2024-10-04T12:10:00Z">
        <w:r w:rsidRPr="00E15E6E">
          <w:t xml:space="preserve">Every </w:t>
        </w:r>
        <w:del w:id="284" w:author="Andreu Rico Artero" w:date="2024-10-10T19:23:00Z" w16du:dateUtc="2024-10-10T17:23:00Z">
          <w:r w:rsidRPr="00E15E6E" w:rsidDel="00BE15FC">
            <w:delText>phyto</w:delText>
          </w:r>
        </w:del>
      </w:ins>
      <w:ins w:id="285" w:author="Andreu Rico Artero" w:date="2024-10-10T19:23:00Z" w16du:dateUtc="2024-10-10T17:23:00Z">
        <w:r w:rsidR="00BE15FC">
          <w:t>zoo</w:t>
        </w:r>
      </w:ins>
      <w:ins w:id="286" w:author="Francesco Polazzo" w:date="2024-10-04T14:10:00Z" w16du:dateUtc="2024-10-04T12:10:00Z">
        <w:r w:rsidRPr="00E15E6E">
          <w:t>plankton taxon was digitally photographed</w:t>
        </w:r>
      </w:ins>
      <w:ins w:id="287" w:author="Andreu Rico Artero" w:date="2024-10-10T19:23:00Z" w16du:dateUtc="2024-10-10T17:23:00Z">
        <w:r w:rsidR="00BE15FC">
          <w:t xml:space="preserve"> and measured as described </w:t>
        </w:r>
        <w:del w:id="288" w:author="Francesco Polazzo" w:date="2024-10-11T10:56:00Z" w16du:dateUtc="2024-10-11T08:56:00Z">
          <w:r w:rsidR="00BE15FC" w:rsidDel="00024969">
            <w:delText>aove</w:delText>
          </w:r>
        </w:del>
      </w:ins>
      <w:ins w:id="289" w:author="Francesco Polazzo" w:date="2024-10-11T10:56:00Z" w16du:dateUtc="2024-10-11T08:56:00Z">
        <w:r w:rsidR="00024969">
          <w:t>above</w:t>
        </w:r>
      </w:ins>
      <w:ins w:id="290" w:author="Andreu Rico Artero" w:date="2024-10-10T19:23:00Z" w16du:dateUtc="2024-10-10T17:23:00Z">
        <w:r w:rsidR="00BE15FC">
          <w:t xml:space="preserve"> for the phytoplankton taxa. </w:t>
        </w:r>
      </w:ins>
      <w:ins w:id="291" w:author="Francesco Polazzo" w:date="2024-10-04T14:10:00Z" w16du:dateUtc="2024-10-04T12:10:00Z">
        <w:r w:rsidRPr="00E15E6E">
          <w:t xml:space="preserve"> </w:t>
        </w:r>
        <w:del w:id="292" w:author="Andreu Rico Artero" w:date="2024-10-10T19:23:00Z" w16du:dateUtc="2024-10-10T17:23:00Z">
          <w:r w:rsidRPr="00E15E6E" w:rsidDel="00BE15FC">
            <w:delText xml:space="preserve">with scale reference using a camera Samsung 12 mp (4032 X 3024, JPG format), and measured using the Image J software </w:delText>
          </w:r>
          <w:r w:rsidRPr="00E15E6E" w:rsidDel="00BE15FC">
            <w:fldChar w:fldCharType="begin"/>
          </w:r>
        </w:del>
      </w:ins>
      <w:del w:id="293" w:author="Andreu Rico Artero" w:date="2024-10-10T19:23:00Z" w16du:dateUtc="2024-10-10T17:23:00Z">
        <w:r w:rsidDel="00BE15FC">
          <w:delInstrText xml:space="preserve"> ADDIN ZOTERO_ITEM CSL_CITATION {"citationID":"bmaL2npe","properties":{"formattedCitation":"(Schneider {\\i{}et al.} 2012)","plainCitation":"(Schneider et al. 2012)","noteIndex":0},"citationItems":[{"id":115,"uris":["http://zotero.org/users/10426170/items/LSJI8LX8"],"itemData":{"id":115,"type":"article-journal","container-title":"Nature Methods","DOI":"10.1038/nmeth.2089","ISSN":"15487091","issue":"7","title":"NIH Image to ImageJ: 25 years of image analysis","volume":"9","author":[{"family":"Schneider","given":"Caroline A."},{"family":"Rasband","given":"Wayne S."},{"family":"Eliceiri","given":"Kevin W."}],"issued":{"date-parts":[["2012"]]}}}],"schema":"https://github.com/citation-style-language/schema/raw/master/csl-citation.json"} </w:delInstrText>
        </w:r>
      </w:del>
      <w:ins w:id="294" w:author="Francesco Polazzo" w:date="2024-10-04T14:10:00Z" w16du:dateUtc="2024-10-04T12:10:00Z">
        <w:del w:id="295" w:author="Andreu Rico Artero" w:date="2024-10-10T19:23:00Z" w16du:dateUtc="2024-10-10T17:23:00Z">
          <w:r w:rsidRPr="00E15E6E" w:rsidDel="00BE15FC">
            <w:fldChar w:fldCharType="separate"/>
          </w:r>
          <w:r w:rsidRPr="00E15E6E" w:rsidDel="00BE15FC">
            <w:delText xml:space="preserve">(Schneider </w:delText>
          </w:r>
          <w:r w:rsidRPr="00E15E6E" w:rsidDel="00BE15FC">
            <w:rPr>
              <w:i/>
              <w:iCs/>
            </w:rPr>
            <w:delText>et al.</w:delText>
          </w:r>
          <w:r w:rsidRPr="00E15E6E" w:rsidDel="00BE15FC">
            <w:delText xml:space="preserve"> 2012)</w:delText>
          </w:r>
          <w:r w:rsidRPr="00E15E6E" w:rsidDel="00BE15FC">
            <w:fldChar w:fldCharType="end"/>
          </w:r>
          <w:r w:rsidRPr="00E15E6E" w:rsidDel="00BE15FC">
            <w:delText>.</w:delText>
          </w:r>
        </w:del>
      </w:ins>
      <w:ins w:id="296" w:author="Francesco Polazzo" w:date="2024-10-04T14:11:00Z" w16du:dateUtc="2024-10-04T12:11:00Z">
        <w:del w:id="297" w:author="Andreu Rico Artero" w:date="2024-10-10T19:23:00Z" w16du:dateUtc="2024-10-10T17:23:00Z">
          <w:r w:rsidDel="00BE15FC">
            <w:delText xml:space="preserve"> </w:delText>
          </w:r>
        </w:del>
        <w:r w:rsidRPr="00877DC3">
          <w:t>The biovolume (μm</w:t>
        </w:r>
        <w:r w:rsidRPr="00877DC3">
          <w:rPr>
            <w:vertAlign w:val="superscript"/>
          </w:rPr>
          <w:t>3</w:t>
        </w:r>
        <w:r w:rsidRPr="00877DC3">
          <w:t>/</w:t>
        </w:r>
      </w:ins>
      <w:ins w:id="298" w:author="Andreu Rico Artero" w:date="2024-10-10T19:23:00Z" w16du:dateUtc="2024-10-10T17:23:00Z">
        <w:r w:rsidR="00BE15FC">
          <w:t>individual</w:t>
        </w:r>
      </w:ins>
      <w:ins w:id="299" w:author="Francesco Polazzo" w:date="2024-10-04T14:11:00Z" w16du:dateUtc="2024-10-04T12:11:00Z">
        <w:del w:id="300" w:author="Andreu Rico Artero" w:date="2024-10-10T19:23:00Z" w16du:dateUtc="2024-10-10T17:23:00Z">
          <w:r w:rsidRPr="00877DC3" w:rsidDel="00BE15FC">
            <w:delText>org</w:delText>
          </w:r>
        </w:del>
        <w:r w:rsidRPr="00877DC3">
          <w:t xml:space="preserve">) of the </w:t>
        </w:r>
        <w:del w:id="301" w:author="Andreu Rico Artero" w:date="2024-10-10T19:24:00Z" w16du:dateUtc="2024-10-10T17:24:00Z">
          <w:r w:rsidRPr="00877DC3" w:rsidDel="00BE15FC">
            <w:delText>phyto</w:delText>
          </w:r>
        </w:del>
      </w:ins>
      <w:ins w:id="302" w:author="Andreu Rico Artero" w:date="2024-10-10T19:24:00Z" w16du:dateUtc="2024-10-10T17:24:00Z">
        <w:r w:rsidR="00BE15FC">
          <w:t>zoo</w:t>
        </w:r>
      </w:ins>
      <w:ins w:id="303" w:author="Francesco Polazzo" w:date="2024-10-04T14:11:00Z" w16du:dateUtc="2024-10-04T12:11:00Z">
        <w:r w:rsidRPr="00877DC3">
          <w:t>plankton individuals was calculated using geometric models according to</w:t>
        </w:r>
        <w:r>
          <w:t xml:space="preserve"> </w:t>
        </w:r>
      </w:ins>
      <w:r>
        <w:fldChar w:fldCharType="begin"/>
      </w:r>
      <w:r>
        <w:instrText xml:space="preserve"> ADDIN ZOTERO_ITEM CSL_CITATION {"citationID":"n0C3g6g8","properties":{"formattedCitation":"(Alcaraz {\\i{}et al.} 2003)","plainCitation":"(Alcaraz et al. 2003)","noteIndex":0},"citationItems":[{"id":111,"uris":["http://zotero.org/users/10426170/items/U5VZXWCB"],"itemData":{"id":111,"type":"article-journal","abstract":"Zooplankton biomass can be reliably estimated by a non-destructive method based on the statistical relationship between biovolume and the contents of carbon and nitrogen. Integrated zooplankton biovolume and the corresponding organic C and N contents were analysed in paired fresh and fixed (hexamine-buffered formalin) samples. Sample biovolume was estimated through the integration of individual volumes obtained by semi-automatic image analysis on fixed zooplankton samples. The corresponding C and N contents of paired fresh and preserved zooplankton were analysed with a Carlo-Erba C-H-N Analyser. The method allows simultaneous measurement of integrated and individual numbers and biomass (biovolume, C and N) spectrum. It is non-destructive and allows the minimization of errors and variability attributable to differences in the handling processes of samples and to the presence of particles other than zooplankton, like phytoplankton or detritus particulate matter.","container-title":"Marine Biology","DOI":"10.1007/s00227-003-1094-8","ISSN":"00253162","issue":"2","title":"Estimating zooplankton biomass through image analysis","volume":"143","author":[{"family":"Alcaraz","given":"M."},{"family":"Saiz","given":"E."},{"family":"Calbet","given":"A."},{"family":"Trepat","given":"I."},{"family":"Broglio","given":"E."}],"issued":{"date-parts":[["2003"]]}}}],"schema":"https://github.com/citation-style-language/schema/raw/master/csl-citation.json"} </w:instrText>
      </w:r>
      <w:r>
        <w:fldChar w:fldCharType="separate"/>
      </w:r>
      <w:del w:id="304" w:author="Andreu Rico Artero" w:date="2024-10-10T19:24:00Z" w16du:dateUtc="2024-10-10T17:24:00Z">
        <w:r w:rsidRPr="00E15E6E" w:rsidDel="00BE15FC">
          <w:delText>(</w:delText>
        </w:r>
      </w:del>
      <w:r w:rsidRPr="00E15E6E">
        <w:t xml:space="preserve">Alcaraz </w:t>
      </w:r>
      <w:r w:rsidRPr="00E15E6E">
        <w:rPr>
          <w:i/>
          <w:iCs/>
        </w:rPr>
        <w:t>et al.</w:t>
      </w:r>
      <w:r w:rsidRPr="00E15E6E">
        <w:t xml:space="preserve"> </w:t>
      </w:r>
      <w:ins w:id="305" w:author="Andreu Rico Artero" w:date="2024-10-10T19:24:00Z" w16du:dateUtc="2024-10-10T17:24:00Z">
        <w:r w:rsidR="00BE15FC">
          <w:t>(</w:t>
        </w:r>
      </w:ins>
      <w:r w:rsidRPr="00E15E6E">
        <w:t>2003)</w:t>
      </w:r>
      <w:r>
        <w:fldChar w:fldCharType="end"/>
      </w:r>
      <w:ins w:id="306" w:author="Francesco Polazzo" w:date="2024-10-04T14:11:00Z" w16du:dateUtc="2024-10-04T12:11:00Z">
        <w:r w:rsidRPr="00877DC3">
          <w:t xml:space="preserve">. Biovolume was transformed to fresh weight using the following ratio 1 </w:t>
        </w:r>
        <w:proofErr w:type="spellStart"/>
        <w:r w:rsidRPr="00877DC3">
          <w:t>μg</w:t>
        </w:r>
        <w:proofErr w:type="spellEnd"/>
        <w:r w:rsidRPr="00877DC3">
          <w:t xml:space="preserve"> = 106 μm</w:t>
        </w:r>
        <w:r w:rsidRPr="00877DC3">
          <w:rPr>
            <w:vertAlign w:val="superscript"/>
          </w:rPr>
          <w:t>3</w:t>
        </w:r>
        <w:r w:rsidRPr="00877DC3">
          <w:t>,</w:t>
        </w:r>
        <w:r>
          <w:t xml:space="preserve"> </w:t>
        </w:r>
        <w:r w:rsidRPr="00877DC3">
          <w:t xml:space="preserve">assuming </w:t>
        </w:r>
        <w:r>
          <w:t xml:space="preserve">that the </w:t>
        </w:r>
        <w:r w:rsidRPr="00877DC3">
          <w:t xml:space="preserve">specific </w:t>
        </w:r>
        <w:r>
          <w:t>density</w:t>
        </w:r>
        <w:r w:rsidRPr="00877DC3">
          <w:t xml:space="preserve"> of water </w:t>
        </w:r>
        <w:r>
          <w:t>was</w:t>
        </w:r>
        <w:r w:rsidRPr="00877DC3">
          <w:t xml:space="preserve"> 1</w:t>
        </w:r>
        <w:r>
          <w:t xml:space="preserve"> kg/L (CEN, 2006)</w:t>
        </w:r>
        <w:r w:rsidRPr="00877DC3">
          <w:t>.</w:t>
        </w:r>
      </w:ins>
    </w:p>
    <w:p w14:paraId="453566A0" w14:textId="5BB73DB2" w:rsidR="00E15E6E" w:rsidRPr="00E15E6E" w:rsidRDefault="00E15E6E" w:rsidP="008279E9">
      <w:pPr>
        <w:spacing w:line="480" w:lineRule="auto"/>
        <w:jc w:val="both"/>
        <w:rPr>
          <w:rFonts w:ascii="Times New Roman" w:hAnsi="Times New Roman" w:cs="Times New Roman"/>
        </w:rPr>
      </w:pPr>
    </w:p>
    <w:p w14:paraId="185AD2BF" w14:textId="431058E0" w:rsidR="00B359F8" w:rsidRPr="00243A0E" w:rsidRDefault="00B359F8">
      <w:pPr>
        <w:pStyle w:val="Heading3"/>
        <w:spacing w:line="480" w:lineRule="auto"/>
        <w:jc w:val="both"/>
        <w:rPr>
          <w:rFonts w:ascii="Times New Roman" w:eastAsia="Times New Roman" w:hAnsi="Times New Roman" w:cs="Times New Roman"/>
          <w:b/>
          <w:bCs/>
          <w:color w:val="000000" w:themeColor="text1"/>
          <w:sz w:val="24"/>
          <w:szCs w:val="24"/>
          <w:lang w:eastAsia="en-GB"/>
        </w:rPr>
        <w:pPrChange w:id="307" w:author="Andreu Rico Artero" w:date="2024-10-10T20:00:00Z" w16du:dateUtc="2024-10-10T18:00:00Z">
          <w:pPr>
            <w:pStyle w:val="Heading3"/>
            <w:spacing w:line="480" w:lineRule="auto"/>
          </w:pPr>
        </w:pPrChange>
      </w:pPr>
      <w:r w:rsidRPr="00243A0E">
        <w:rPr>
          <w:rFonts w:ascii="Times New Roman" w:eastAsia="Times New Roman" w:hAnsi="Times New Roman" w:cs="Times New Roman"/>
          <w:b/>
          <w:bCs/>
          <w:color w:val="000000" w:themeColor="text1"/>
          <w:sz w:val="24"/>
          <w:szCs w:val="24"/>
          <w:lang w:eastAsia="en-GB"/>
        </w:rPr>
        <w:t>Statistical analys</w:t>
      </w:r>
      <w:r w:rsidR="00F65DAC" w:rsidRPr="00243A0E">
        <w:rPr>
          <w:rFonts w:ascii="Times New Roman" w:eastAsia="Times New Roman" w:hAnsi="Times New Roman" w:cs="Times New Roman"/>
          <w:b/>
          <w:bCs/>
          <w:color w:val="000000" w:themeColor="text1"/>
          <w:sz w:val="24"/>
          <w:szCs w:val="24"/>
          <w:lang w:eastAsia="en-GB"/>
        </w:rPr>
        <w:t>e</w:t>
      </w:r>
      <w:r w:rsidRPr="00243A0E">
        <w:rPr>
          <w:rFonts w:ascii="Times New Roman" w:eastAsia="Times New Roman" w:hAnsi="Times New Roman" w:cs="Times New Roman"/>
          <w:b/>
          <w:bCs/>
          <w:color w:val="000000" w:themeColor="text1"/>
          <w:sz w:val="24"/>
          <w:szCs w:val="24"/>
          <w:lang w:eastAsia="en-GB"/>
        </w:rPr>
        <w:t>s</w:t>
      </w:r>
    </w:p>
    <w:p w14:paraId="189A6DC0" w14:textId="2973D0AD" w:rsidR="001D2893" w:rsidRDefault="00B359F8" w:rsidP="008279E9">
      <w:pPr>
        <w:spacing w:line="480" w:lineRule="auto"/>
        <w:jc w:val="both"/>
        <w:rPr>
          <w:rFonts w:ascii="Times New Roman" w:hAnsi="Times New Roman" w:cs="Times New Roman"/>
        </w:rPr>
      </w:pPr>
      <w:r w:rsidRPr="00877DC3">
        <w:rPr>
          <w:rFonts w:ascii="Times New Roman" w:hAnsi="Times New Roman" w:cs="Times New Roman"/>
        </w:rPr>
        <w:t>T</w:t>
      </w:r>
      <w:r w:rsidR="00040BD3">
        <w:rPr>
          <w:rFonts w:ascii="Times New Roman" w:hAnsi="Times New Roman" w:cs="Times New Roman"/>
        </w:rPr>
        <w:t>o i</w:t>
      </w:r>
      <w:r w:rsidRPr="00877DC3">
        <w:rPr>
          <w:rFonts w:ascii="Times New Roman" w:hAnsi="Times New Roman" w:cs="Times New Roman"/>
        </w:rPr>
        <w:t xml:space="preserve">nvestigate the effect of </w:t>
      </w:r>
      <w:r w:rsidR="003B0C19">
        <w:rPr>
          <w:rFonts w:ascii="Times New Roman" w:hAnsi="Times New Roman" w:cs="Times New Roman"/>
        </w:rPr>
        <w:t xml:space="preserve">the HWs </w:t>
      </w:r>
      <w:r w:rsidRPr="00877DC3">
        <w:rPr>
          <w:rFonts w:ascii="Times New Roman" w:hAnsi="Times New Roman" w:cs="Times New Roman"/>
        </w:rPr>
        <w:t>on</w:t>
      </w:r>
      <w:r w:rsidR="00360226">
        <w:rPr>
          <w:rFonts w:ascii="Times New Roman" w:hAnsi="Times New Roman" w:cs="Times New Roman"/>
        </w:rPr>
        <w:t xml:space="preserve"> </w:t>
      </w:r>
      <w:r w:rsidR="00651ED7">
        <w:rPr>
          <w:rFonts w:ascii="Times New Roman" w:hAnsi="Times New Roman" w:cs="Times New Roman"/>
        </w:rPr>
        <w:t>DO</w:t>
      </w:r>
      <w:ins w:id="308" w:author="Francesco Polazzo" w:date="2024-10-04T14:13:00Z" w16du:dateUtc="2024-10-04T12:13:00Z">
        <w:r w:rsidR="00E15E6E">
          <w:rPr>
            <w:rFonts w:ascii="Times New Roman" w:hAnsi="Times New Roman" w:cs="Times New Roman"/>
          </w:rPr>
          <w:t xml:space="preserve">, </w:t>
        </w:r>
      </w:ins>
      <w:del w:id="309" w:author="Francesco Polazzo" w:date="2024-10-04T14:13:00Z" w16du:dateUtc="2024-10-04T12:13:00Z">
        <w:r w:rsidR="00651ED7" w:rsidDel="00E15E6E">
          <w:rPr>
            <w:rFonts w:ascii="Times New Roman" w:hAnsi="Times New Roman" w:cs="Times New Roman"/>
          </w:rPr>
          <w:delText xml:space="preserve"> and</w:delText>
        </w:r>
        <w:r w:rsidRPr="00877DC3" w:rsidDel="00E15E6E">
          <w:rPr>
            <w:rFonts w:ascii="Times New Roman" w:hAnsi="Times New Roman" w:cs="Times New Roman"/>
          </w:rPr>
          <w:delText xml:space="preserve"> </w:delText>
        </w:r>
      </w:del>
      <w:proofErr w:type="spellStart"/>
      <w:r w:rsidR="001D2893" w:rsidRPr="00877DC3">
        <w:rPr>
          <w:rFonts w:ascii="Times New Roman" w:hAnsi="Times New Roman" w:cs="Times New Roman"/>
        </w:rPr>
        <w:t>chl</w:t>
      </w:r>
      <w:proofErr w:type="spellEnd"/>
      <w:r w:rsidR="001D2893" w:rsidRPr="00877DC3">
        <w:rPr>
          <w:rFonts w:ascii="Times New Roman" w:hAnsi="Times New Roman" w:cs="Times New Roman"/>
        </w:rPr>
        <w:t xml:space="preserve"> </w:t>
      </w:r>
      <w:r w:rsidR="001D2893" w:rsidRPr="00877DC3">
        <w:rPr>
          <w:rFonts w:ascii="Times New Roman" w:hAnsi="Times New Roman" w:cs="Times New Roman"/>
          <w:i/>
          <w:iCs/>
        </w:rPr>
        <w:t>a</w:t>
      </w:r>
      <w:ins w:id="310" w:author="Francesco Polazzo" w:date="2024-10-04T14:13:00Z" w16du:dateUtc="2024-10-04T12:13:00Z">
        <w:r w:rsidR="00E15E6E">
          <w:rPr>
            <w:rFonts w:ascii="Times New Roman" w:hAnsi="Times New Roman" w:cs="Times New Roman"/>
            <w:i/>
            <w:iCs/>
          </w:rPr>
          <w:t xml:space="preserve">, </w:t>
        </w:r>
      </w:ins>
      <w:ins w:id="311" w:author="Andreu Rico Artero" w:date="2024-10-10T19:24:00Z" w16du:dateUtc="2024-10-10T17:24:00Z">
        <w:r w:rsidR="00BE15FC">
          <w:rPr>
            <w:rFonts w:ascii="Times New Roman" w:hAnsi="Times New Roman" w:cs="Times New Roman"/>
          </w:rPr>
          <w:t xml:space="preserve">and </w:t>
        </w:r>
      </w:ins>
      <w:ins w:id="312" w:author="Francesco Polazzo" w:date="2024-10-04T14:13:00Z" w16du:dateUtc="2024-10-04T12:13:00Z">
        <w:r w:rsidR="00E15E6E">
          <w:rPr>
            <w:rFonts w:ascii="Times New Roman" w:hAnsi="Times New Roman" w:cs="Times New Roman"/>
          </w:rPr>
          <w:t>phytoplankton biomass</w:t>
        </w:r>
      </w:ins>
      <w:r w:rsidR="001D2893" w:rsidRPr="00877DC3" w:rsidDel="001D2893">
        <w:rPr>
          <w:rFonts w:ascii="Times New Roman" w:hAnsi="Times New Roman" w:cs="Times New Roman"/>
        </w:rPr>
        <w:t xml:space="preserve"> </w:t>
      </w:r>
      <w:r w:rsidRPr="00877DC3">
        <w:rPr>
          <w:rFonts w:ascii="Times New Roman" w:hAnsi="Times New Roman" w:cs="Times New Roman"/>
        </w:rPr>
        <w:t xml:space="preserve">in </w:t>
      </w:r>
      <w:r w:rsidR="001D2893">
        <w:rPr>
          <w:rFonts w:ascii="Times New Roman" w:hAnsi="Times New Roman" w:cs="Times New Roman"/>
        </w:rPr>
        <w:t xml:space="preserve">the </w:t>
      </w:r>
      <w:r w:rsidRPr="00877DC3">
        <w:rPr>
          <w:rFonts w:ascii="Times New Roman" w:hAnsi="Times New Roman" w:cs="Times New Roman"/>
        </w:rPr>
        <w:t xml:space="preserve">mesocosms, we employed a linear mixed-effects model (LMM) using the </w:t>
      </w:r>
      <w:proofErr w:type="spellStart"/>
      <w:r w:rsidRPr="00ED7DBC">
        <w:rPr>
          <w:rFonts w:ascii="Times New Roman" w:hAnsi="Times New Roman" w:cs="Times New Roman"/>
          <w:i/>
          <w:iCs/>
        </w:rPr>
        <w:t>lmer</w:t>
      </w:r>
      <w:proofErr w:type="spellEnd"/>
      <w:r w:rsidRPr="00877DC3">
        <w:rPr>
          <w:rFonts w:ascii="Times New Roman" w:hAnsi="Times New Roman" w:cs="Times New Roman"/>
        </w:rPr>
        <w:t xml:space="preserve"> function from the “</w:t>
      </w:r>
      <w:r w:rsidRPr="00ED7DBC">
        <w:rPr>
          <w:rFonts w:ascii="Times New Roman" w:hAnsi="Times New Roman" w:cs="Times New Roman"/>
          <w:i/>
          <w:iCs/>
        </w:rPr>
        <w:t>lme4</w:t>
      </w:r>
      <w:r w:rsidRPr="00877DC3">
        <w:rPr>
          <w:rFonts w:ascii="Times New Roman" w:hAnsi="Times New Roman" w:cs="Times New Roman"/>
        </w:rPr>
        <w:t xml:space="preserve">” 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{"citationID":"inztlpHT","properties":{"formattedCitation":"(Bates {\\i{}et al.} 2015)","plainCitation":"(Bates et al. 2015)","noteIndex":0},"citationItems":[{"id":376,"uris":["http://zotero.org/users/10426170/items/MPU58KVM"],"itemData":{"id":376,"type":"article-journal","abstract":"Maximum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Software","DOI":"10.18637/jss.v067.i01","ISSN":"15487660","issue":"1","note":"arXiv: 1406.5823","title":"Fitting linear mixed-effects models using lme4","volume":"67","author":[{"family":"Bates","given":"Douglas"},{"family":"Mächler","given":"Martin"},{"family":"Bolker","given":"Benjamin M."},{"family":"Walker","given":"Steven C."}],"issued":{"date-parts":[["2015"]]}}}],"schema":"https://github.com/citation-style-language/schema/raw/master/csl-citation.json"}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(Bates </w:t>
      </w:r>
      <w:r w:rsidRPr="00877DC3">
        <w:rPr>
          <w:rFonts w:ascii="Times New Roman" w:hAnsi="Times New Roman" w:cs="Times New Roman"/>
          <w:i/>
          <w:iCs/>
          <w:kern w:val="0"/>
        </w:rPr>
        <w:t>et al.</w:t>
      </w:r>
      <w:r w:rsidRPr="00877DC3">
        <w:rPr>
          <w:rFonts w:ascii="Times New Roman" w:hAnsi="Times New Roman" w:cs="Times New Roman"/>
          <w:kern w:val="0"/>
        </w:rPr>
        <w:t xml:space="preserve"> 2015)</w:t>
      </w:r>
      <w:r w:rsidRPr="00877DC3">
        <w:rPr>
          <w:rFonts w:ascii="Times New Roman" w:hAnsi="Times New Roman" w:cs="Times New Roman"/>
        </w:rPr>
        <w:fldChar w:fldCharType="end"/>
      </w:r>
      <w:r w:rsidRPr="00877DC3">
        <w:rPr>
          <w:rFonts w:ascii="Times New Roman" w:hAnsi="Times New Roman" w:cs="Times New Roman"/>
        </w:rPr>
        <w:t>. The model included HW</w:t>
      </w:r>
      <w:ins w:id="313" w:author="Andreu Rico Artero" w:date="2024-10-10T19:25:00Z" w16du:dateUtc="2024-10-10T17:25:00Z">
        <w:r w:rsidR="00BE15FC">
          <w:rPr>
            <w:rFonts w:ascii="Times New Roman" w:hAnsi="Times New Roman" w:cs="Times New Roman"/>
          </w:rPr>
          <w:t xml:space="preserve"> </w:t>
        </w:r>
      </w:ins>
      <w:ins w:id="314" w:author="Francesco Polazzo" w:date="2024-09-30T15:57:00Z" w16du:dateUtc="2024-09-30T13:57:00Z">
        <w:del w:id="315" w:author="Andreu Rico Artero" w:date="2024-10-10T19:25:00Z" w16du:dateUtc="2024-10-10T17:25:00Z">
          <w:r w:rsidR="004C666C" w:rsidDel="00BE15FC">
            <w:rPr>
              <w:rFonts w:ascii="Times New Roman" w:hAnsi="Times New Roman" w:cs="Times New Roman"/>
            </w:rPr>
            <w:delText xml:space="preserve"> </w:delText>
          </w:r>
        </w:del>
        <w:r w:rsidR="004C666C">
          <w:rPr>
            <w:rFonts w:ascii="Times New Roman" w:hAnsi="Times New Roman" w:cs="Times New Roman"/>
          </w:rPr>
          <w:t>(</w:t>
        </w:r>
      </w:ins>
      <w:ins w:id="316" w:author="Andreu Rico Artero" w:date="2024-10-10T19:25:00Z" w16du:dateUtc="2024-10-10T17:25:00Z">
        <w:r w:rsidR="00BE15FC">
          <w:rPr>
            <w:rFonts w:ascii="Times New Roman" w:hAnsi="Times New Roman" w:cs="Times New Roman"/>
          </w:rPr>
          <w:t xml:space="preserve">a </w:t>
        </w:r>
      </w:ins>
      <w:ins w:id="317" w:author="Francesco Polazzo" w:date="2024-09-30T15:57:00Z" w16du:dateUtc="2024-09-30T13:57:00Z">
        <w:r w:rsidR="004C666C">
          <w:rPr>
            <w:rFonts w:ascii="Times New Roman" w:hAnsi="Times New Roman" w:cs="Times New Roman"/>
          </w:rPr>
          <w:t>factor with two level</w:t>
        </w:r>
      </w:ins>
      <w:ins w:id="318" w:author="Andreu Rico Artero" w:date="2024-10-10T19:25:00Z" w16du:dateUtc="2024-10-10T17:25:00Z">
        <w:r w:rsidR="00BE15FC">
          <w:rPr>
            <w:rFonts w:ascii="Times New Roman" w:hAnsi="Times New Roman" w:cs="Times New Roman"/>
          </w:rPr>
          <w:t>s</w:t>
        </w:r>
      </w:ins>
      <w:ins w:id="319" w:author="Francesco Polazzo" w:date="2024-09-30T15:59:00Z" w16du:dateUtc="2024-09-30T13:59:00Z">
        <w:r w:rsidR="004C666C">
          <w:rPr>
            <w:rFonts w:ascii="Times New Roman" w:hAnsi="Times New Roman" w:cs="Times New Roman"/>
          </w:rPr>
          <w:t>: HW or Control)</w:t>
        </w:r>
      </w:ins>
      <w:r w:rsidR="005F6ADC" w:rsidRPr="00877DC3">
        <w:rPr>
          <w:rFonts w:ascii="Times New Roman" w:hAnsi="Times New Roman" w:cs="Times New Roman"/>
        </w:rPr>
        <w:t xml:space="preserve">, </w:t>
      </w:r>
      <w:r w:rsidRPr="00877DC3">
        <w:rPr>
          <w:rFonts w:ascii="Times New Roman" w:hAnsi="Times New Roman" w:cs="Times New Roman"/>
        </w:rPr>
        <w:t>time</w:t>
      </w:r>
      <w:r w:rsidR="005F6ADC" w:rsidRPr="00877DC3">
        <w:rPr>
          <w:rFonts w:ascii="Times New Roman" w:hAnsi="Times New Roman" w:cs="Times New Roman"/>
        </w:rPr>
        <w:t>, and their interaction</w:t>
      </w:r>
      <w:r w:rsidRPr="00877DC3">
        <w:rPr>
          <w:rFonts w:ascii="Times New Roman" w:hAnsi="Times New Roman" w:cs="Times New Roman"/>
        </w:rPr>
        <w:t xml:space="preserve"> as fixed effects, with mesocosm identifier as a random effect to account for the repeated measures within each mesocosm. </w:t>
      </w:r>
      <w:ins w:id="320" w:author="Francesco Polazzo" w:date="2024-10-04T13:36:00Z" w16du:dateUtc="2024-10-04T11:36:00Z">
        <w:r w:rsidR="00E15E6E">
          <w:rPr>
            <w:rFonts w:ascii="Times New Roman" w:hAnsi="Times New Roman" w:cs="Times New Roman"/>
          </w:rPr>
          <w:t>Since water temperature directly affect oxygen solubility in water</w:t>
        </w:r>
      </w:ins>
      <w:ins w:id="321" w:author="Francesco Polazzo" w:date="2024-10-04T13:37:00Z" w16du:dateUtc="2024-10-04T11:37:00Z">
        <w:r w:rsidR="00E15E6E">
          <w:rPr>
            <w:rFonts w:ascii="Times New Roman" w:hAnsi="Times New Roman" w:cs="Times New Roman"/>
          </w:rPr>
          <w:t xml:space="preserve">, we included in the model only values measured </w:t>
        </w:r>
      </w:ins>
      <w:ins w:id="322" w:author="Francesco Polazzo" w:date="2024-10-04T13:38:00Z" w16du:dateUtc="2024-10-04T11:38:00Z">
        <w:r w:rsidR="00E15E6E">
          <w:rPr>
            <w:rFonts w:ascii="Times New Roman" w:hAnsi="Times New Roman" w:cs="Times New Roman"/>
          </w:rPr>
          <w:t xml:space="preserve">in days when </w:t>
        </w:r>
      </w:ins>
      <w:ins w:id="323" w:author="Francesco Polazzo" w:date="2024-10-04T13:39:00Z" w16du:dateUtc="2024-10-04T11:39:00Z">
        <w:r w:rsidR="00E15E6E">
          <w:rPr>
            <w:rFonts w:ascii="Times New Roman" w:hAnsi="Times New Roman" w:cs="Times New Roman"/>
          </w:rPr>
          <w:t>HWs were not occurring (i.e.</w:t>
        </w:r>
      </w:ins>
      <w:ins w:id="324" w:author="Andreu Rico Artero" w:date="2024-10-10T19:26:00Z" w16du:dateUtc="2024-10-10T17:26:00Z">
        <w:r w:rsidR="00BE15FC">
          <w:rPr>
            <w:rFonts w:ascii="Times New Roman" w:hAnsi="Times New Roman" w:cs="Times New Roman"/>
          </w:rPr>
          <w:t>, when</w:t>
        </w:r>
      </w:ins>
      <w:ins w:id="325" w:author="Francesco Polazzo" w:date="2024-10-04T13:39:00Z" w16du:dateUtc="2024-10-04T11:39:00Z">
        <w:r w:rsidR="00E15E6E">
          <w:rPr>
            <w:rFonts w:ascii="Times New Roman" w:hAnsi="Times New Roman" w:cs="Times New Roman"/>
          </w:rPr>
          <w:t xml:space="preserve"> </w:t>
        </w:r>
      </w:ins>
      <w:ins w:id="326" w:author="Francesco Polazzo" w:date="2024-10-04T13:40:00Z" w16du:dateUtc="2024-10-04T11:40:00Z">
        <w:r w:rsidR="00E15E6E">
          <w:rPr>
            <w:rFonts w:ascii="Times New Roman" w:hAnsi="Times New Roman" w:cs="Times New Roman"/>
          </w:rPr>
          <w:t>all mesocosms were at ambient temperature).</w:t>
        </w:r>
      </w:ins>
      <w:ins w:id="327" w:author="Francesco Polazzo" w:date="2024-10-04T13:37:00Z" w16du:dateUtc="2024-10-04T11:37:00Z">
        <w:r w:rsidR="00E15E6E">
          <w:rPr>
            <w:rFonts w:ascii="Times New Roman" w:hAnsi="Times New Roman" w:cs="Times New Roman"/>
          </w:rPr>
          <w:t xml:space="preserve"> </w:t>
        </w:r>
      </w:ins>
      <w:r w:rsidRPr="00877DC3">
        <w:rPr>
          <w:rFonts w:ascii="Times New Roman" w:hAnsi="Times New Roman" w:cs="Times New Roman"/>
        </w:rPr>
        <w:t xml:space="preserve">The model diagnostics were performed using the </w:t>
      </w:r>
      <w:r w:rsidRPr="00ED7DBC">
        <w:rPr>
          <w:rFonts w:ascii="Times New Roman" w:hAnsi="Times New Roman" w:cs="Times New Roman"/>
          <w:i/>
          <w:iCs/>
        </w:rPr>
        <w:t>“</w:t>
      </w:r>
      <w:proofErr w:type="spellStart"/>
      <w:r w:rsidRPr="00ED7DBC">
        <w:rPr>
          <w:rFonts w:ascii="Times New Roman" w:hAnsi="Times New Roman" w:cs="Times New Roman"/>
          <w:i/>
          <w:iCs/>
        </w:rPr>
        <w:t>check_model</w:t>
      </w:r>
      <w:proofErr w:type="spellEnd"/>
      <w:r w:rsidRPr="00ED7DBC">
        <w:rPr>
          <w:rFonts w:ascii="Times New Roman" w:hAnsi="Times New Roman" w:cs="Times New Roman"/>
          <w:i/>
          <w:iCs/>
        </w:rPr>
        <w:t>”</w:t>
      </w:r>
      <w:r w:rsidRPr="00877DC3">
        <w:rPr>
          <w:rFonts w:ascii="Times New Roman" w:hAnsi="Times New Roman" w:cs="Times New Roman"/>
        </w:rPr>
        <w:t xml:space="preserve"> function from the </w:t>
      </w:r>
      <w:r w:rsidR="00F65DAC" w:rsidRPr="00ED7DBC">
        <w:rPr>
          <w:rFonts w:ascii="Times New Roman" w:hAnsi="Times New Roman" w:cs="Times New Roman"/>
          <w:i/>
          <w:iCs/>
        </w:rPr>
        <w:t>“</w:t>
      </w:r>
      <w:r w:rsidRPr="00ED7DBC">
        <w:rPr>
          <w:rFonts w:ascii="Times New Roman" w:hAnsi="Times New Roman" w:cs="Times New Roman"/>
          <w:i/>
          <w:iCs/>
        </w:rPr>
        <w:t>performance</w:t>
      </w:r>
      <w:r w:rsidR="00F65DAC" w:rsidRPr="00ED7DBC">
        <w:rPr>
          <w:rFonts w:ascii="Times New Roman" w:hAnsi="Times New Roman" w:cs="Times New Roman"/>
          <w:i/>
          <w:iCs/>
        </w:rPr>
        <w:t>”</w:t>
      </w:r>
      <w:r w:rsidRPr="00ED7DBC">
        <w:rPr>
          <w:rFonts w:ascii="Times New Roman" w:hAnsi="Times New Roman" w:cs="Times New Roman"/>
          <w:i/>
          <w:iCs/>
        </w:rPr>
        <w:t xml:space="preserve"> </w:t>
      </w:r>
      <w:r w:rsidRPr="00877DC3">
        <w:rPr>
          <w:rFonts w:ascii="Times New Roman" w:hAnsi="Times New Roman" w:cs="Times New Roman"/>
        </w:rPr>
        <w:t xml:space="preserve">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{"citationID":"wXPJFZN3","properties":{"formattedCitation":"(L\\uc0\\u252{}decke {\\i{}et al.} 2020)","plainCitation":"(Lüdecke et al. 2020)","noteIndex":0},"citationItems":[{"id":844,"uris":["http://zotero.org/users/10426170/items/4GGDT9N8"],"itemData":{"id":844,"type":"article-journal","abstract":"Description Utilities for computing measures to assess model quality, which are not directly provided by R's 'base' or 'stats' packages. These include e.g. measures like r-squared, intraclass correlation coefficient (Nakagawa, Johnson &amp; Schielzeth (2017) &lt;doi:10.1098/rsif.2017.0213&gt;), root mean squared error or functions to check models for overdispersion, singularity or zero-inflation and more. Functions apply to a large variety of regression models, including generalized linear models, mixed effects models and Bayesian models.","container-title":"CRAN.R","title":"performance: Assessment of Regression Models Performance. R package version 0.4.4. https://CRAN.R-project.org/package=performance","author":[{"family":"Lüdecke","given":"Daniel"},{"family":"Makowski","given":"Dominique"},{"family":"Waggoner","given":"Philip"}],"issued":{"date-parts":[["2020"]]}}}],"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(Lüdecke </w:t>
      </w:r>
      <w:r w:rsidRPr="00877DC3">
        <w:rPr>
          <w:rFonts w:ascii="Times New Roman" w:hAnsi="Times New Roman" w:cs="Times New Roman"/>
          <w:i/>
          <w:iCs/>
          <w:kern w:val="0"/>
        </w:rPr>
        <w:t>et al.</w:t>
      </w:r>
      <w:r w:rsidRPr="00877DC3">
        <w:rPr>
          <w:rFonts w:ascii="Times New Roman" w:hAnsi="Times New Roman" w:cs="Times New Roman"/>
          <w:kern w:val="0"/>
        </w:rPr>
        <w:t xml:space="preserve"> 2020)</w:t>
      </w:r>
      <w:r w:rsidRPr="00877DC3">
        <w:rPr>
          <w:rFonts w:ascii="Times New Roman" w:hAnsi="Times New Roman" w:cs="Times New Roman"/>
        </w:rPr>
        <w:fldChar w:fldCharType="end"/>
      </w:r>
      <w:r w:rsidRPr="00877DC3">
        <w:rPr>
          <w:rFonts w:ascii="Times New Roman" w:hAnsi="Times New Roman" w:cs="Times New Roman"/>
        </w:rPr>
        <w:t xml:space="preserve"> to </w:t>
      </w:r>
      <w:del w:id="328" w:author="Francesco Polazzo" w:date="2024-10-02T10:05:00Z" w16du:dateUtc="2024-10-02T08:05:00Z">
        <w:r w:rsidRPr="00877DC3" w:rsidDel="00E15E6E">
          <w:rPr>
            <w:rFonts w:ascii="Times New Roman" w:hAnsi="Times New Roman" w:cs="Times New Roman"/>
          </w:rPr>
          <w:delText xml:space="preserve">ensure </w:delText>
        </w:r>
      </w:del>
      <w:ins w:id="329" w:author="Francesco Polazzo" w:date="2024-10-02T10:05:00Z" w16du:dateUtc="2024-10-02T08:05:00Z">
        <w:r w:rsidR="00E15E6E">
          <w:rPr>
            <w:rFonts w:ascii="Times New Roman" w:hAnsi="Times New Roman" w:cs="Times New Roman"/>
          </w:rPr>
          <w:t>visually inspect</w:t>
        </w:r>
        <w:r w:rsidR="00E15E6E" w:rsidRPr="00877DC3">
          <w:rPr>
            <w:rFonts w:ascii="Times New Roman" w:hAnsi="Times New Roman" w:cs="Times New Roman"/>
          </w:rPr>
          <w:t xml:space="preserve"> </w:t>
        </w:r>
      </w:ins>
      <w:ins w:id="330" w:author="Francesco Polazzo" w:date="2024-10-07T09:22:00Z" w16du:dateUtc="2024-10-07T07:22:00Z">
        <w:r w:rsidR="00BC77A4">
          <w:rPr>
            <w:rFonts w:ascii="Times New Roman" w:hAnsi="Times New Roman" w:cs="Times New Roman"/>
          </w:rPr>
          <w:t xml:space="preserve">that </w:t>
        </w:r>
      </w:ins>
      <w:r w:rsidRPr="00877DC3">
        <w:rPr>
          <w:rFonts w:ascii="Times New Roman" w:hAnsi="Times New Roman" w:cs="Times New Roman"/>
        </w:rPr>
        <w:t xml:space="preserve">the assumptions of the LMM were met. </w:t>
      </w:r>
      <w:r w:rsidR="00EF58EC">
        <w:rPr>
          <w:rFonts w:ascii="Times New Roman" w:hAnsi="Times New Roman" w:cs="Times New Roman"/>
        </w:rPr>
        <w:t>We log-</w:t>
      </w:r>
      <w:del w:id="331" w:author="Andreu Rico Artero" w:date="2024-10-10T19:26:00Z" w16du:dateUtc="2024-10-10T17:26:00Z">
        <w:r w:rsidR="00EF58EC" w:rsidDel="00BE15FC">
          <w:rPr>
            <w:rFonts w:ascii="Times New Roman" w:hAnsi="Times New Roman" w:cs="Times New Roman"/>
          </w:rPr>
          <w:delText xml:space="preserve"> </w:delText>
        </w:r>
      </w:del>
      <w:r w:rsidR="00EF58EC">
        <w:rPr>
          <w:rFonts w:ascii="Times New Roman" w:hAnsi="Times New Roman" w:cs="Times New Roman"/>
        </w:rPr>
        <w:t xml:space="preserve">transformed the raw data of DO and </w:t>
      </w:r>
      <w:r w:rsidR="00EF58EC" w:rsidRPr="00877DC3">
        <w:rPr>
          <w:rFonts w:ascii="Times New Roman" w:hAnsi="Times New Roman" w:cs="Times New Roman"/>
        </w:rPr>
        <w:t xml:space="preserve">chlorophyll-a </w:t>
      </w:r>
      <w:r w:rsidR="00EF58EC">
        <w:rPr>
          <w:rFonts w:ascii="Times New Roman" w:hAnsi="Times New Roman" w:cs="Times New Roman"/>
        </w:rPr>
        <w:t xml:space="preserve">concentration to meet the model’s assumptions. </w:t>
      </w:r>
      <w:r w:rsidRPr="00877DC3">
        <w:rPr>
          <w:rFonts w:ascii="Times New Roman" w:hAnsi="Times New Roman" w:cs="Times New Roman"/>
        </w:rPr>
        <w:t xml:space="preserve">When an interaction effect between HW and time was found we performed a post-hoc comparison across different days using the </w:t>
      </w:r>
      <w:r w:rsidRPr="00ED7DBC">
        <w:rPr>
          <w:rFonts w:ascii="Times New Roman" w:hAnsi="Times New Roman" w:cs="Times New Roman"/>
          <w:i/>
          <w:iCs/>
        </w:rPr>
        <w:t>“</w:t>
      </w:r>
      <w:proofErr w:type="spellStart"/>
      <w:r w:rsidRPr="00ED7DBC">
        <w:rPr>
          <w:rFonts w:ascii="Times New Roman" w:hAnsi="Times New Roman" w:cs="Times New Roman"/>
          <w:i/>
          <w:iCs/>
        </w:rPr>
        <w:t>emmeans</w:t>
      </w:r>
      <w:proofErr w:type="spellEnd"/>
      <w:r w:rsidRPr="00ED7DBC">
        <w:rPr>
          <w:rFonts w:ascii="Times New Roman" w:hAnsi="Times New Roman" w:cs="Times New Roman"/>
          <w:i/>
          <w:iCs/>
        </w:rPr>
        <w:t xml:space="preserve">” </w:t>
      </w:r>
      <w:r w:rsidRPr="00877DC3">
        <w:rPr>
          <w:rFonts w:ascii="Times New Roman" w:hAnsi="Times New Roman" w:cs="Times New Roman"/>
        </w:rPr>
        <w:t xml:space="preserve">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{"citationID":"WuOhc15Q","properties":{"formattedCitation":"(Lenth {\\i{}et al.} 2024)","plainCitation":"(Lenth et al. 2024)","noteIndex":0},"citationItems":[{"id":2659,"uris":["http://zotero.org/users/10426170/items/J9BEWWTX"],"itemData":{"id":2659,"type":"software","abstract":"Obtain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Means","title-short":"emmeans","URL":"https://cran.r-project.org/web/packages/emmeans/index.html","version":"1.10.2","author":[{"family":"Lenth","given":"Russell V."},{"family":"Bolker","given":"Ben"},{"family":"Buerkner","given":"Paul"},{"family":"Giné-Vázquez","given":"Iago"},{"family":"Herve","given":"Maxime"},{"family":"Jung","given":"Maarten"},{"family":"Love","given":"Jonathon"},{"family":"Miguez","given":"Fernando"},{"family":"Piaskowski","given":"Julia"},{"family":"Riebl","given":"Hannes"},{"family":"Singmann","given":"Henrik"}],"accessed":{"date-parts":[["2024",6,25]]},"issued":{"date-parts":[["2024",5,20]]}}}],"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(Lenth </w:t>
      </w:r>
      <w:r w:rsidRPr="00877DC3">
        <w:rPr>
          <w:rFonts w:ascii="Times New Roman" w:hAnsi="Times New Roman" w:cs="Times New Roman"/>
          <w:i/>
          <w:iCs/>
          <w:kern w:val="0"/>
        </w:rPr>
        <w:t>et al.</w:t>
      </w:r>
      <w:r w:rsidRPr="00877DC3">
        <w:rPr>
          <w:rFonts w:ascii="Times New Roman" w:hAnsi="Times New Roman" w:cs="Times New Roman"/>
          <w:kern w:val="0"/>
        </w:rPr>
        <w:t xml:space="preserve"> 2024)</w:t>
      </w:r>
      <w:r w:rsidRPr="00877DC3">
        <w:rPr>
          <w:rFonts w:ascii="Times New Roman" w:hAnsi="Times New Roman" w:cs="Times New Roman"/>
        </w:rPr>
        <w:fldChar w:fldCharType="end"/>
      </w:r>
      <w:r w:rsidRPr="00877DC3">
        <w:rPr>
          <w:rFonts w:ascii="Times New Roman" w:hAnsi="Times New Roman" w:cs="Times New Roman"/>
        </w:rPr>
        <w:t xml:space="preserve"> to perform</w:t>
      </w:r>
      <w:ins w:id="332" w:author="Andreu Rico Artero" w:date="2024-10-10T19:26:00Z" w16du:dateUtc="2024-10-10T17:26:00Z">
        <w:r w:rsidR="00BE15FC">
          <w:rPr>
            <w:rFonts w:ascii="Times New Roman" w:hAnsi="Times New Roman" w:cs="Times New Roman"/>
          </w:rPr>
          <w:t xml:space="preserve"> an</w:t>
        </w:r>
      </w:ins>
      <w:r w:rsidRPr="00877DC3">
        <w:rPr>
          <w:rFonts w:ascii="Times New Roman" w:hAnsi="Times New Roman" w:cs="Times New Roman"/>
        </w:rPr>
        <w:t xml:space="preserve"> estimated marginal means (EMMs) analysis. </w:t>
      </w:r>
    </w:p>
    <w:p w14:paraId="7C9E1D1E" w14:textId="6673C58D" w:rsidR="00E15E6E" w:rsidRDefault="00505CD0" w:rsidP="008279E9">
      <w:pPr>
        <w:spacing w:line="480" w:lineRule="auto"/>
        <w:ind w:firstLine="720"/>
        <w:jc w:val="both"/>
        <w:rPr>
          <w:ins w:id="333" w:author="Francesco Polazzo" w:date="2024-10-04T13:46:00Z" w16du:dateUtc="2024-10-04T11:46:00Z"/>
          <w:rFonts w:ascii="Times New Roman" w:hAnsi="Times New Roman" w:cs="Times New Roman"/>
        </w:rPr>
      </w:pPr>
      <w:r w:rsidRPr="00877DC3">
        <w:rPr>
          <w:rFonts w:ascii="Times New Roman" w:hAnsi="Times New Roman" w:cs="Times New Roman"/>
        </w:rPr>
        <w:t>To quantify whether there was a</w:t>
      </w:r>
      <w:r w:rsidR="00F65DAC">
        <w:rPr>
          <w:rFonts w:ascii="Times New Roman" w:hAnsi="Times New Roman" w:cs="Times New Roman"/>
        </w:rPr>
        <w:t xml:space="preserve"> change in the </w:t>
      </w:r>
      <w:del w:id="334" w:author="Francesco Polazzo" w:date="2024-10-04T13:41:00Z" w16du:dateUtc="2024-10-04T11:41:00Z">
        <w:r w:rsidRPr="00877DC3" w:rsidDel="00E15E6E">
          <w:rPr>
            <w:rFonts w:ascii="Times New Roman" w:hAnsi="Times New Roman" w:cs="Times New Roman"/>
          </w:rPr>
          <w:delText xml:space="preserve">recovery </w:delText>
        </w:r>
      </w:del>
      <w:ins w:id="335" w:author="Francesco Polazzo" w:date="2024-10-04T13:41:00Z" w16du:dateUtc="2024-10-04T11:41:00Z">
        <w:r w:rsidR="00E15E6E">
          <w:rPr>
            <w:rFonts w:ascii="Times New Roman" w:hAnsi="Times New Roman" w:cs="Times New Roman"/>
          </w:rPr>
          <w:t>resi</w:t>
        </w:r>
      </w:ins>
      <w:ins w:id="336" w:author="Francesco Polazzo" w:date="2024-10-04T13:42:00Z" w16du:dateUtc="2024-10-04T11:42:00Z">
        <w:r w:rsidR="00E15E6E">
          <w:rPr>
            <w:rFonts w:ascii="Times New Roman" w:hAnsi="Times New Roman" w:cs="Times New Roman"/>
          </w:rPr>
          <w:t>lience</w:t>
        </w:r>
      </w:ins>
      <w:ins w:id="337" w:author="Francesco Polazzo" w:date="2024-10-04T13:41:00Z" w16du:dateUtc="2024-10-04T11:41:00Z">
        <w:r w:rsidR="00E15E6E" w:rsidRPr="00877DC3">
          <w:rPr>
            <w:rFonts w:ascii="Times New Roman" w:hAnsi="Times New Roman" w:cs="Times New Roman"/>
          </w:rPr>
          <w:t xml:space="preserve"> </w:t>
        </w:r>
      </w:ins>
      <w:ins w:id="338" w:author="Andreu Rico Artero" w:date="2024-10-10T19:27:00Z" w16du:dateUtc="2024-10-10T17:27:00Z">
        <w:r w:rsidR="00BE15FC">
          <w:rPr>
            <w:rFonts w:ascii="Times New Roman" w:hAnsi="Times New Roman" w:cs="Times New Roman"/>
          </w:rPr>
          <w:t xml:space="preserve">of the evaluated </w:t>
        </w:r>
      </w:ins>
      <w:ins w:id="339" w:author="Andreu Rico Artero" w:date="2024-10-10T19:30:00Z" w16du:dateUtc="2024-10-10T17:30:00Z">
        <w:del w:id="340" w:author="Francesco Polazzo" w:date="2024-10-11T10:57:00Z" w16du:dateUtc="2024-10-11T08:57:00Z">
          <w:r w:rsidR="00412451" w:rsidDel="00024969">
            <w:rPr>
              <w:rFonts w:ascii="Times New Roman" w:hAnsi="Times New Roman" w:cs="Times New Roman"/>
            </w:rPr>
            <w:delText>parameter</w:delText>
          </w:r>
        </w:del>
      </w:ins>
      <w:ins w:id="341" w:author="Francesco Polazzo" w:date="2024-10-11T10:57:00Z" w16du:dateUtc="2024-10-11T08:57:00Z">
        <w:r w:rsidR="00024969">
          <w:rPr>
            <w:rFonts w:ascii="Times New Roman" w:hAnsi="Times New Roman" w:cs="Times New Roman"/>
          </w:rPr>
          <w:t>variable</w:t>
        </w:r>
      </w:ins>
      <w:ins w:id="342" w:author="Andreu Rico Artero" w:date="2024-10-10T19:30:00Z" w16du:dateUtc="2024-10-10T17:30:00Z">
        <w:r w:rsidR="00412451">
          <w:rPr>
            <w:rFonts w:ascii="Times New Roman" w:hAnsi="Times New Roman" w:cs="Times New Roman"/>
          </w:rPr>
          <w:t xml:space="preserve"> </w:t>
        </w:r>
      </w:ins>
      <w:r w:rsidRPr="00877DC3">
        <w:rPr>
          <w:rFonts w:ascii="Times New Roman" w:hAnsi="Times New Roman" w:cs="Times New Roman"/>
        </w:rPr>
        <w:t xml:space="preserve">after each HW, we </w:t>
      </w:r>
      <w:ins w:id="343" w:author="Francesco Polazzo" w:date="2024-10-07T09:23:00Z" w16du:dateUtc="2024-10-07T07:23:00Z">
        <w:r w:rsidR="00BC77A4">
          <w:rPr>
            <w:rFonts w:ascii="Times New Roman" w:hAnsi="Times New Roman" w:cs="Times New Roman"/>
          </w:rPr>
          <w:t>quantified resilience following</w:t>
        </w:r>
      </w:ins>
      <w:ins w:id="344" w:author="Francesco Polazzo" w:date="2024-10-04T13:42:00Z" w16du:dateUtc="2024-10-04T11:42:00Z">
        <w:r w:rsidR="00E15E6E">
          <w:rPr>
            <w:rFonts w:ascii="Times New Roman" w:hAnsi="Times New Roman" w:cs="Times New Roman"/>
          </w:rPr>
          <w:t xml:space="preserve"> the method proposed by </w:t>
        </w:r>
      </w:ins>
      <w:r w:rsidR="00E15E6E">
        <w:rPr>
          <w:rFonts w:ascii="Times New Roman" w:hAnsi="Times New Roman" w:cs="Times New Roman"/>
        </w:rPr>
        <w:fldChar w:fldCharType="begin"/>
      </w:r>
      <w:r w:rsidR="00E15E6E">
        <w:rPr>
          <w:rFonts w:ascii="Times New Roman" w:hAnsi="Times New Roman" w:cs="Times New Roman"/>
        </w:rPr>
        <w:instrText xml:space="preserve"> ADDIN ZOTERO_ITEM CSL_CITATION {"citationID":"nVEhzo3Y","properties":{"formattedCitation":"(Baert {\\i{}et al.} 2016)","plainCitation":"(Baert et al. 2016)","noteIndex":0},"citationItems":[{"id":89,"uris":["http://zotero.org/users/10426170/items/SK7HHIRN"],"itemData":{"id":89,"type":"article-journal","abstract":"There is now ample evidence that biodiversity stabilizes aggregated ecosystem functions, such as primary production, in changing environments. In primary producer systems, this stabilizing effect is found to be driven by higher functional resistance (i.e., reduced changes in functions by environmental changes) rather than through higher functional resilience (i.e., rapid recovery following environmental changes) in more diverse systems. The stability of aggregated ecosystem functions directly depends on changes in species composition and by consequence their functional contributions to ecosystem functions. Still, it remains only theoretically explored how biodiversity can stabilize ecosystem functions by affecting compositional stability. Here, we demonstrate how biodiversity effects on compositional stability drive biodiversity effects on functional stability in diatom communities. In a microcosm experiment, we exposed 39 communities of five different levels of species richness (1, 2, 4, 6, and 8 species) to three concentrations of a chemical stressor (0, 25, and 250 μg/L atrazine) for four weeks, after which all communities were transferred to atrazine-free medium for three more weeks. Biodiversity simultaneously increased, increasing functional and compositional resistance, but decreased functional and compositional resilience. These results confirm the theoretically proposed link between biodiversity effects on functional and compositional stability in primary producer systems, and provide a mechanistic underpinning for observed biodiversity-stability relationships. Finally, we discuss how higher compositional stability can be expected to become increasingly important in stabilizing ecosystem functions under field conditions when multiple environmental stressors fluctuate simultaneously.","container-title":"Ecology","DOI":"10.1002/ecy.1601","ISSN":"00129658","issue":"12","note":"PMID: 27912020","page":"3433-3440","title":"Biodiversity increases functional and compositional resistance, but decreases resilience in phytoplankton communities","volume":"97","author":[{"family":"Baert","given":"Jan M."},{"family":"De Laender","given":"Frederik"},{"family":"Sabbe","given":"Koen"},{"family":"Janssen","given":"Colin R."}],"issued":{"date-parts":[["2016"]]}},"locator":"201"}],"schema":"https://github.com/citation-style-language/schema/raw/master/csl-citation.json"} </w:instrText>
      </w:r>
      <w:r w:rsidR="00E15E6E">
        <w:rPr>
          <w:rFonts w:ascii="Times New Roman" w:hAnsi="Times New Roman" w:cs="Times New Roman"/>
        </w:rPr>
        <w:fldChar w:fldCharType="separate"/>
      </w:r>
      <w:del w:id="345" w:author="Francesco Polazzo" w:date="2024-10-04T13:43:00Z" w16du:dateUtc="2024-10-04T11:43:00Z">
        <w:r w:rsidR="00E15E6E" w:rsidRPr="00E15E6E" w:rsidDel="00E15E6E">
          <w:rPr>
            <w:rFonts w:ascii="Times New Roman" w:hAnsi="Times New Roman" w:cs="Times New Roman"/>
            <w:kern w:val="0"/>
          </w:rPr>
          <w:delText>(</w:delText>
        </w:r>
      </w:del>
      <w:r w:rsidR="00E15E6E" w:rsidRPr="00E15E6E">
        <w:rPr>
          <w:rFonts w:ascii="Times New Roman" w:hAnsi="Times New Roman" w:cs="Times New Roman"/>
          <w:kern w:val="0"/>
        </w:rPr>
        <w:t xml:space="preserve">Baert </w:t>
      </w:r>
      <w:r w:rsidR="00E15E6E" w:rsidRPr="00E15E6E">
        <w:rPr>
          <w:rFonts w:ascii="Times New Roman" w:hAnsi="Times New Roman" w:cs="Times New Roman"/>
          <w:i/>
          <w:iCs/>
          <w:kern w:val="0"/>
        </w:rPr>
        <w:t>et al.</w:t>
      </w:r>
      <w:r w:rsidR="00E15E6E" w:rsidRPr="00E15E6E">
        <w:rPr>
          <w:rFonts w:ascii="Times New Roman" w:hAnsi="Times New Roman" w:cs="Times New Roman"/>
          <w:kern w:val="0"/>
        </w:rPr>
        <w:t xml:space="preserve"> </w:t>
      </w:r>
      <w:ins w:id="346" w:author="Francesco Polazzo" w:date="2024-10-04T13:43:00Z" w16du:dateUtc="2024-10-04T11:43:00Z">
        <w:r w:rsidR="00E15E6E">
          <w:rPr>
            <w:rFonts w:ascii="Times New Roman" w:hAnsi="Times New Roman" w:cs="Times New Roman"/>
            <w:kern w:val="0"/>
          </w:rPr>
          <w:t>(</w:t>
        </w:r>
      </w:ins>
      <w:r w:rsidR="00E15E6E" w:rsidRPr="00E15E6E">
        <w:rPr>
          <w:rFonts w:ascii="Times New Roman" w:hAnsi="Times New Roman" w:cs="Times New Roman"/>
          <w:kern w:val="0"/>
        </w:rPr>
        <w:t>2016)</w:t>
      </w:r>
      <w:r w:rsidR="00E15E6E">
        <w:rPr>
          <w:rFonts w:ascii="Times New Roman" w:hAnsi="Times New Roman" w:cs="Times New Roman"/>
        </w:rPr>
        <w:fldChar w:fldCharType="end"/>
      </w:r>
      <w:ins w:id="347" w:author="Francesco Polazzo" w:date="2024-10-04T13:44:00Z" w16du:dateUtc="2024-10-04T11:44:00Z">
        <w:r w:rsidR="00E15E6E">
          <w:rPr>
            <w:rFonts w:ascii="Times New Roman" w:hAnsi="Times New Roman" w:cs="Times New Roman"/>
          </w:rPr>
          <w:t xml:space="preserve">. Resilience was calculated </w:t>
        </w:r>
        <w:r w:rsidR="00E15E6E" w:rsidRPr="00E15E6E">
          <w:rPr>
            <w:rFonts w:ascii="Times New Roman" w:hAnsi="Times New Roman" w:cs="Times New Roman"/>
          </w:rPr>
          <w:t xml:space="preserve">as the proportional change in deviation in </w:t>
        </w:r>
        <w:r w:rsidR="00E15E6E">
          <w:rPr>
            <w:rFonts w:ascii="Times New Roman" w:hAnsi="Times New Roman" w:cs="Times New Roman"/>
          </w:rPr>
          <w:t xml:space="preserve">the </w:t>
        </w:r>
      </w:ins>
      <w:ins w:id="348" w:author="Francesco Polazzo" w:date="2024-10-07T09:23:00Z" w16du:dateUtc="2024-10-07T07:23:00Z">
        <w:r w:rsidR="00BC77A4">
          <w:rPr>
            <w:rFonts w:ascii="Times New Roman" w:hAnsi="Times New Roman" w:cs="Times New Roman"/>
          </w:rPr>
          <w:t>variable</w:t>
        </w:r>
      </w:ins>
      <w:ins w:id="349" w:author="Francesco Polazzo" w:date="2024-10-04T13:44:00Z" w16du:dateUtc="2024-10-04T11:44:00Z">
        <w:r w:rsidR="00E15E6E" w:rsidRPr="00E15E6E">
          <w:rPr>
            <w:rFonts w:ascii="Times New Roman" w:hAnsi="Times New Roman" w:cs="Times New Roman"/>
          </w:rPr>
          <w:t xml:space="preserve"> between the </w:t>
        </w:r>
        <w:r w:rsidR="00E15E6E">
          <w:rPr>
            <w:rFonts w:ascii="Times New Roman" w:hAnsi="Times New Roman" w:cs="Times New Roman"/>
          </w:rPr>
          <w:lastRenderedPageBreak/>
          <w:t>HW</w:t>
        </w:r>
        <w:r w:rsidR="00E15E6E" w:rsidRPr="00E15E6E">
          <w:rPr>
            <w:rFonts w:ascii="Times New Roman" w:hAnsi="Times New Roman" w:cs="Times New Roman"/>
          </w:rPr>
          <w:t xml:space="preserve"> treatment and the control between </w:t>
        </w:r>
      </w:ins>
      <w:ins w:id="350" w:author="Francesco Polazzo" w:date="2024-10-04T13:45:00Z" w16du:dateUtc="2024-10-04T11:45:00Z">
        <w:r w:rsidR="00E15E6E">
          <w:rPr>
            <w:rFonts w:ascii="Times New Roman" w:hAnsi="Times New Roman" w:cs="Times New Roman"/>
          </w:rPr>
          <w:t>the sampling before</w:t>
        </w:r>
      </w:ins>
      <w:ins w:id="351" w:author="Francesco Polazzo" w:date="2024-10-04T13:44:00Z" w16du:dateUtc="2024-10-04T11:44:00Z">
        <w:r w:rsidR="00E15E6E" w:rsidRPr="00E15E6E">
          <w:rPr>
            <w:rFonts w:ascii="Times New Roman" w:hAnsi="Times New Roman" w:cs="Times New Roman"/>
          </w:rPr>
          <w:t xml:space="preserve"> </w:t>
        </w:r>
      </w:ins>
      <w:ins w:id="352" w:author="Francesco Polazzo" w:date="2024-10-04T13:45:00Z" w16du:dateUtc="2024-10-04T11:45:00Z">
        <w:r w:rsidR="00E15E6E">
          <w:rPr>
            <w:rFonts w:ascii="Times New Roman" w:hAnsi="Times New Roman" w:cs="Times New Roman"/>
          </w:rPr>
          <w:t xml:space="preserve">each HW </w:t>
        </w:r>
      </w:ins>
      <w:ins w:id="353" w:author="Francesco Polazzo" w:date="2024-10-04T13:44:00Z" w16du:dateUtc="2024-10-04T11:44:00Z">
        <w:r w:rsidR="00E15E6E" w:rsidRPr="00E15E6E">
          <w:rPr>
            <w:rFonts w:ascii="Times New Roman" w:hAnsi="Times New Roman" w:cs="Times New Roman"/>
          </w:rPr>
          <w:t>(day</w:t>
        </w:r>
      </w:ins>
      <w:ins w:id="354" w:author="Francesco Polazzo" w:date="2024-10-04T13:46:00Z" w16du:dateUtc="2024-10-04T11:46:00Z">
        <w:r w:rsidR="00E15E6E">
          <w:rPr>
            <w:rFonts w:ascii="Times New Roman" w:hAnsi="Times New Roman" w:cs="Times New Roman"/>
          </w:rPr>
          <w:t>s</w:t>
        </w:r>
      </w:ins>
      <w:ins w:id="355" w:author="Francesco Polazzo" w:date="2024-10-04T13:44:00Z" w16du:dateUtc="2024-10-04T11:44:00Z">
        <w:r w:rsidR="00E15E6E" w:rsidRPr="00E15E6E">
          <w:rPr>
            <w:rFonts w:ascii="Times New Roman" w:hAnsi="Times New Roman" w:cs="Times New Roman"/>
          </w:rPr>
          <w:t xml:space="preserve"> </w:t>
        </w:r>
      </w:ins>
      <w:ins w:id="356" w:author="Francesco Polazzo" w:date="2024-10-04T13:45:00Z" w16du:dateUtc="2024-10-04T11:45:00Z">
        <w:r w:rsidR="00E15E6E">
          <w:rPr>
            <w:rFonts w:ascii="Times New Roman" w:hAnsi="Times New Roman" w:cs="Times New Roman"/>
          </w:rPr>
          <w:t>-4, 10, 24</w:t>
        </w:r>
      </w:ins>
      <w:ins w:id="357" w:author="Francesco Polazzo" w:date="2024-10-04T13:44:00Z" w16du:dateUtc="2024-10-04T11:44:00Z">
        <w:r w:rsidR="00E15E6E" w:rsidRPr="00E15E6E">
          <w:rPr>
            <w:rFonts w:ascii="Times New Roman" w:hAnsi="Times New Roman" w:cs="Times New Roman"/>
          </w:rPr>
          <w:t xml:space="preserve">) and the </w:t>
        </w:r>
      </w:ins>
      <w:ins w:id="358" w:author="Francesco Polazzo" w:date="2024-10-04T13:45:00Z" w16du:dateUtc="2024-10-04T11:45:00Z">
        <w:r w:rsidR="00E15E6E">
          <w:rPr>
            <w:rFonts w:ascii="Times New Roman" w:hAnsi="Times New Roman" w:cs="Times New Roman"/>
          </w:rPr>
          <w:t xml:space="preserve">sampling after each </w:t>
        </w:r>
      </w:ins>
      <w:ins w:id="359" w:author="Francesco Polazzo" w:date="2024-10-04T13:46:00Z" w16du:dateUtc="2024-10-04T11:46:00Z">
        <w:r w:rsidR="00E15E6E">
          <w:rPr>
            <w:rFonts w:ascii="Times New Roman" w:hAnsi="Times New Roman" w:cs="Times New Roman"/>
          </w:rPr>
          <w:t>HW</w:t>
        </w:r>
      </w:ins>
      <w:ins w:id="360" w:author="Francesco Polazzo" w:date="2024-10-04T13:44:00Z" w16du:dateUtc="2024-10-04T11:44:00Z">
        <w:r w:rsidR="00E15E6E" w:rsidRPr="00E15E6E">
          <w:rPr>
            <w:rFonts w:ascii="Times New Roman" w:hAnsi="Times New Roman" w:cs="Times New Roman"/>
          </w:rPr>
          <w:t xml:space="preserve"> (day</w:t>
        </w:r>
      </w:ins>
      <w:ins w:id="361" w:author="Francesco Polazzo" w:date="2024-10-04T13:46:00Z" w16du:dateUtc="2024-10-04T11:46:00Z">
        <w:r w:rsidR="00E15E6E">
          <w:rPr>
            <w:rFonts w:ascii="Times New Roman" w:hAnsi="Times New Roman" w:cs="Times New Roman"/>
          </w:rPr>
          <w:t>s</w:t>
        </w:r>
      </w:ins>
      <w:ins w:id="362" w:author="Francesco Polazzo" w:date="2024-10-04T13:44:00Z" w16du:dateUtc="2024-10-04T11:44:00Z">
        <w:r w:rsidR="00E15E6E" w:rsidRPr="00E15E6E">
          <w:rPr>
            <w:rFonts w:ascii="Times New Roman" w:hAnsi="Times New Roman" w:cs="Times New Roman"/>
          </w:rPr>
          <w:t xml:space="preserve"> </w:t>
        </w:r>
      </w:ins>
      <w:ins w:id="363" w:author="Francesco Polazzo" w:date="2024-10-04T13:46:00Z" w16du:dateUtc="2024-10-04T11:46:00Z">
        <w:r w:rsidR="00E15E6E">
          <w:rPr>
            <w:rFonts w:ascii="Times New Roman" w:hAnsi="Times New Roman" w:cs="Times New Roman"/>
          </w:rPr>
          <w:t>10, 24, 38</w:t>
        </w:r>
      </w:ins>
      <w:ins w:id="364" w:author="Francesco Polazzo" w:date="2024-10-04T13:44:00Z" w16du:dateUtc="2024-10-04T11:44:00Z">
        <w:r w:rsidR="00E15E6E" w:rsidRPr="00E15E6E">
          <w:rPr>
            <w:rFonts w:ascii="Times New Roman" w:hAnsi="Times New Roman" w:cs="Times New Roman"/>
          </w:rPr>
          <w:t>)</w:t>
        </w:r>
      </w:ins>
      <w:ins w:id="365" w:author="Andreu Rico Artero" w:date="2024-10-10T19:29:00Z" w16du:dateUtc="2024-10-10T17:29:00Z">
        <w:r w:rsidR="00412451">
          <w:rPr>
            <w:rFonts w:ascii="Times New Roman" w:hAnsi="Times New Roman" w:cs="Times New Roman"/>
          </w:rPr>
          <w:t>.</w:t>
        </w:r>
      </w:ins>
      <w:ins w:id="366" w:author="Francesco Polazzo" w:date="2024-10-04T13:46:00Z" w16du:dateUtc="2024-10-04T11:46:00Z">
        <w:del w:id="367" w:author="Andreu Rico Artero" w:date="2024-10-10T19:29:00Z" w16du:dateUtc="2024-10-10T17:29:00Z">
          <w:r w:rsidR="00E15E6E" w:rsidDel="00412451">
            <w:rPr>
              <w:rFonts w:ascii="Times New Roman" w:hAnsi="Times New Roman" w:cs="Times New Roman"/>
            </w:rPr>
            <w:delText>.</w:delText>
          </w:r>
        </w:del>
        <w:r w:rsidR="00E15E6E">
          <w:rPr>
            <w:rFonts w:ascii="Times New Roman" w:hAnsi="Times New Roman" w:cs="Times New Roman"/>
          </w:rPr>
          <w:t xml:space="preserve"> </w:t>
        </w:r>
      </w:ins>
    </w:p>
    <w:p w14:paraId="1BBC50EE" w14:textId="4ED2976F" w:rsidR="00E15E6E" w:rsidRPr="00412451" w:rsidRDefault="00E15E6E" w:rsidP="008279E9">
      <w:pPr>
        <w:spacing w:line="480" w:lineRule="auto"/>
        <w:ind w:firstLine="720"/>
        <w:jc w:val="both"/>
        <w:rPr>
          <w:ins w:id="368" w:author="Francesco Polazzo" w:date="2024-10-04T13:48:00Z" w16du:dateUtc="2024-10-04T11:48:00Z"/>
          <w:rFonts w:ascii="Times New Roman" w:eastAsiaTheme="minorEastAsia" w:hAnsi="Times New Roman" w:cs="Times New Roman"/>
          <w:lang w:val="en-US"/>
          <w:rPrChange w:id="369" w:author="Andreu Rico Artero" w:date="2024-10-10T19:29:00Z" w16du:dateUtc="2024-10-10T17:29:00Z">
            <w:rPr>
              <w:ins w:id="370" w:author="Francesco Polazzo" w:date="2024-10-04T13:48:00Z" w16du:dateUtc="2024-10-04T11:48:00Z"/>
              <w:rFonts w:ascii="Times New Roman" w:eastAsiaTheme="minorEastAsia" w:hAnsi="Times New Roman" w:cs="Times New Roman"/>
            </w:rPr>
          </w:rPrChange>
        </w:rPr>
      </w:pPr>
      <m:oMath>
        <m:r>
          <w:ins w:id="371" w:author="Francesco Polazzo" w:date="2024-10-04T13:46:00Z" w16du:dateUtc="2024-10-04T11:46:00Z">
            <w:rPr>
              <w:rFonts w:ascii="Cambria Math" w:hAnsi="Cambria Math" w:cs="Times New Roman"/>
            </w:rPr>
            <m:t>Resilience</m:t>
          </w:ins>
        </m:r>
        <m:r>
          <w:ins w:id="372" w:author="Francesco Polazzo" w:date="2024-10-04T13:46:00Z" w16du:dateUtc="2024-10-04T11:46:00Z">
            <w:rPr>
              <w:rFonts w:ascii="Cambria Math" w:hAnsi="Cambria Math" w:cs="Times New Roman"/>
              <w:lang w:val="en-US"/>
              <w:rPrChange w:id="373" w:author="Andreu Rico Artero" w:date="2024-10-10T19:29:00Z" w16du:dateUtc="2024-10-10T17:29:00Z">
                <w:rPr>
                  <w:rFonts w:ascii="Cambria Math" w:hAnsi="Cambria Math" w:cs="Times New Roman"/>
                </w:rPr>
              </w:rPrChange>
            </w:rPr>
            <m:t>=</m:t>
          </w:ins>
        </m:r>
        <m:r>
          <w:ins w:id="374" w:author="Francesco Polazzo" w:date="2024-10-04T13:47:00Z" w16du:dateUtc="2024-10-04T11:47:00Z">
            <w:rPr>
              <w:rFonts w:ascii="Cambria Math" w:hAnsi="Cambria Math" w:cs="Times New Roman"/>
              <w:lang w:val="en-US"/>
              <w:rPrChange w:id="375" w:author="Andreu Rico Artero" w:date="2024-10-10T19:29:00Z" w16du:dateUtc="2024-10-10T17:29:00Z">
                <w:rPr>
                  <w:rFonts w:ascii="Cambria Math" w:hAnsi="Cambria Math" w:cs="Times New Roman"/>
                </w:rPr>
              </w:rPrChange>
            </w:rPr>
            <m:t xml:space="preserve"> </m:t>
          </w:ins>
        </m:r>
        <m:f>
          <m:fPr>
            <m:ctrlPr>
              <w:ins w:id="376" w:author="Francesco Polazzo" w:date="2024-10-04T13:47:00Z" w16du:dateUtc="2024-10-04T11:47:00Z">
                <w:rPr>
                  <w:rFonts w:ascii="Cambria Math" w:hAnsi="Cambria Math" w:cs="Times New Roman"/>
                  <w:i/>
                </w:rPr>
              </w:ins>
            </m:ctrlPr>
          </m:fPr>
          <m:num>
            <m:d>
              <m:dPr>
                <m:begChr m:val="|"/>
                <m:endChr m:val="|"/>
                <m:ctrlPr>
                  <w:ins w:id="377" w:author="Francesco Polazzo" w:date="2024-10-04T13:47:00Z" w16du:dateUtc="2024-10-04T11:47:00Z">
                    <w:rPr>
                      <w:rFonts w:ascii="Cambria Math" w:hAnsi="Cambria Math" w:cs="Times New Roman"/>
                      <w:i/>
                    </w:rPr>
                  </w:ins>
                </m:ctrlPr>
              </m:dPr>
              <m:e>
                <m:sSub>
                  <m:sSubPr>
                    <m:ctrlPr>
                      <w:ins w:id="378" w:author="Francesco Polazzo" w:date="2024-10-04T13:47:00Z" w16du:dateUtc="2024-10-04T11:47:00Z">
                        <w:rPr>
                          <w:rFonts w:ascii="Cambria Math" w:hAnsi="Cambria Math" w:cs="Times New Roman"/>
                          <w:i/>
                        </w:rPr>
                      </w:ins>
                    </m:ctrlPr>
                  </m:sSubPr>
                  <m:e>
                    <m:r>
                      <w:ins w:id="379" w:author="Francesco Polazzo" w:date="2024-10-04T13:47:00Z" w16du:dateUtc="2024-10-04T11:47:00Z">
                        <w:rPr>
                          <w:rFonts w:ascii="Cambria Math" w:hAnsi="Cambria Math" w:cs="Times New Roman"/>
                        </w:rPr>
                        <m:t>X</m:t>
                      </w:ins>
                    </m:r>
                  </m:e>
                  <m:sub>
                    <m:r>
                      <w:ins w:id="380" w:author="Francesco Polazzo" w:date="2024-10-04T13:47:00Z" w16du:dateUtc="2024-10-04T11:47:00Z">
                        <w:rPr>
                          <w:rFonts w:ascii="Cambria Math" w:hAnsi="Cambria Math" w:cs="Times New Roman"/>
                        </w:rPr>
                        <m:t>control</m:t>
                      </w:ins>
                    </m:r>
                    <m:r>
                      <w:ins w:id="381" w:author="Francesco Polazzo" w:date="2024-10-04T13:48:00Z" w16du:dateUtc="2024-10-04T11:48:00Z">
                        <w:rPr>
                          <w:rFonts w:ascii="Cambria Math" w:hAnsi="Cambria Math" w:cs="Times New Roman"/>
                          <w:lang w:val="en-US"/>
                          <w:rPrChange w:id="382" w:author="Andreu Rico Artero" w:date="2024-10-10T19:29:00Z" w16du:dateUtc="2024-10-10T17:29:00Z">
                            <w:rPr>
                              <w:rFonts w:ascii="Cambria Math" w:hAnsi="Cambria Math" w:cs="Times New Roman"/>
                            </w:rPr>
                          </w:rPrChange>
                        </w:rPr>
                        <m:t>_</m:t>
                      </w:ins>
                    </m:r>
                    <m:r>
                      <w:ins w:id="383" w:author="Francesco Polazzo" w:date="2024-10-04T13:48:00Z" w16du:dateUtc="2024-10-04T11:48:00Z">
                        <w:rPr>
                          <w:rFonts w:ascii="Cambria Math" w:hAnsi="Cambria Math" w:cs="Times New Roman"/>
                        </w:rPr>
                        <m:t>pre</m:t>
                      </w:ins>
                    </m:r>
                    <m:r>
                      <w:ins w:id="384" w:author="Francesco Polazzo" w:date="2024-10-04T13:48:00Z" w16du:dateUtc="2024-10-04T11:48:00Z">
                        <w:rPr>
                          <w:rFonts w:ascii="Cambria Math" w:hAnsi="Cambria Math" w:cs="Times New Roman"/>
                          <w:lang w:val="en-US"/>
                          <w:rPrChange w:id="385" w:author="Andreu Rico Artero" w:date="2024-10-10T19:29:00Z" w16du:dateUtc="2024-10-10T17:29:00Z">
                            <w:rPr>
                              <w:rFonts w:ascii="Cambria Math" w:hAnsi="Cambria Math" w:cs="Times New Roman"/>
                            </w:rPr>
                          </w:rPrChange>
                        </w:rPr>
                        <m:t>_</m:t>
                      </w:ins>
                    </m:r>
                    <m:r>
                      <w:ins w:id="386" w:author="Francesco Polazzo" w:date="2024-10-04T13:48:00Z" w16du:dateUtc="2024-10-04T11:48:00Z">
                        <w:rPr>
                          <w:rFonts w:ascii="Cambria Math" w:hAnsi="Cambria Math" w:cs="Times New Roman"/>
                        </w:rPr>
                        <m:t>HW</m:t>
                      </w:ins>
                    </m:r>
                  </m:sub>
                </m:sSub>
                <m:r>
                  <w:ins w:id="387" w:author="Francesco Polazzo" w:date="2024-10-04T13:48:00Z" w16du:dateUtc="2024-10-04T11:48:00Z">
                    <w:rPr>
                      <w:rFonts w:ascii="Cambria Math" w:hAnsi="Cambria Math" w:cs="Times New Roman"/>
                      <w:lang w:val="en-US"/>
                      <w:rPrChange w:id="388" w:author="Andreu Rico Artero" w:date="2024-10-10T19:29:00Z" w16du:dateUtc="2024-10-10T17:29:00Z">
                        <w:rPr>
                          <w:rFonts w:ascii="Cambria Math" w:hAnsi="Cambria Math" w:cs="Times New Roman"/>
                        </w:rPr>
                      </w:rPrChange>
                    </w:rPr>
                    <m:t xml:space="preserve">- </m:t>
                  </w:ins>
                </m:r>
                <m:sSub>
                  <m:sSubPr>
                    <m:ctrlPr>
                      <w:ins w:id="389" w:author="Francesco Polazzo" w:date="2024-10-04T13:48:00Z" w16du:dateUtc="2024-10-04T11:48:00Z">
                        <w:rPr>
                          <w:rFonts w:ascii="Cambria Math" w:hAnsi="Cambria Math" w:cs="Times New Roman"/>
                          <w:i/>
                        </w:rPr>
                      </w:ins>
                    </m:ctrlPr>
                  </m:sSubPr>
                  <m:e>
                    <m:r>
                      <w:ins w:id="390" w:author="Francesco Polazzo" w:date="2024-10-04T13:48:00Z" w16du:dateUtc="2024-10-04T11:48:00Z">
                        <w:rPr>
                          <w:rFonts w:ascii="Cambria Math" w:hAnsi="Cambria Math" w:cs="Times New Roman"/>
                        </w:rPr>
                        <m:t>X</m:t>
                      </w:ins>
                    </m:r>
                  </m:e>
                  <m:sub>
                    <m:r>
                      <w:ins w:id="391" w:author="Francesco Polazzo" w:date="2024-10-04T13:48:00Z" w16du:dateUtc="2024-10-04T11:48:00Z">
                        <w:rPr>
                          <w:rFonts w:ascii="Cambria Math" w:hAnsi="Cambria Math" w:cs="Times New Roman"/>
                        </w:rPr>
                        <m:t>control</m:t>
                      </w:ins>
                    </m:r>
                    <m:r>
                      <w:ins w:id="392" w:author="Francesco Polazzo" w:date="2024-10-04T13:48:00Z" w16du:dateUtc="2024-10-04T11:48:00Z">
                        <w:rPr>
                          <w:rFonts w:ascii="Cambria Math" w:hAnsi="Cambria Math" w:cs="Times New Roman"/>
                          <w:lang w:val="en-US"/>
                          <w:rPrChange w:id="393" w:author="Andreu Rico Artero" w:date="2024-10-10T19:29:00Z" w16du:dateUtc="2024-10-10T17:29:00Z">
                            <w:rPr>
                              <w:rFonts w:ascii="Cambria Math" w:hAnsi="Cambria Math" w:cs="Times New Roman"/>
                            </w:rPr>
                          </w:rPrChange>
                        </w:rPr>
                        <m:t>_</m:t>
                      </w:ins>
                    </m:r>
                    <m:r>
                      <w:ins w:id="394" w:author="Francesco Polazzo" w:date="2024-10-04T13:48:00Z" w16du:dateUtc="2024-10-04T11:48:00Z">
                        <w:rPr>
                          <w:rFonts w:ascii="Cambria Math" w:hAnsi="Cambria Math" w:cs="Times New Roman"/>
                        </w:rPr>
                        <m:t>post</m:t>
                      </w:ins>
                    </m:r>
                    <m:r>
                      <w:ins w:id="395" w:author="Francesco Polazzo" w:date="2024-10-04T13:48:00Z" w16du:dateUtc="2024-10-04T11:48:00Z">
                        <w:rPr>
                          <w:rFonts w:ascii="Cambria Math" w:hAnsi="Cambria Math" w:cs="Times New Roman"/>
                          <w:lang w:val="en-US"/>
                          <w:rPrChange w:id="396" w:author="Andreu Rico Artero" w:date="2024-10-10T19:29:00Z" w16du:dateUtc="2024-10-10T17:29:00Z">
                            <w:rPr>
                              <w:rFonts w:ascii="Cambria Math" w:hAnsi="Cambria Math" w:cs="Times New Roman"/>
                            </w:rPr>
                          </w:rPrChange>
                        </w:rPr>
                        <m:t>_</m:t>
                      </w:ins>
                    </m:r>
                    <m:r>
                      <w:ins w:id="397" w:author="Francesco Polazzo" w:date="2024-10-04T13:48:00Z" w16du:dateUtc="2024-10-04T11:48:00Z">
                        <w:rPr>
                          <w:rFonts w:ascii="Cambria Math" w:hAnsi="Cambria Math" w:cs="Times New Roman"/>
                        </w:rPr>
                        <m:t>HW</m:t>
                      </w:ins>
                    </m:r>
                  </m:sub>
                </m:sSub>
              </m:e>
            </m:d>
          </m:num>
          <m:den>
            <m:d>
              <m:dPr>
                <m:begChr m:val="|"/>
                <m:endChr m:val="|"/>
                <m:ctrlPr>
                  <w:ins w:id="398" w:author="Francesco Polazzo" w:date="2024-10-04T13:48:00Z" w16du:dateUtc="2024-10-04T11:48:00Z">
                    <w:rPr>
                      <w:rFonts w:ascii="Cambria Math" w:hAnsi="Cambria Math" w:cs="Times New Roman"/>
                      <w:i/>
                    </w:rPr>
                  </w:ins>
                </m:ctrlPr>
              </m:dPr>
              <m:e>
                <m:sSub>
                  <m:sSubPr>
                    <m:ctrlPr>
                      <w:ins w:id="399" w:author="Francesco Polazzo" w:date="2024-10-04T13:48:00Z" w16du:dateUtc="2024-10-04T11:48:00Z">
                        <w:rPr>
                          <w:rFonts w:ascii="Cambria Math" w:hAnsi="Cambria Math" w:cs="Times New Roman"/>
                          <w:i/>
                        </w:rPr>
                      </w:ins>
                    </m:ctrlPr>
                  </m:sSubPr>
                  <m:e>
                    <m:r>
                      <w:ins w:id="400" w:author="Francesco Polazzo" w:date="2024-10-04T13:48:00Z" w16du:dateUtc="2024-10-04T11:48:00Z">
                        <w:rPr>
                          <w:rFonts w:ascii="Cambria Math" w:hAnsi="Cambria Math" w:cs="Times New Roman"/>
                        </w:rPr>
                        <m:t>X</m:t>
                      </w:ins>
                    </m:r>
                  </m:e>
                  <m:sub>
                    <m:r>
                      <w:ins w:id="401" w:author="Francesco Polazzo" w:date="2024-10-04T13:48:00Z" w16du:dateUtc="2024-10-04T11:48:00Z">
                        <w:rPr>
                          <w:rFonts w:ascii="Cambria Math" w:hAnsi="Cambria Math" w:cs="Times New Roman"/>
                        </w:rPr>
                        <m:t>HW</m:t>
                      </w:ins>
                    </m:r>
                    <m:r>
                      <w:ins w:id="402" w:author="Francesco Polazzo" w:date="2024-10-04T13:48:00Z" w16du:dateUtc="2024-10-04T11:48:00Z">
                        <w:rPr>
                          <w:rFonts w:ascii="Cambria Math" w:hAnsi="Cambria Math" w:cs="Times New Roman"/>
                          <w:lang w:val="en-US"/>
                          <w:rPrChange w:id="403" w:author="Andreu Rico Artero" w:date="2024-10-10T19:29:00Z" w16du:dateUtc="2024-10-10T17:29:00Z">
                            <w:rPr>
                              <w:rFonts w:ascii="Cambria Math" w:hAnsi="Cambria Math" w:cs="Times New Roman"/>
                            </w:rPr>
                          </w:rPrChange>
                        </w:rPr>
                        <m:t>_</m:t>
                      </w:ins>
                    </m:r>
                    <m:r>
                      <w:ins w:id="404" w:author="Francesco Polazzo" w:date="2024-10-04T13:48:00Z" w16du:dateUtc="2024-10-04T11:48:00Z">
                        <w:rPr>
                          <w:rFonts w:ascii="Cambria Math" w:hAnsi="Cambria Math" w:cs="Times New Roman"/>
                        </w:rPr>
                        <m:t>pre</m:t>
                      </w:ins>
                    </m:r>
                    <m:r>
                      <w:ins w:id="405" w:author="Francesco Polazzo" w:date="2024-10-04T13:48:00Z" w16du:dateUtc="2024-10-04T11:48:00Z">
                        <w:rPr>
                          <w:rFonts w:ascii="Cambria Math" w:hAnsi="Cambria Math" w:cs="Times New Roman"/>
                          <w:lang w:val="en-US"/>
                          <w:rPrChange w:id="406" w:author="Andreu Rico Artero" w:date="2024-10-10T19:29:00Z" w16du:dateUtc="2024-10-10T17:29:00Z">
                            <w:rPr>
                              <w:rFonts w:ascii="Cambria Math" w:hAnsi="Cambria Math" w:cs="Times New Roman"/>
                            </w:rPr>
                          </w:rPrChange>
                        </w:rPr>
                        <m:t>_</m:t>
                      </w:ins>
                    </m:r>
                    <m:r>
                      <w:ins w:id="407" w:author="Francesco Polazzo" w:date="2024-10-04T13:48:00Z" w16du:dateUtc="2024-10-04T11:48:00Z">
                        <w:rPr>
                          <w:rFonts w:ascii="Cambria Math" w:hAnsi="Cambria Math" w:cs="Times New Roman"/>
                        </w:rPr>
                        <m:t>HW</m:t>
                      </w:ins>
                    </m:r>
                  </m:sub>
                </m:sSub>
                <m:r>
                  <w:ins w:id="408" w:author="Francesco Polazzo" w:date="2024-10-04T13:48:00Z" w16du:dateUtc="2024-10-04T11:48:00Z">
                    <w:rPr>
                      <w:rFonts w:ascii="Cambria Math" w:hAnsi="Cambria Math" w:cs="Times New Roman"/>
                      <w:lang w:val="en-US"/>
                      <w:rPrChange w:id="409" w:author="Andreu Rico Artero" w:date="2024-10-10T19:29:00Z" w16du:dateUtc="2024-10-10T17:29:00Z">
                        <w:rPr>
                          <w:rFonts w:ascii="Cambria Math" w:hAnsi="Cambria Math" w:cs="Times New Roman"/>
                        </w:rPr>
                      </w:rPrChange>
                    </w:rPr>
                    <m:t xml:space="preserve">- </m:t>
                  </w:ins>
                </m:r>
                <m:sSub>
                  <m:sSubPr>
                    <m:ctrlPr>
                      <w:ins w:id="410" w:author="Francesco Polazzo" w:date="2024-10-04T13:48:00Z" w16du:dateUtc="2024-10-04T11:48:00Z">
                        <w:rPr>
                          <w:rFonts w:ascii="Cambria Math" w:hAnsi="Cambria Math" w:cs="Times New Roman"/>
                          <w:i/>
                        </w:rPr>
                      </w:ins>
                    </m:ctrlPr>
                  </m:sSubPr>
                  <m:e>
                    <m:r>
                      <w:ins w:id="411" w:author="Francesco Polazzo" w:date="2024-10-04T13:48:00Z" w16du:dateUtc="2024-10-04T11:48:00Z">
                        <w:rPr>
                          <w:rFonts w:ascii="Cambria Math" w:hAnsi="Cambria Math" w:cs="Times New Roman"/>
                        </w:rPr>
                        <m:t>X</m:t>
                      </w:ins>
                    </m:r>
                  </m:e>
                  <m:sub>
                    <m:r>
                      <w:ins w:id="412" w:author="Francesco Polazzo" w:date="2024-10-04T13:48:00Z" w16du:dateUtc="2024-10-04T11:48:00Z">
                        <w:rPr>
                          <w:rFonts w:ascii="Cambria Math" w:hAnsi="Cambria Math" w:cs="Times New Roman"/>
                        </w:rPr>
                        <m:t>HW</m:t>
                      </w:ins>
                    </m:r>
                    <m:r>
                      <w:ins w:id="413" w:author="Francesco Polazzo" w:date="2024-10-04T13:48:00Z" w16du:dateUtc="2024-10-04T11:48:00Z">
                        <w:rPr>
                          <w:rFonts w:ascii="Cambria Math" w:hAnsi="Cambria Math" w:cs="Times New Roman"/>
                          <w:lang w:val="en-US"/>
                          <w:rPrChange w:id="414" w:author="Andreu Rico Artero" w:date="2024-10-10T19:29:00Z" w16du:dateUtc="2024-10-10T17:29:00Z">
                            <w:rPr>
                              <w:rFonts w:ascii="Cambria Math" w:hAnsi="Cambria Math" w:cs="Times New Roman"/>
                            </w:rPr>
                          </w:rPrChange>
                        </w:rPr>
                        <m:t>_</m:t>
                      </w:ins>
                    </m:r>
                    <m:r>
                      <w:ins w:id="415" w:author="Francesco Polazzo" w:date="2024-10-04T13:48:00Z" w16du:dateUtc="2024-10-04T11:48:00Z">
                        <w:rPr>
                          <w:rFonts w:ascii="Cambria Math" w:hAnsi="Cambria Math" w:cs="Times New Roman"/>
                        </w:rPr>
                        <m:t>post</m:t>
                      </w:ins>
                    </m:r>
                    <m:r>
                      <w:ins w:id="416" w:author="Francesco Polazzo" w:date="2024-10-04T13:48:00Z" w16du:dateUtc="2024-10-04T11:48:00Z">
                        <w:rPr>
                          <w:rFonts w:ascii="Cambria Math" w:hAnsi="Cambria Math" w:cs="Times New Roman"/>
                          <w:lang w:val="en-US"/>
                          <w:rPrChange w:id="417" w:author="Andreu Rico Artero" w:date="2024-10-10T19:29:00Z" w16du:dateUtc="2024-10-10T17:29:00Z">
                            <w:rPr>
                              <w:rFonts w:ascii="Cambria Math" w:hAnsi="Cambria Math" w:cs="Times New Roman"/>
                            </w:rPr>
                          </w:rPrChange>
                        </w:rPr>
                        <m:t>_</m:t>
                      </w:ins>
                    </m:r>
                    <m:r>
                      <w:ins w:id="418" w:author="Francesco Polazzo" w:date="2024-10-04T13:48:00Z" w16du:dateUtc="2024-10-04T11:48:00Z">
                        <w:rPr>
                          <w:rFonts w:ascii="Cambria Math" w:hAnsi="Cambria Math" w:cs="Times New Roman"/>
                        </w:rPr>
                        <m:t>HW</m:t>
                      </w:ins>
                    </m:r>
                  </m:sub>
                </m:sSub>
              </m:e>
            </m:d>
          </m:den>
        </m:f>
      </m:oMath>
      <w:ins w:id="419" w:author="Andreu Rico Artero" w:date="2024-10-10T19:29:00Z" w16du:dateUtc="2024-10-10T17:29:00Z">
        <w:r w:rsidR="00412451" w:rsidRPr="00412451">
          <w:rPr>
            <w:rFonts w:ascii="Times New Roman" w:eastAsiaTheme="minorEastAsia" w:hAnsi="Times New Roman" w:cs="Times New Roman"/>
            <w:lang w:val="en-US"/>
            <w:rPrChange w:id="420" w:author="Andreu Rico Artero" w:date="2024-10-10T19:29:00Z" w16du:dateUtc="2024-10-10T17:29:00Z">
              <w:rPr>
                <w:rFonts w:ascii="Times New Roman" w:eastAsiaTheme="minorEastAsia" w:hAnsi="Times New Roman" w:cs="Times New Roman"/>
              </w:rPr>
            </w:rPrChange>
          </w:rPr>
          <w:t xml:space="preserve">                                                        E</w:t>
        </w:r>
        <w:r w:rsidR="00412451" w:rsidRPr="00412451">
          <w:rPr>
            <w:rFonts w:ascii="Times New Roman" w:eastAsiaTheme="minorEastAsia" w:hAnsi="Times New Roman" w:cs="Times New Roman"/>
            <w:lang w:val="en-US"/>
            <w:rPrChange w:id="421" w:author="Andreu Rico Artero" w:date="2024-10-10T19:29:00Z" w16du:dateUtc="2024-10-10T17:29:00Z">
              <w:rPr>
                <w:rFonts w:ascii="Times New Roman" w:eastAsiaTheme="minorEastAsia" w:hAnsi="Times New Roman" w:cs="Times New Roman"/>
                <w:lang w:val="es-ES"/>
              </w:rPr>
            </w:rPrChange>
          </w:rPr>
          <w:t>q. 1</w:t>
        </w:r>
      </w:ins>
    </w:p>
    <w:p w14:paraId="788832E9" w14:textId="61520FDF" w:rsidR="00E15E6E" w:rsidRPr="00412451" w:rsidDel="00412451" w:rsidRDefault="00E15E6E" w:rsidP="008279E9">
      <w:pPr>
        <w:spacing w:line="480" w:lineRule="auto"/>
        <w:ind w:firstLine="720"/>
        <w:jc w:val="both"/>
        <w:rPr>
          <w:ins w:id="422" w:author="Francesco Polazzo" w:date="2024-10-04T13:48:00Z" w16du:dateUtc="2024-10-04T11:48:00Z"/>
          <w:del w:id="423" w:author="Andreu Rico Artero" w:date="2024-10-10T19:29:00Z" w16du:dateUtc="2024-10-10T17:29:00Z"/>
          <w:rFonts w:ascii="Times New Roman" w:eastAsiaTheme="minorEastAsia" w:hAnsi="Times New Roman" w:cs="Times New Roman"/>
          <w:lang w:val="en-US"/>
          <w:rPrChange w:id="424" w:author="Andreu Rico Artero" w:date="2024-10-10T19:29:00Z" w16du:dateUtc="2024-10-10T17:29:00Z">
            <w:rPr>
              <w:ins w:id="425" w:author="Francesco Polazzo" w:date="2024-10-04T13:48:00Z" w16du:dateUtc="2024-10-04T11:48:00Z"/>
              <w:del w:id="426" w:author="Andreu Rico Artero" w:date="2024-10-10T19:29:00Z" w16du:dateUtc="2024-10-10T17:29:00Z"/>
              <w:rFonts w:ascii="Times New Roman" w:eastAsiaTheme="minorEastAsia" w:hAnsi="Times New Roman" w:cs="Times New Roman"/>
            </w:rPr>
          </w:rPrChange>
        </w:rPr>
      </w:pPr>
    </w:p>
    <w:p w14:paraId="5CD39B81" w14:textId="230A244B" w:rsidR="00E15E6E" w:rsidDel="00412451" w:rsidRDefault="00E15E6E" w:rsidP="008279E9">
      <w:pPr>
        <w:spacing w:line="480" w:lineRule="auto"/>
        <w:ind w:firstLine="720"/>
        <w:jc w:val="both"/>
        <w:rPr>
          <w:ins w:id="427" w:author="Francesco Polazzo" w:date="2024-10-04T13:46:00Z" w16du:dateUtc="2024-10-04T11:46:00Z"/>
          <w:del w:id="428" w:author="Andreu Rico Artero" w:date="2024-10-10T19:33:00Z" w16du:dateUtc="2024-10-10T17:33:00Z"/>
          <w:rFonts w:ascii="Times New Roman" w:hAnsi="Times New Roman" w:cs="Times New Roman"/>
        </w:rPr>
      </w:pPr>
      <w:ins w:id="429" w:author="Francesco Polazzo" w:date="2024-10-04T13:49:00Z" w16du:dateUtc="2024-10-04T11:49:00Z">
        <w:r>
          <w:rPr>
            <w:rFonts w:ascii="Times New Roman" w:hAnsi="Times New Roman" w:cs="Times New Roman"/>
          </w:rPr>
          <w:t xml:space="preserve">Where </w:t>
        </w:r>
      </w:ins>
      <m:oMath>
        <m:sSub>
          <m:sSubPr>
            <m:ctrlPr>
              <w:ins w:id="430" w:author="Francesco Polazzo" w:date="2024-10-04T13:49:00Z" w16du:dateUtc="2024-10-04T11:49:00Z">
                <w:rPr>
                  <w:rFonts w:ascii="Cambria Math" w:hAnsi="Cambria Math" w:cs="Times New Roman"/>
                  <w:i/>
                </w:rPr>
              </w:ins>
            </m:ctrlPr>
          </m:sSubPr>
          <m:e>
            <m:r>
              <w:ins w:id="431" w:author="Francesco Polazzo" w:date="2024-10-04T13:49:00Z" w16du:dateUtc="2024-10-04T11:49:00Z">
                <w:rPr>
                  <w:rFonts w:ascii="Cambria Math" w:hAnsi="Cambria Math" w:cs="Times New Roman"/>
                </w:rPr>
                <m:t>X</m:t>
              </w:ins>
            </m:r>
          </m:e>
          <m:sub>
            <m:r>
              <w:ins w:id="432" w:author="Francesco Polazzo" w:date="2024-10-04T13:49:00Z" w16du:dateUtc="2024-10-04T11:49:00Z">
                <w:rPr>
                  <w:rFonts w:ascii="Cambria Math" w:hAnsi="Cambria Math" w:cs="Times New Roman"/>
                </w:rPr>
                <m:t>control_pre_HW</m:t>
              </w:ins>
            </m:r>
          </m:sub>
        </m:sSub>
      </m:oMath>
      <w:ins w:id="433" w:author="Francesco Polazzo" w:date="2024-10-04T13:49:00Z" w16du:dateUtc="2024-10-04T11:49:00Z">
        <w:r>
          <w:rPr>
            <w:rFonts w:ascii="Times New Roman" w:eastAsiaTheme="minorEastAsia" w:hAnsi="Times New Roman" w:cs="Times New Roman"/>
          </w:rPr>
          <w:t xml:space="preserve"> represents the value of the </w:t>
        </w:r>
        <w:del w:id="434" w:author="Andreu Rico Artero" w:date="2024-10-10T19:29:00Z" w16du:dateUtc="2024-10-10T17:29:00Z">
          <w:r w:rsidDel="00412451">
            <w:rPr>
              <w:rFonts w:ascii="Times New Roman" w:eastAsiaTheme="minorEastAsia" w:hAnsi="Times New Roman" w:cs="Times New Roman"/>
            </w:rPr>
            <w:delText>variable</w:delText>
          </w:r>
        </w:del>
      </w:ins>
      <w:ins w:id="435" w:author="Andreu Rico Artero" w:date="2024-10-10T19:30:00Z" w16du:dateUtc="2024-10-10T17:30:00Z">
        <w:r w:rsidR="00412451">
          <w:rPr>
            <w:rFonts w:ascii="Times New Roman" w:eastAsiaTheme="minorEastAsia" w:hAnsi="Times New Roman" w:cs="Times New Roman"/>
          </w:rPr>
          <w:t>variable</w:t>
        </w:r>
      </w:ins>
      <w:ins w:id="436" w:author="Francesco Polazzo" w:date="2024-10-04T13:49:00Z" w16du:dateUtc="2024-10-04T11:49:00Z">
        <w:r>
          <w:rPr>
            <w:rFonts w:ascii="Times New Roman" w:eastAsiaTheme="minorEastAsia" w:hAnsi="Times New Roman" w:cs="Times New Roman"/>
          </w:rPr>
          <w:t xml:space="preserve"> in the control </w:t>
        </w:r>
      </w:ins>
      <w:ins w:id="437" w:author="Andreu Rico Artero" w:date="2024-10-10T19:30:00Z" w16du:dateUtc="2024-10-10T17:30:00Z">
        <w:r w:rsidR="00412451">
          <w:rPr>
            <w:rFonts w:ascii="Times New Roman" w:eastAsiaTheme="minorEastAsia" w:hAnsi="Times New Roman" w:cs="Times New Roman"/>
          </w:rPr>
          <w:t>on the</w:t>
        </w:r>
      </w:ins>
      <w:ins w:id="438" w:author="Francesco Polazzo" w:date="2024-10-04T13:49:00Z" w16du:dateUtc="2024-10-04T11:49:00Z">
        <w:del w:id="439" w:author="Andreu Rico Artero" w:date="2024-10-10T19:30:00Z" w16du:dateUtc="2024-10-10T17:30:00Z">
          <w:r w:rsidDel="00412451">
            <w:rPr>
              <w:rFonts w:ascii="Times New Roman" w:eastAsiaTheme="minorEastAsia" w:hAnsi="Times New Roman" w:cs="Times New Roman"/>
            </w:rPr>
            <w:delText>the</w:delText>
          </w:r>
        </w:del>
        <w:r>
          <w:rPr>
            <w:rFonts w:ascii="Times New Roman" w:eastAsiaTheme="minorEastAsia" w:hAnsi="Times New Roman" w:cs="Times New Roman"/>
          </w:rPr>
          <w:t xml:space="preserve"> sampling before the beginning of </w:t>
        </w:r>
      </w:ins>
      <w:ins w:id="440" w:author="Andreu Rico Artero" w:date="2024-10-10T19:32:00Z" w16du:dateUtc="2024-10-10T17:32:00Z">
        <w:r w:rsidR="00412451">
          <w:rPr>
            <w:rFonts w:ascii="Times New Roman" w:eastAsiaTheme="minorEastAsia" w:hAnsi="Times New Roman" w:cs="Times New Roman"/>
          </w:rPr>
          <w:t>the</w:t>
        </w:r>
      </w:ins>
      <w:ins w:id="441" w:author="Francesco Polazzo" w:date="2024-10-04T13:49:00Z" w16du:dateUtc="2024-10-04T11:49:00Z">
        <w:del w:id="442" w:author="Andreu Rico Artero" w:date="2024-10-10T19:32:00Z" w16du:dateUtc="2024-10-10T17:32:00Z">
          <w:r w:rsidDel="00412451">
            <w:rPr>
              <w:rFonts w:ascii="Times New Roman" w:eastAsiaTheme="minorEastAsia" w:hAnsi="Times New Roman" w:cs="Times New Roman"/>
            </w:rPr>
            <w:delText>a</w:delText>
          </w:r>
        </w:del>
        <w:r>
          <w:rPr>
            <w:rFonts w:ascii="Times New Roman" w:eastAsiaTheme="minorEastAsia" w:hAnsi="Times New Roman" w:cs="Times New Roman"/>
          </w:rPr>
          <w:t xml:space="preserve"> HW, and </w:t>
        </w:r>
      </w:ins>
      <m:oMath>
        <m:sSub>
          <m:sSubPr>
            <m:ctrlPr>
              <w:ins w:id="443" w:author="Francesco Polazzo" w:date="2024-10-04T13:49:00Z" w16du:dateUtc="2024-10-04T11:49:00Z">
                <w:rPr>
                  <w:rFonts w:ascii="Cambria Math" w:hAnsi="Cambria Math" w:cs="Times New Roman"/>
                  <w:i/>
                </w:rPr>
              </w:ins>
            </m:ctrlPr>
          </m:sSubPr>
          <m:e>
            <m:r>
              <w:ins w:id="444" w:author="Francesco Polazzo" w:date="2024-10-04T13:49:00Z" w16du:dateUtc="2024-10-04T11:49:00Z">
                <w:rPr>
                  <w:rFonts w:ascii="Cambria Math" w:hAnsi="Cambria Math" w:cs="Times New Roman"/>
                </w:rPr>
                <m:t>X</m:t>
              </w:ins>
            </m:r>
          </m:e>
          <m:sub>
            <m:r>
              <w:ins w:id="445" w:author="Francesco Polazzo" w:date="2024-10-04T13:49:00Z" w16du:dateUtc="2024-10-04T11:49:00Z">
                <w:rPr>
                  <w:rFonts w:ascii="Cambria Math" w:hAnsi="Cambria Math" w:cs="Times New Roman"/>
                </w:rPr>
                <m:t>control_post_HW</m:t>
              </w:ins>
            </m:r>
          </m:sub>
        </m:sSub>
      </m:oMath>
      <w:ins w:id="446" w:author="Francesco Polazzo" w:date="2024-10-04T13:49:00Z" w16du:dateUtc="2024-10-04T11:49:00Z">
        <w:r>
          <w:rPr>
            <w:rFonts w:ascii="Times New Roman" w:eastAsiaTheme="minorEastAsia" w:hAnsi="Times New Roman" w:cs="Times New Roman"/>
          </w:rPr>
          <w:t xml:space="preserve"> </w:t>
        </w:r>
      </w:ins>
      <w:ins w:id="447" w:author="Francesco Polazzo" w:date="2024-10-04T13:50:00Z" w16du:dateUtc="2024-10-04T11:50:00Z">
        <w:r>
          <w:rPr>
            <w:rFonts w:ascii="Times New Roman" w:eastAsiaTheme="minorEastAsia" w:hAnsi="Times New Roman" w:cs="Times New Roman"/>
          </w:rPr>
          <w:t xml:space="preserve">represents the value of the variable in the control </w:t>
        </w:r>
      </w:ins>
      <w:ins w:id="448" w:author="Andreu Rico Artero" w:date="2024-10-10T19:31:00Z" w16du:dateUtc="2024-10-10T17:31:00Z">
        <w:r w:rsidR="00412451">
          <w:rPr>
            <w:rFonts w:ascii="Times New Roman" w:eastAsiaTheme="minorEastAsia" w:hAnsi="Times New Roman" w:cs="Times New Roman"/>
          </w:rPr>
          <w:t>on the</w:t>
        </w:r>
      </w:ins>
      <w:ins w:id="449" w:author="Francesco Polazzo" w:date="2024-10-04T13:50:00Z" w16du:dateUtc="2024-10-04T11:50:00Z">
        <w:del w:id="450" w:author="Andreu Rico Artero" w:date="2024-10-10T19:31:00Z" w16du:dateUtc="2024-10-10T17:31:00Z">
          <w:r w:rsidDel="00412451">
            <w:rPr>
              <w:rFonts w:ascii="Times New Roman" w:eastAsiaTheme="minorEastAsia" w:hAnsi="Times New Roman" w:cs="Times New Roman"/>
            </w:rPr>
            <w:delText>the</w:delText>
          </w:r>
        </w:del>
        <w:r>
          <w:rPr>
            <w:rFonts w:ascii="Times New Roman" w:eastAsiaTheme="minorEastAsia" w:hAnsi="Times New Roman" w:cs="Times New Roman"/>
          </w:rPr>
          <w:t xml:space="preserve"> sampling </w:t>
        </w:r>
      </w:ins>
      <w:ins w:id="451" w:author="Andreu Rico Artero" w:date="2024-10-10T19:31:00Z" w16du:dateUtc="2024-10-10T17:31:00Z">
        <w:r w:rsidR="00412451">
          <w:rPr>
            <w:rFonts w:ascii="Times New Roman" w:eastAsiaTheme="minorEastAsia" w:hAnsi="Times New Roman" w:cs="Times New Roman"/>
          </w:rPr>
          <w:t xml:space="preserve">day </w:t>
        </w:r>
      </w:ins>
      <w:ins w:id="452" w:author="Francesco Polazzo" w:date="2024-10-04T13:50:00Z" w16du:dateUtc="2024-10-04T11:50:00Z">
        <w:r>
          <w:rPr>
            <w:rFonts w:ascii="Times New Roman" w:eastAsiaTheme="minorEastAsia" w:hAnsi="Times New Roman" w:cs="Times New Roman"/>
          </w:rPr>
          <w:t xml:space="preserve">after the beginning of </w:t>
        </w:r>
      </w:ins>
      <w:ins w:id="453" w:author="Andreu Rico Artero" w:date="2024-10-10T19:31:00Z" w16du:dateUtc="2024-10-10T17:31:00Z">
        <w:r w:rsidR="00412451">
          <w:rPr>
            <w:rFonts w:ascii="Times New Roman" w:eastAsiaTheme="minorEastAsia" w:hAnsi="Times New Roman" w:cs="Times New Roman"/>
          </w:rPr>
          <w:t>the</w:t>
        </w:r>
      </w:ins>
      <w:ins w:id="454" w:author="Francesco Polazzo" w:date="2024-10-04T13:50:00Z" w16du:dateUtc="2024-10-04T11:50:00Z">
        <w:del w:id="455" w:author="Andreu Rico Artero" w:date="2024-10-10T19:31:00Z" w16du:dateUtc="2024-10-10T17:31:00Z">
          <w:r w:rsidDel="00412451">
            <w:rPr>
              <w:rFonts w:ascii="Times New Roman" w:eastAsiaTheme="minorEastAsia" w:hAnsi="Times New Roman" w:cs="Times New Roman"/>
            </w:rPr>
            <w:delText>a</w:delText>
          </w:r>
        </w:del>
        <w:r>
          <w:rPr>
            <w:rFonts w:ascii="Times New Roman" w:eastAsiaTheme="minorEastAsia" w:hAnsi="Times New Roman" w:cs="Times New Roman"/>
          </w:rPr>
          <w:t xml:space="preserve"> HW. Whereas </w:t>
        </w:r>
      </w:ins>
      <m:oMath>
        <m:sSub>
          <m:sSubPr>
            <m:ctrlPr>
              <w:ins w:id="456" w:author="Francesco Polazzo" w:date="2024-10-04T13:50:00Z" w16du:dateUtc="2024-10-04T11:50:00Z">
                <w:rPr>
                  <w:rFonts w:ascii="Cambria Math" w:hAnsi="Cambria Math" w:cs="Times New Roman"/>
                  <w:i/>
                </w:rPr>
              </w:ins>
            </m:ctrlPr>
          </m:sSubPr>
          <m:e>
            <m:r>
              <w:ins w:id="457" w:author="Francesco Polazzo" w:date="2024-10-04T13:50:00Z" w16du:dateUtc="2024-10-04T11:50:00Z">
                <w:rPr>
                  <w:rFonts w:ascii="Cambria Math" w:hAnsi="Cambria Math" w:cs="Times New Roman"/>
                </w:rPr>
                <m:t>X</m:t>
              </w:ins>
            </m:r>
          </m:e>
          <m:sub>
            <m:r>
              <w:ins w:id="458" w:author="Francesco Polazzo" w:date="2024-10-04T13:50:00Z" w16du:dateUtc="2024-10-04T11:50:00Z">
                <w:rPr>
                  <w:rFonts w:ascii="Cambria Math" w:hAnsi="Cambria Math" w:cs="Times New Roman"/>
                </w:rPr>
                <m:t>HW_pre_HW</m:t>
              </w:ins>
            </m:r>
          </m:sub>
        </m:sSub>
      </m:oMath>
      <w:ins w:id="459" w:author="Francesco Polazzo" w:date="2024-10-04T13:50:00Z" w16du:dateUtc="2024-10-04T11:50:00Z">
        <w:r>
          <w:rPr>
            <w:rFonts w:ascii="Times New Roman" w:eastAsiaTheme="minorEastAsia" w:hAnsi="Times New Roman" w:cs="Times New Roman"/>
          </w:rPr>
          <w:t xml:space="preserve"> represents the value of the variable in the mesocosms experiencing the HW treatment the sampling before the beginning of </w:t>
        </w:r>
      </w:ins>
      <w:ins w:id="460" w:author="Andreu Rico Artero" w:date="2024-10-10T19:32:00Z" w16du:dateUtc="2024-10-10T17:32:00Z">
        <w:r w:rsidR="00412451">
          <w:rPr>
            <w:rFonts w:ascii="Times New Roman" w:eastAsiaTheme="minorEastAsia" w:hAnsi="Times New Roman" w:cs="Times New Roman"/>
          </w:rPr>
          <w:t>the</w:t>
        </w:r>
      </w:ins>
      <w:ins w:id="461" w:author="Francesco Polazzo" w:date="2024-10-04T13:50:00Z" w16du:dateUtc="2024-10-04T11:50:00Z">
        <w:del w:id="462" w:author="Andreu Rico Artero" w:date="2024-10-10T19:32:00Z" w16du:dateUtc="2024-10-10T17:32:00Z">
          <w:r w:rsidDel="00412451">
            <w:rPr>
              <w:rFonts w:ascii="Times New Roman" w:eastAsiaTheme="minorEastAsia" w:hAnsi="Times New Roman" w:cs="Times New Roman"/>
            </w:rPr>
            <w:delText>a</w:delText>
          </w:r>
        </w:del>
        <w:r>
          <w:rPr>
            <w:rFonts w:ascii="Times New Roman" w:eastAsiaTheme="minorEastAsia" w:hAnsi="Times New Roman" w:cs="Times New Roman"/>
          </w:rPr>
          <w:t xml:space="preserve"> HW, and </w:t>
        </w:r>
      </w:ins>
      <m:oMath>
        <m:sSub>
          <m:sSubPr>
            <m:ctrlPr>
              <w:ins w:id="463" w:author="Francesco Polazzo" w:date="2024-10-04T13:51:00Z" w16du:dateUtc="2024-10-04T11:51:00Z">
                <w:rPr>
                  <w:rFonts w:ascii="Cambria Math" w:hAnsi="Cambria Math" w:cs="Times New Roman"/>
                  <w:i/>
                </w:rPr>
              </w:ins>
            </m:ctrlPr>
          </m:sSubPr>
          <m:e>
            <m:r>
              <w:ins w:id="464" w:author="Francesco Polazzo" w:date="2024-10-04T13:51:00Z" w16du:dateUtc="2024-10-04T11:51:00Z">
                <w:rPr>
                  <w:rFonts w:ascii="Cambria Math" w:hAnsi="Cambria Math" w:cs="Times New Roman"/>
                </w:rPr>
                <m:t>X</m:t>
              </w:ins>
            </m:r>
          </m:e>
          <m:sub>
            <m:r>
              <w:ins w:id="465" w:author="Francesco Polazzo" w:date="2024-10-04T13:51:00Z" w16du:dateUtc="2024-10-04T11:51:00Z">
                <w:rPr>
                  <w:rFonts w:ascii="Cambria Math" w:hAnsi="Cambria Math" w:cs="Times New Roman"/>
                </w:rPr>
                <m:t>HW_pre_HW</m:t>
              </w:ins>
            </m:r>
          </m:sub>
        </m:sSub>
      </m:oMath>
      <w:ins w:id="466" w:author="Francesco Polazzo" w:date="2024-10-04T13:51:00Z" w16du:dateUtc="2024-10-04T11:51:00Z">
        <w:r>
          <w:rPr>
            <w:rFonts w:ascii="Times New Roman" w:eastAsiaTheme="minorEastAsia" w:hAnsi="Times New Roman" w:cs="Times New Roman"/>
          </w:rPr>
          <w:t xml:space="preserve"> represents the value of the variable in the mesocosms experiencing the HW treatment </w:t>
        </w:r>
        <w:del w:id="467" w:author="Andreu Rico Artero" w:date="2024-10-10T19:32:00Z" w16du:dateUtc="2024-10-10T17:32:00Z">
          <w:r w:rsidDel="00412451">
            <w:rPr>
              <w:rFonts w:ascii="Times New Roman" w:eastAsiaTheme="minorEastAsia" w:hAnsi="Times New Roman" w:cs="Times New Roman"/>
            </w:rPr>
            <w:delText xml:space="preserve">the </w:delText>
          </w:r>
        </w:del>
      </w:ins>
      <w:ins w:id="468" w:author="Andreu Rico Artero" w:date="2024-10-10T19:31:00Z" w16du:dateUtc="2024-10-10T17:31:00Z">
        <w:r w:rsidR="00412451">
          <w:rPr>
            <w:rFonts w:ascii="Times New Roman" w:eastAsiaTheme="minorEastAsia" w:hAnsi="Times New Roman" w:cs="Times New Roman"/>
          </w:rPr>
          <w:t xml:space="preserve">on the </w:t>
        </w:r>
      </w:ins>
      <w:ins w:id="469" w:author="Francesco Polazzo" w:date="2024-10-04T13:51:00Z" w16du:dateUtc="2024-10-04T11:51:00Z">
        <w:r>
          <w:rPr>
            <w:rFonts w:ascii="Times New Roman" w:eastAsiaTheme="minorEastAsia" w:hAnsi="Times New Roman" w:cs="Times New Roman"/>
          </w:rPr>
          <w:t xml:space="preserve">sampling after the end of </w:t>
        </w:r>
        <w:del w:id="470" w:author="Andreu Rico Artero" w:date="2024-10-10T19:32:00Z" w16du:dateUtc="2024-10-10T17:32:00Z">
          <w:r w:rsidDel="00412451">
            <w:rPr>
              <w:rFonts w:ascii="Times New Roman" w:eastAsiaTheme="minorEastAsia" w:hAnsi="Times New Roman" w:cs="Times New Roman"/>
            </w:rPr>
            <w:delText>a</w:delText>
          </w:r>
        </w:del>
      </w:ins>
      <w:ins w:id="471" w:author="Andreu Rico Artero" w:date="2024-10-10T19:32:00Z" w16du:dateUtc="2024-10-10T17:32:00Z">
        <w:r w:rsidR="00412451">
          <w:rPr>
            <w:rFonts w:ascii="Times New Roman" w:eastAsiaTheme="minorEastAsia" w:hAnsi="Times New Roman" w:cs="Times New Roman"/>
          </w:rPr>
          <w:t>the</w:t>
        </w:r>
      </w:ins>
      <w:ins w:id="472" w:author="Francesco Polazzo" w:date="2024-10-04T13:51:00Z" w16du:dateUtc="2024-10-04T11:51:00Z">
        <w:r>
          <w:rPr>
            <w:rFonts w:ascii="Times New Roman" w:eastAsiaTheme="minorEastAsia" w:hAnsi="Times New Roman" w:cs="Times New Roman"/>
          </w:rPr>
          <w:t xml:space="preserve"> HW.</w:t>
        </w:r>
      </w:ins>
      <w:ins w:id="473" w:author="Andreu Rico Artero" w:date="2024-10-10T19:33:00Z" w16du:dateUtc="2024-10-10T17:33:00Z">
        <w:r w:rsidR="00412451">
          <w:rPr>
            <w:rFonts w:ascii="Times New Roman" w:hAnsi="Times New Roman" w:cs="Times New Roman"/>
          </w:rPr>
          <w:t xml:space="preserve"> </w:t>
        </w:r>
      </w:ins>
    </w:p>
    <w:p w14:paraId="4434B48F" w14:textId="5A940E64" w:rsidR="00E15E6E" w:rsidRDefault="00E15E6E" w:rsidP="008279E9">
      <w:pPr>
        <w:spacing w:line="480" w:lineRule="auto"/>
        <w:ind w:firstLine="720"/>
        <w:jc w:val="both"/>
        <w:rPr>
          <w:ins w:id="474" w:author="Francesco Polazzo" w:date="2024-10-04T13:56:00Z" w16du:dateUtc="2024-10-04T11:56:00Z"/>
          <w:rFonts w:ascii="Times New Roman" w:hAnsi="Times New Roman" w:cs="Times New Roman"/>
        </w:rPr>
      </w:pPr>
      <w:ins w:id="475" w:author="Francesco Polazzo" w:date="2024-10-04T13:46:00Z" w16du:dateUtc="2024-10-04T11:46:00Z">
        <w:r>
          <w:rPr>
            <w:rFonts w:ascii="Times New Roman" w:hAnsi="Times New Roman" w:cs="Times New Roman"/>
          </w:rPr>
          <w:t>This resulted in 3 val</w:t>
        </w:r>
      </w:ins>
      <w:ins w:id="476" w:author="Francesco Polazzo" w:date="2024-10-04T13:51:00Z" w16du:dateUtc="2024-10-04T11:51:00Z">
        <w:r>
          <w:rPr>
            <w:rFonts w:ascii="Times New Roman" w:hAnsi="Times New Roman" w:cs="Times New Roman"/>
          </w:rPr>
          <w:t xml:space="preserve">ues of resilience </w:t>
        </w:r>
      </w:ins>
      <w:ins w:id="477" w:author="Andreu Rico Artero" w:date="2024-10-10T19:32:00Z" w16du:dateUtc="2024-10-10T17:32:00Z">
        <w:r w:rsidR="00412451">
          <w:rPr>
            <w:rFonts w:ascii="Times New Roman" w:hAnsi="Times New Roman" w:cs="Times New Roman"/>
          </w:rPr>
          <w:t>for</w:t>
        </w:r>
      </w:ins>
      <w:ins w:id="478" w:author="Francesco Polazzo" w:date="2024-10-04T13:51:00Z" w16du:dateUtc="2024-10-04T11:51:00Z">
        <w:del w:id="479" w:author="Andreu Rico Artero" w:date="2024-10-10T19:32:00Z" w16du:dateUtc="2024-10-10T17:32:00Z">
          <w:r w:rsidDel="00412451">
            <w:rPr>
              <w:rFonts w:ascii="Times New Roman" w:hAnsi="Times New Roman" w:cs="Times New Roman"/>
            </w:rPr>
            <w:delText>of</w:delText>
          </w:r>
        </w:del>
        <w:r>
          <w:rPr>
            <w:rFonts w:ascii="Times New Roman" w:hAnsi="Times New Roman" w:cs="Times New Roman"/>
          </w:rPr>
          <w:t xml:space="preserve"> DO, </w:t>
        </w:r>
      </w:ins>
      <w:proofErr w:type="spellStart"/>
      <w:ins w:id="480" w:author="Francesco Polazzo" w:date="2024-10-04T13:52:00Z" w16du:dateUtc="2024-10-04T11:52:00Z">
        <w:r w:rsidRPr="00877DC3">
          <w:rPr>
            <w:rFonts w:ascii="Times New Roman" w:hAnsi="Times New Roman" w:cs="Times New Roman"/>
          </w:rPr>
          <w:t>chl</w:t>
        </w:r>
        <w:proofErr w:type="spellEnd"/>
        <w:r w:rsidRPr="00877DC3">
          <w:rPr>
            <w:rFonts w:ascii="Times New Roman" w:hAnsi="Times New Roman" w:cs="Times New Roman"/>
          </w:rPr>
          <w:t xml:space="preserve"> </w:t>
        </w:r>
        <w:r w:rsidRPr="00877DC3">
          <w:rPr>
            <w:rFonts w:ascii="Times New Roman" w:hAnsi="Times New Roman" w:cs="Times New Roman"/>
            <w:i/>
            <w:iCs/>
          </w:rPr>
          <w:t>a</w:t>
        </w:r>
        <w:r>
          <w:rPr>
            <w:rFonts w:ascii="Times New Roman" w:hAnsi="Times New Roman" w:cs="Times New Roman"/>
            <w:i/>
            <w:iCs/>
          </w:rPr>
          <w:t xml:space="preserve">, </w:t>
        </w:r>
        <w:r w:rsidRPr="00E15E6E">
          <w:rPr>
            <w:rFonts w:ascii="Times New Roman" w:hAnsi="Times New Roman" w:cs="Times New Roman"/>
            <w:rPrChange w:id="481" w:author="Francesco Polazzo" w:date="2024-10-04T13:52:00Z" w16du:dateUtc="2024-10-04T11:52:00Z">
              <w:rPr>
                <w:rFonts w:ascii="Times New Roman" w:hAnsi="Times New Roman" w:cs="Times New Roman"/>
                <w:i/>
                <w:iCs/>
              </w:rPr>
            </w:rPrChange>
          </w:rPr>
          <w:t xml:space="preserve">and </w:t>
        </w:r>
        <w:r>
          <w:rPr>
            <w:rFonts w:ascii="Times New Roman" w:hAnsi="Times New Roman" w:cs="Times New Roman"/>
          </w:rPr>
          <w:t xml:space="preserve">phytoplankton biomass, calculated respectively between days -4 – 10, 10 – 24, and 24 </w:t>
        </w:r>
      </w:ins>
      <w:ins w:id="482" w:author="Francesco Polazzo" w:date="2024-10-07T09:24:00Z" w16du:dateUtc="2024-10-07T07:24:00Z">
        <w:r w:rsidR="00BC77A4">
          <w:rPr>
            <w:rFonts w:ascii="Times New Roman" w:hAnsi="Times New Roman" w:cs="Times New Roman"/>
          </w:rPr>
          <w:t>–</w:t>
        </w:r>
      </w:ins>
      <w:ins w:id="483" w:author="Francesco Polazzo" w:date="2024-10-04T13:52:00Z" w16du:dateUtc="2024-10-04T11:52:00Z">
        <w:r>
          <w:rPr>
            <w:rFonts w:ascii="Times New Roman" w:hAnsi="Times New Roman" w:cs="Times New Roman"/>
          </w:rPr>
          <w:t xml:space="preserve"> 38</w:t>
        </w:r>
      </w:ins>
      <w:ins w:id="484" w:author="Andreu Rico Artero" w:date="2024-10-10T19:33:00Z" w16du:dateUtc="2024-10-10T17:33:00Z">
        <w:r w:rsidR="00412451">
          <w:rPr>
            <w:rFonts w:ascii="Times New Roman" w:hAnsi="Times New Roman" w:cs="Times New Roman"/>
          </w:rPr>
          <w:t>, and corresponding to the three consecutive HWs</w:t>
        </w:r>
      </w:ins>
      <w:ins w:id="485" w:author="Francesco Polazzo" w:date="2024-10-04T13:52:00Z" w16du:dateUtc="2024-10-04T11:52:00Z">
        <w:r>
          <w:rPr>
            <w:rFonts w:ascii="Times New Roman" w:hAnsi="Times New Roman" w:cs="Times New Roman"/>
          </w:rPr>
          <w:t>.</w:t>
        </w:r>
      </w:ins>
      <w:ins w:id="486" w:author="Francesco Polazzo" w:date="2024-10-04T13:56:00Z" w16du:dateUtc="2024-10-04T11:56:00Z">
        <w:r>
          <w:rPr>
            <w:rFonts w:ascii="Times New Roman" w:hAnsi="Times New Roman" w:cs="Times New Roman"/>
          </w:rPr>
          <w:t xml:space="preserve"> </w:t>
        </w:r>
      </w:ins>
    </w:p>
    <w:p w14:paraId="40387613" w14:textId="79A562AE" w:rsidR="00E15E6E" w:rsidDel="00655D5E" w:rsidRDefault="00E15E6E" w:rsidP="008279E9">
      <w:pPr>
        <w:spacing w:line="480" w:lineRule="auto"/>
        <w:ind w:firstLine="720"/>
        <w:jc w:val="both"/>
        <w:rPr>
          <w:ins w:id="487" w:author="Francesco Polazzo" w:date="2024-10-04T13:42:00Z" w16du:dateUtc="2024-10-04T11:42:00Z"/>
          <w:del w:id="488" w:author="Andreu Rico Artero" w:date="2024-10-10T19:39:00Z" w16du:dateUtc="2024-10-10T17:39:00Z"/>
          <w:rFonts w:ascii="Times New Roman" w:hAnsi="Times New Roman" w:cs="Times New Roman"/>
        </w:rPr>
      </w:pPr>
      <w:ins w:id="489" w:author="Francesco Polazzo" w:date="2024-10-04T13:56:00Z" w16du:dateUtc="2024-10-04T11:56:00Z">
        <w:r>
          <w:rPr>
            <w:rFonts w:ascii="Times New Roman" w:hAnsi="Times New Roman" w:cs="Times New Roman"/>
          </w:rPr>
          <w:t>R</w:t>
        </w:r>
      </w:ins>
      <w:ins w:id="490" w:author="Francesco Polazzo" w:date="2024-10-04T13:56:00Z">
        <w:r w:rsidRPr="00E15E6E">
          <w:rPr>
            <w:rFonts w:ascii="Times New Roman" w:hAnsi="Times New Roman" w:cs="Times New Roman"/>
          </w:rPr>
          <w:t xml:space="preserve">esilience is &gt;1 when differences </w:t>
        </w:r>
      </w:ins>
      <w:ins w:id="491" w:author="Andreu Rico Artero" w:date="2024-10-10T19:38:00Z" w16du:dateUtc="2024-10-10T17:38:00Z">
        <w:r w:rsidR="00655D5E">
          <w:rPr>
            <w:rFonts w:ascii="Times New Roman" w:hAnsi="Times New Roman" w:cs="Times New Roman"/>
          </w:rPr>
          <w:t xml:space="preserve">between the before and after situation regarding the HW is larger in the control than in the HW treatment, and </w:t>
        </w:r>
      </w:ins>
      <w:ins w:id="492" w:author="Francesco Polazzo" w:date="2024-10-04T13:56:00Z">
        <w:del w:id="493" w:author="Andreu Rico Artero" w:date="2024-10-10T19:38:00Z" w16du:dateUtc="2024-10-10T17:38:00Z">
          <w:r w:rsidRPr="00E15E6E" w:rsidDel="00655D5E">
            <w:rPr>
              <w:rFonts w:ascii="Times New Roman" w:hAnsi="Times New Roman" w:cs="Times New Roman"/>
            </w:rPr>
            <w:delText xml:space="preserve">between the control and </w:delText>
          </w:r>
        </w:del>
      </w:ins>
      <w:ins w:id="494" w:author="Francesco Polazzo" w:date="2024-10-04T13:56:00Z" w16du:dateUtc="2024-10-04T11:56:00Z">
        <w:del w:id="495" w:author="Andreu Rico Artero" w:date="2024-10-10T19:38:00Z" w16du:dateUtc="2024-10-10T17:38:00Z">
          <w:r w:rsidDel="00655D5E">
            <w:rPr>
              <w:rFonts w:ascii="Times New Roman" w:hAnsi="Times New Roman" w:cs="Times New Roman"/>
            </w:rPr>
            <w:delText>HW</w:delText>
          </w:r>
        </w:del>
      </w:ins>
      <w:ins w:id="496" w:author="Francesco Polazzo" w:date="2024-10-04T13:56:00Z">
        <w:del w:id="497" w:author="Andreu Rico Artero" w:date="2024-10-10T19:38:00Z" w16du:dateUtc="2024-10-10T17:38:00Z">
          <w:r w:rsidRPr="00E15E6E" w:rsidDel="00655D5E">
            <w:rPr>
              <w:rFonts w:ascii="Times New Roman" w:hAnsi="Times New Roman" w:cs="Times New Roman"/>
            </w:rPr>
            <w:delText xml:space="preserve"> treatment decrease between </w:delText>
          </w:r>
        </w:del>
      </w:ins>
      <w:ins w:id="498" w:author="Francesco Polazzo" w:date="2024-10-04T13:56:00Z" w16du:dateUtc="2024-10-04T11:56:00Z">
        <w:del w:id="499" w:author="Andreu Rico Artero" w:date="2024-10-10T19:38:00Z" w16du:dateUtc="2024-10-10T17:38:00Z">
          <w:r w:rsidDel="00655D5E">
            <w:rPr>
              <w:rFonts w:ascii="Times New Roman" w:hAnsi="Times New Roman" w:cs="Times New Roman"/>
            </w:rPr>
            <w:delText xml:space="preserve">before and after </w:delText>
          </w:r>
        </w:del>
        <w:del w:id="500" w:author="Andreu Rico Artero" w:date="2024-10-10T19:33:00Z" w16du:dateUtc="2024-10-10T17:33:00Z">
          <w:r w:rsidDel="00412451">
            <w:rPr>
              <w:rFonts w:ascii="Times New Roman" w:hAnsi="Times New Roman" w:cs="Times New Roman"/>
            </w:rPr>
            <w:delText>an</w:delText>
          </w:r>
        </w:del>
        <w:del w:id="501" w:author="Andreu Rico Artero" w:date="2024-10-10T19:38:00Z" w16du:dateUtc="2024-10-10T17:38:00Z">
          <w:r w:rsidDel="00655D5E">
            <w:rPr>
              <w:rFonts w:ascii="Times New Roman" w:hAnsi="Times New Roman" w:cs="Times New Roman"/>
            </w:rPr>
            <w:delText xml:space="preserve"> HW</w:delText>
          </w:r>
        </w:del>
      </w:ins>
      <w:ins w:id="502" w:author="Francesco Polazzo" w:date="2024-10-04T13:56:00Z">
        <w:del w:id="503" w:author="Andreu Rico Artero" w:date="2024-10-10T19:38:00Z" w16du:dateUtc="2024-10-10T17:38:00Z">
          <w:r w:rsidRPr="00E15E6E" w:rsidDel="00655D5E">
            <w:rPr>
              <w:rFonts w:ascii="Times New Roman" w:hAnsi="Times New Roman" w:cs="Times New Roman"/>
            </w:rPr>
            <w:delText xml:space="preserve">, and </w:delText>
          </w:r>
        </w:del>
        <w:r w:rsidRPr="00E15E6E">
          <w:rPr>
            <w:rFonts w:ascii="Times New Roman" w:hAnsi="Times New Roman" w:cs="Times New Roman"/>
          </w:rPr>
          <w:t>&lt;1 otherwise</w:t>
        </w:r>
      </w:ins>
      <w:ins w:id="504" w:author="Francesco Polazzo" w:date="2024-10-04T13:56:00Z" w16du:dateUtc="2024-10-04T11:56:00Z">
        <w:r>
          <w:rPr>
            <w:rFonts w:ascii="Times New Roman" w:hAnsi="Times New Roman" w:cs="Times New Roman"/>
          </w:rPr>
          <w:t>. Please note that</w:t>
        </w:r>
      </w:ins>
      <w:ins w:id="505" w:author="Francesco Polazzo" w:date="2024-10-04T13:57:00Z" w16du:dateUtc="2024-10-04T11:57:00Z">
        <w:r>
          <w:rPr>
            <w:rFonts w:ascii="Times New Roman" w:hAnsi="Times New Roman" w:cs="Times New Roman"/>
          </w:rPr>
          <w:t xml:space="preserve"> in the figures below resilience was log10 transformed, so the benchmark</w:t>
        </w:r>
      </w:ins>
      <w:ins w:id="506" w:author="Andreu Rico Artero" w:date="2024-10-10T19:39:00Z" w16du:dateUtc="2024-10-10T17:39:00Z">
        <w:r w:rsidR="00655D5E">
          <w:rPr>
            <w:rFonts w:ascii="Times New Roman" w:hAnsi="Times New Roman" w:cs="Times New Roman"/>
          </w:rPr>
          <w:t xml:space="preserve"> for the resilience classification</w:t>
        </w:r>
      </w:ins>
      <w:ins w:id="507" w:author="Francesco Polazzo" w:date="2024-10-04T13:57:00Z" w16du:dateUtc="2024-10-04T11:57:00Z">
        <w:r>
          <w:rPr>
            <w:rFonts w:ascii="Times New Roman" w:hAnsi="Times New Roman" w:cs="Times New Roman"/>
          </w:rPr>
          <w:t xml:space="preserve"> becomes 0</w:t>
        </w:r>
      </w:ins>
      <w:ins w:id="508" w:author="Andreu Rico Artero" w:date="2024-10-10T19:39:00Z" w16du:dateUtc="2024-10-10T17:39:00Z">
        <w:r w:rsidR="00655D5E">
          <w:rPr>
            <w:rFonts w:ascii="Times New Roman" w:hAnsi="Times New Roman" w:cs="Times New Roman"/>
          </w:rPr>
          <w:t xml:space="preserve"> instead of 1</w:t>
        </w:r>
      </w:ins>
      <w:ins w:id="509" w:author="Francesco Polazzo" w:date="2024-10-04T13:57:00Z" w16du:dateUtc="2024-10-04T11:57:00Z">
        <w:r>
          <w:rPr>
            <w:rFonts w:ascii="Times New Roman" w:hAnsi="Times New Roman" w:cs="Times New Roman"/>
          </w:rPr>
          <w:t xml:space="preserve">. </w:t>
        </w:r>
      </w:ins>
      <w:ins w:id="510" w:author="Andreu Rico Artero" w:date="2024-10-10T19:39:00Z" w16du:dateUtc="2024-10-10T17:39:00Z">
        <w:r w:rsidR="00655D5E">
          <w:rPr>
            <w:rFonts w:ascii="Times New Roman" w:hAnsi="Times New Roman" w:cs="Times New Roman"/>
          </w:rPr>
          <w:t xml:space="preserve">Thus, </w:t>
        </w:r>
      </w:ins>
    </w:p>
    <w:p w14:paraId="55BE8BED" w14:textId="2B50312E" w:rsidR="005F6ADC" w:rsidRPr="00877DC3" w:rsidRDefault="00505CD0" w:rsidP="008279E9">
      <w:pPr>
        <w:spacing w:line="480" w:lineRule="auto"/>
        <w:ind w:firstLine="720"/>
        <w:jc w:val="both"/>
        <w:rPr>
          <w:rFonts w:ascii="Times New Roman" w:hAnsi="Times New Roman" w:cs="Times New Roman"/>
        </w:rPr>
      </w:pPr>
      <w:commentRangeStart w:id="511"/>
      <w:del w:id="512" w:author="Francesco Polazzo" w:date="2024-10-04T13:57:00Z" w16du:dateUtc="2024-10-04T11:57:00Z">
        <w:r w:rsidRPr="00877DC3" w:rsidDel="00E15E6E">
          <w:rPr>
            <w:rFonts w:ascii="Times New Roman" w:hAnsi="Times New Roman" w:cs="Times New Roman"/>
          </w:rPr>
          <w:delText xml:space="preserve">first calculated the difference in DO or chlorophyll-a concentration </w:delText>
        </w:r>
        <w:r w:rsidR="00E65322" w:rsidRPr="00877DC3" w:rsidDel="00E15E6E">
          <w:rPr>
            <w:rFonts w:ascii="Times New Roman" w:hAnsi="Times New Roman" w:cs="Times New Roman"/>
          </w:rPr>
          <w:delText>between</w:delText>
        </w:r>
        <w:r w:rsidR="004B28DE" w:rsidDel="00E15E6E">
          <w:rPr>
            <w:rFonts w:ascii="Times New Roman" w:hAnsi="Times New Roman" w:cs="Times New Roman"/>
          </w:rPr>
          <w:delText xml:space="preserve"> the</w:delText>
        </w:r>
        <w:r w:rsidR="00E65322" w:rsidRPr="00877DC3" w:rsidDel="00E15E6E">
          <w:rPr>
            <w:rFonts w:ascii="Times New Roman" w:hAnsi="Times New Roman" w:cs="Times New Roman"/>
          </w:rPr>
          <w:delText xml:space="preserve"> control</w:delText>
        </w:r>
        <w:r w:rsidR="004B28DE" w:rsidDel="00E15E6E">
          <w:rPr>
            <w:rFonts w:ascii="Times New Roman" w:hAnsi="Times New Roman" w:cs="Times New Roman"/>
          </w:rPr>
          <w:delText>s</w:delText>
        </w:r>
      </w:del>
      <w:del w:id="513" w:author="Francesco Polazzo" w:date="2024-10-01T09:17:00Z" w16du:dateUtc="2024-10-01T07:17:00Z">
        <w:r w:rsidR="00E65322" w:rsidRPr="00877DC3" w:rsidDel="003A37B0">
          <w:rPr>
            <w:rFonts w:ascii="Times New Roman" w:hAnsi="Times New Roman" w:cs="Times New Roman"/>
          </w:rPr>
          <w:delText xml:space="preserve"> and </w:delText>
        </w:r>
        <w:r w:rsidR="00FC5FAF" w:rsidDel="003A37B0">
          <w:rPr>
            <w:rFonts w:ascii="Times New Roman" w:hAnsi="Times New Roman" w:cs="Times New Roman"/>
          </w:rPr>
          <w:delText xml:space="preserve">the mesocosms exposed to </w:delText>
        </w:r>
        <w:r w:rsidR="00F65DAC" w:rsidDel="003A37B0">
          <w:rPr>
            <w:rFonts w:ascii="Times New Roman" w:hAnsi="Times New Roman" w:cs="Times New Roman"/>
          </w:rPr>
          <w:delText xml:space="preserve">the </w:delText>
        </w:r>
        <w:r w:rsidR="00E65322" w:rsidRPr="00877DC3" w:rsidDel="003A37B0">
          <w:rPr>
            <w:rFonts w:ascii="Times New Roman" w:hAnsi="Times New Roman" w:cs="Times New Roman"/>
          </w:rPr>
          <w:delText>HW</w:delText>
        </w:r>
        <w:r w:rsidR="00FC5FAF" w:rsidDel="003A37B0">
          <w:rPr>
            <w:rFonts w:ascii="Times New Roman" w:hAnsi="Times New Roman" w:cs="Times New Roman"/>
          </w:rPr>
          <w:delText>s</w:delText>
        </w:r>
      </w:del>
      <w:del w:id="514" w:author="Francesco Polazzo" w:date="2024-10-04T13:57:00Z" w16du:dateUtc="2024-10-04T11:57:00Z">
        <w:r w:rsidR="00E65322" w:rsidRPr="00877DC3" w:rsidDel="00E15E6E">
          <w:rPr>
            <w:rFonts w:ascii="Times New Roman" w:hAnsi="Times New Roman" w:cs="Times New Roman"/>
          </w:rPr>
          <w:delText>.</w:delText>
        </w:r>
        <w:r w:rsidR="00FC5FAF" w:rsidDel="00E15E6E">
          <w:rPr>
            <w:rFonts w:ascii="Times New Roman" w:hAnsi="Times New Roman" w:cs="Times New Roman"/>
          </w:rPr>
          <w:delText xml:space="preserve"> T</w:delText>
        </w:r>
        <w:r w:rsidR="00E65322" w:rsidRPr="00877DC3" w:rsidDel="00E15E6E">
          <w:rPr>
            <w:rFonts w:ascii="Times New Roman" w:hAnsi="Times New Roman" w:cs="Times New Roman"/>
          </w:rPr>
          <w:delText>hen</w:delText>
        </w:r>
        <w:r w:rsidR="00FC5FAF" w:rsidDel="00E15E6E">
          <w:rPr>
            <w:rFonts w:ascii="Times New Roman" w:hAnsi="Times New Roman" w:cs="Times New Roman"/>
          </w:rPr>
          <w:delText>, we</w:delText>
        </w:r>
        <w:r w:rsidR="00E65322" w:rsidRPr="00877DC3" w:rsidDel="00E15E6E">
          <w:rPr>
            <w:rFonts w:ascii="Times New Roman" w:hAnsi="Times New Roman" w:cs="Times New Roman"/>
          </w:rPr>
          <w:delText xml:space="preserve"> used the value of the slope of the linear regression between two subsequent time points (during and after a HW) as a measurement of recovery. For that, we calculated the slope between day 3 and 10 (first HW), 15 and 24 (second HW), and 30 and 38 (third HW). A</w:delText>
        </w:r>
      </w:del>
      <w:del w:id="515" w:author="Francesco Polazzo" w:date="2024-10-07T09:24:00Z" w16du:dateUtc="2024-10-07T07:24:00Z">
        <w:r w:rsidR="00E65322" w:rsidRPr="00877DC3" w:rsidDel="00BC77A4">
          <w:rPr>
            <w:rFonts w:ascii="Times New Roman" w:hAnsi="Times New Roman" w:cs="Times New Roman"/>
          </w:rPr>
          <w:delText xml:space="preserve"> positive </w:delText>
        </w:r>
      </w:del>
      <w:del w:id="516" w:author="Francesco Polazzo" w:date="2024-10-04T13:58:00Z" w16du:dateUtc="2024-10-04T11:58:00Z">
        <w:r w:rsidR="00E65322" w:rsidRPr="00877DC3" w:rsidDel="00E15E6E">
          <w:rPr>
            <w:rFonts w:ascii="Times New Roman" w:hAnsi="Times New Roman" w:cs="Times New Roman"/>
          </w:rPr>
          <w:delText>slope was</w:delText>
        </w:r>
      </w:del>
      <w:del w:id="517" w:author="Francesco Polazzo" w:date="2024-10-07T09:24:00Z" w16du:dateUtc="2024-10-07T07:24:00Z">
        <w:r w:rsidR="00E65322" w:rsidRPr="00877DC3" w:rsidDel="00BC77A4">
          <w:rPr>
            <w:rFonts w:ascii="Times New Roman" w:hAnsi="Times New Roman" w:cs="Times New Roman"/>
          </w:rPr>
          <w:delText xml:space="preserve"> interpreted as </w:delText>
        </w:r>
        <w:r w:rsidR="00FC5FAF" w:rsidDel="00BC77A4">
          <w:rPr>
            <w:rFonts w:ascii="Times New Roman" w:hAnsi="Times New Roman" w:cs="Times New Roman"/>
          </w:rPr>
          <w:delText xml:space="preserve">a </w:delText>
        </w:r>
        <w:r w:rsidR="00E65322" w:rsidRPr="00877DC3" w:rsidDel="00BC77A4">
          <w:rPr>
            <w:rFonts w:ascii="Times New Roman" w:hAnsi="Times New Roman" w:cs="Times New Roman"/>
          </w:rPr>
          <w:delText xml:space="preserve">sign of recovery, whereas a negative </w:delText>
        </w:r>
      </w:del>
      <w:del w:id="518" w:author="Francesco Polazzo" w:date="2024-10-04T13:58:00Z" w16du:dateUtc="2024-10-04T11:58:00Z">
        <w:r w:rsidR="00E65322" w:rsidRPr="00877DC3" w:rsidDel="00E15E6E">
          <w:rPr>
            <w:rFonts w:ascii="Times New Roman" w:hAnsi="Times New Roman" w:cs="Times New Roman"/>
          </w:rPr>
          <w:delText xml:space="preserve">slope </w:delText>
        </w:r>
        <w:r w:rsidR="001D2893" w:rsidDel="00E15E6E">
          <w:rPr>
            <w:rFonts w:ascii="Times New Roman" w:hAnsi="Times New Roman" w:cs="Times New Roman"/>
          </w:rPr>
          <w:delText>as increasing magnitude of effects</w:delText>
        </w:r>
      </w:del>
      <w:del w:id="519" w:author="Francesco Polazzo" w:date="2024-10-07T09:24:00Z" w16du:dateUtc="2024-10-07T07:24:00Z">
        <w:r w:rsidR="001D2893" w:rsidDel="00BC77A4">
          <w:rPr>
            <w:rFonts w:ascii="Times New Roman" w:hAnsi="Times New Roman" w:cs="Times New Roman"/>
          </w:rPr>
          <w:delText xml:space="preserve"> and absence of recovery</w:delText>
        </w:r>
        <w:commentRangeEnd w:id="511"/>
        <w:r w:rsidR="00E15E6E" w:rsidDel="00BC77A4">
          <w:rPr>
            <w:rStyle w:val="CommentReference"/>
          </w:rPr>
          <w:commentReference w:id="511"/>
        </w:r>
        <w:r w:rsidR="00E65322" w:rsidRPr="00877DC3" w:rsidDel="00BC77A4">
          <w:rPr>
            <w:rFonts w:ascii="Times New Roman" w:hAnsi="Times New Roman" w:cs="Times New Roman"/>
          </w:rPr>
          <w:delText xml:space="preserve">. </w:delText>
        </w:r>
      </w:del>
      <w:del w:id="520" w:author="Andreu Rico Artero" w:date="2024-10-10T19:39:00Z" w16du:dateUtc="2024-10-10T17:39:00Z">
        <w:r w:rsidR="00E65322" w:rsidRPr="00877DC3" w:rsidDel="00655D5E">
          <w:rPr>
            <w:rFonts w:ascii="Times New Roman" w:hAnsi="Times New Roman" w:cs="Times New Roman"/>
          </w:rPr>
          <w:delText>I</w:delText>
        </w:r>
      </w:del>
      <w:ins w:id="521" w:author="Andreu Rico Artero" w:date="2024-10-10T19:39:00Z" w16du:dateUtc="2024-10-10T17:39:00Z">
        <w:r w:rsidR="00655D5E">
          <w:rPr>
            <w:rFonts w:ascii="Times New Roman" w:hAnsi="Times New Roman" w:cs="Times New Roman"/>
          </w:rPr>
          <w:t>i</w:t>
        </w:r>
      </w:ins>
      <w:r w:rsidR="00E65322" w:rsidRPr="00877DC3">
        <w:rPr>
          <w:rFonts w:ascii="Times New Roman" w:hAnsi="Times New Roman" w:cs="Times New Roman"/>
        </w:rPr>
        <w:t xml:space="preserve">n case of critical slowing down, </w:t>
      </w:r>
      <w:del w:id="522" w:author="Andreu Rico Artero" w:date="2024-10-10T19:40:00Z" w16du:dateUtc="2024-10-10T17:40:00Z">
        <w:r w:rsidR="00E65322" w:rsidRPr="00877DC3" w:rsidDel="00655D5E">
          <w:rPr>
            <w:rFonts w:ascii="Times New Roman" w:hAnsi="Times New Roman" w:cs="Times New Roman"/>
          </w:rPr>
          <w:delText xml:space="preserve">we would expect the slope of </w:delText>
        </w:r>
        <w:r w:rsidR="001D2893" w:rsidDel="00655D5E">
          <w:rPr>
            <w:rFonts w:ascii="Times New Roman" w:hAnsi="Times New Roman" w:cs="Times New Roman"/>
          </w:rPr>
          <w:delText xml:space="preserve">the </w:delText>
        </w:r>
        <w:r w:rsidR="00E65322" w:rsidRPr="00877DC3" w:rsidDel="00655D5E">
          <w:rPr>
            <w:rFonts w:ascii="Times New Roman" w:hAnsi="Times New Roman" w:cs="Times New Roman"/>
          </w:rPr>
          <w:delText>recovery to become increasingly less positive</w:delText>
        </w:r>
        <w:r w:rsidR="00E620C9" w:rsidDel="00655D5E">
          <w:rPr>
            <w:rFonts w:ascii="Times New Roman" w:hAnsi="Times New Roman" w:cs="Times New Roman"/>
          </w:rPr>
          <w:delText xml:space="preserve"> when comparing </w:delText>
        </w:r>
        <w:r w:rsidR="00F65DAC" w:rsidDel="00655D5E">
          <w:rPr>
            <w:rFonts w:ascii="Times New Roman" w:hAnsi="Times New Roman" w:cs="Times New Roman"/>
          </w:rPr>
          <w:delText xml:space="preserve">to </w:delText>
        </w:r>
        <w:r w:rsidR="00E620C9" w:rsidDel="00655D5E">
          <w:rPr>
            <w:rFonts w:ascii="Times New Roman" w:hAnsi="Times New Roman" w:cs="Times New Roman"/>
          </w:rPr>
          <w:delText xml:space="preserve">the </w:delText>
        </w:r>
        <w:r w:rsidR="00F65DAC" w:rsidDel="00655D5E">
          <w:rPr>
            <w:rFonts w:ascii="Times New Roman" w:hAnsi="Times New Roman" w:cs="Times New Roman"/>
          </w:rPr>
          <w:delText>previous</w:delText>
        </w:r>
      </w:del>
      <w:ins w:id="523" w:author="Francesco Polazzo" w:date="2024-10-04T13:58:00Z" w16du:dateUtc="2024-10-04T11:58:00Z">
        <w:del w:id="524" w:author="Andreu Rico Artero" w:date="2024-10-10T19:40:00Z" w16du:dateUtc="2024-10-10T17:40:00Z">
          <w:r w:rsidR="00E15E6E" w:rsidDel="00655D5E">
            <w:rPr>
              <w:rFonts w:ascii="Times New Roman" w:hAnsi="Times New Roman" w:cs="Times New Roman"/>
            </w:rPr>
            <w:delText>an erosion of resilience with e</w:delText>
          </w:r>
        </w:del>
      </w:ins>
      <w:ins w:id="525" w:author="Francesco Polazzo" w:date="2024-10-04T13:59:00Z" w16du:dateUtc="2024-10-04T11:59:00Z">
        <w:del w:id="526" w:author="Andreu Rico Artero" w:date="2024-10-10T19:40:00Z" w16du:dateUtc="2024-10-10T17:40:00Z">
          <w:r w:rsidR="00E15E6E" w:rsidDel="00655D5E">
            <w:rPr>
              <w:rFonts w:ascii="Times New Roman" w:hAnsi="Times New Roman" w:cs="Times New Roman"/>
            </w:rPr>
            <w:delText>ach consecutive</w:delText>
          </w:r>
        </w:del>
      </w:ins>
      <w:del w:id="527" w:author="Andreu Rico Artero" w:date="2024-10-10T19:40:00Z" w16du:dateUtc="2024-10-10T17:40:00Z">
        <w:r w:rsidR="00F65DAC" w:rsidDel="00655D5E">
          <w:rPr>
            <w:rFonts w:ascii="Times New Roman" w:hAnsi="Times New Roman" w:cs="Times New Roman"/>
          </w:rPr>
          <w:delText xml:space="preserve"> </w:delText>
        </w:r>
        <w:r w:rsidR="00E620C9" w:rsidDel="00655D5E">
          <w:rPr>
            <w:rFonts w:ascii="Times New Roman" w:hAnsi="Times New Roman" w:cs="Times New Roman"/>
          </w:rPr>
          <w:delText>HW</w:delText>
        </w:r>
        <w:r w:rsidR="00F65DAC" w:rsidDel="00655D5E">
          <w:rPr>
            <w:rFonts w:ascii="Times New Roman" w:hAnsi="Times New Roman" w:cs="Times New Roman"/>
          </w:rPr>
          <w:delText>s</w:delText>
        </w:r>
        <w:r w:rsidR="00E65322" w:rsidRPr="00877DC3" w:rsidDel="00655D5E">
          <w:rPr>
            <w:rFonts w:ascii="Times New Roman" w:hAnsi="Times New Roman" w:cs="Times New Roman"/>
          </w:rPr>
          <w:delText>,</w:delText>
        </w:r>
      </w:del>
      <w:ins w:id="528" w:author="Francesco Polazzo" w:date="2024-10-07T09:25:00Z" w16du:dateUtc="2024-10-07T07:25:00Z">
        <w:del w:id="529" w:author="Andreu Rico Artero" w:date="2024-10-10T19:40:00Z" w16du:dateUtc="2024-10-10T17:40:00Z">
          <w:r w:rsidR="00BC77A4" w:rsidDel="00655D5E">
            <w:rPr>
              <w:rFonts w:ascii="Times New Roman" w:hAnsi="Times New Roman" w:cs="Times New Roman"/>
            </w:rPr>
            <w:delText xml:space="preserve"> and </w:delText>
          </w:r>
        </w:del>
      </w:ins>
      <w:ins w:id="530" w:author="Andreu Rico Artero" w:date="2024-10-10T19:40:00Z" w16du:dateUtc="2024-10-10T17:40:00Z">
        <w:r w:rsidR="00655D5E">
          <w:rPr>
            <w:rFonts w:ascii="Times New Roman" w:hAnsi="Times New Roman" w:cs="Times New Roman"/>
          </w:rPr>
          <w:t xml:space="preserve">we expect </w:t>
        </w:r>
      </w:ins>
      <w:ins w:id="531" w:author="Francesco Polazzo" w:date="2024-10-07T09:25:00Z" w16du:dateUtc="2024-10-07T07:25:00Z">
        <w:del w:id="532" w:author="Andreu Rico Artero" w:date="2024-10-10T19:40:00Z" w16du:dateUtc="2024-10-10T17:40:00Z">
          <w:r w:rsidR="00BC77A4" w:rsidDel="00655D5E">
            <w:rPr>
              <w:rFonts w:ascii="Times New Roman" w:hAnsi="Times New Roman" w:cs="Times New Roman"/>
            </w:rPr>
            <w:delText>thus</w:delText>
          </w:r>
        </w:del>
        <w:r w:rsidR="00BC77A4">
          <w:rPr>
            <w:rFonts w:ascii="Times New Roman" w:hAnsi="Times New Roman" w:cs="Times New Roman"/>
          </w:rPr>
          <w:t xml:space="preserve"> negative resilience values</w:t>
        </w:r>
      </w:ins>
      <w:ins w:id="533" w:author="Andreu Rico Artero" w:date="2024-10-10T19:40:00Z" w16du:dateUtc="2024-10-10T17:40:00Z">
        <w:r w:rsidR="00655D5E">
          <w:rPr>
            <w:rFonts w:ascii="Times New Roman" w:hAnsi="Times New Roman" w:cs="Times New Roman"/>
          </w:rPr>
          <w:t xml:space="preserve"> as there is an erosion of resilience with each consecutive HW</w:t>
        </w:r>
      </w:ins>
      <w:del w:id="534" w:author="Francesco Polazzo" w:date="2024-10-04T13:59:00Z" w16du:dateUtc="2024-10-04T11:59:00Z">
        <w:r w:rsidR="00E65322" w:rsidRPr="00877DC3" w:rsidDel="00E15E6E">
          <w:rPr>
            <w:rFonts w:ascii="Times New Roman" w:hAnsi="Times New Roman" w:cs="Times New Roman"/>
          </w:rPr>
          <w:delText xml:space="preserve"> and perhaps eventually negative</w:delText>
        </w:r>
      </w:del>
      <w:r w:rsidR="00E65322" w:rsidRPr="00877DC3">
        <w:rPr>
          <w:rFonts w:ascii="Times New Roman" w:hAnsi="Times New Roman" w:cs="Times New Roman"/>
        </w:rPr>
        <w:t xml:space="preserve">. In case of </w:t>
      </w:r>
      <w:del w:id="535" w:author="Francesco Polazzo" w:date="2024-10-04T13:59:00Z" w16du:dateUtc="2024-10-04T11:59:00Z">
        <w:r w:rsidR="001D2893" w:rsidDel="00E15E6E">
          <w:rPr>
            <w:rFonts w:ascii="Times New Roman" w:hAnsi="Times New Roman" w:cs="Times New Roman"/>
          </w:rPr>
          <w:delText xml:space="preserve">community </w:delText>
        </w:r>
      </w:del>
      <w:r w:rsidR="00E65322" w:rsidRPr="00877DC3">
        <w:rPr>
          <w:rFonts w:ascii="Times New Roman" w:hAnsi="Times New Roman" w:cs="Times New Roman"/>
        </w:rPr>
        <w:t xml:space="preserve">rescue, we expect </w:t>
      </w:r>
      <w:del w:id="536" w:author="Francesco Polazzo" w:date="2024-10-04T13:59:00Z" w16du:dateUtc="2024-10-04T11:59:00Z">
        <w:r w:rsidR="00E65322" w:rsidRPr="00877DC3" w:rsidDel="00E15E6E">
          <w:rPr>
            <w:rFonts w:ascii="Times New Roman" w:hAnsi="Times New Roman" w:cs="Times New Roman"/>
          </w:rPr>
          <w:delText>the slope</w:delText>
        </w:r>
      </w:del>
      <w:ins w:id="537" w:author="Francesco Polazzo" w:date="2024-10-04T13:59:00Z" w16du:dateUtc="2024-10-04T11:59:00Z">
        <w:r w:rsidR="00E15E6E">
          <w:rPr>
            <w:rFonts w:ascii="Times New Roman" w:hAnsi="Times New Roman" w:cs="Times New Roman"/>
          </w:rPr>
          <w:t>resilience</w:t>
        </w:r>
      </w:ins>
      <w:r w:rsidR="00E65322" w:rsidRPr="00877DC3">
        <w:rPr>
          <w:rFonts w:ascii="Times New Roman" w:hAnsi="Times New Roman" w:cs="Times New Roman"/>
        </w:rPr>
        <w:t xml:space="preserve"> to </w:t>
      </w:r>
      <w:del w:id="538" w:author="Francesco Polazzo" w:date="2024-10-04T13:59:00Z" w16du:dateUtc="2024-10-04T11:59:00Z">
        <w:r w:rsidR="00E65322" w:rsidRPr="00877DC3" w:rsidDel="00E15E6E">
          <w:rPr>
            <w:rFonts w:ascii="Times New Roman" w:hAnsi="Times New Roman" w:cs="Times New Roman"/>
          </w:rPr>
          <w:delText xml:space="preserve">become close to zero after </w:delText>
        </w:r>
        <w:r w:rsidR="00651ED7" w:rsidDel="00E15E6E">
          <w:rPr>
            <w:rFonts w:ascii="Times New Roman" w:hAnsi="Times New Roman" w:cs="Times New Roman"/>
          </w:rPr>
          <w:delText>each HW</w:delText>
        </w:r>
      </w:del>
      <w:ins w:id="539" w:author="Francesco Polazzo" w:date="2024-10-04T13:59:00Z" w16du:dateUtc="2024-10-04T11:59:00Z">
        <w:del w:id="540" w:author="Andreu Rico Artero" w:date="2024-10-10T19:41:00Z" w16du:dateUtc="2024-10-10T17:41:00Z">
          <w:r w:rsidR="00E15E6E" w:rsidDel="00655D5E">
            <w:rPr>
              <w:rFonts w:ascii="Times New Roman" w:hAnsi="Times New Roman" w:cs="Times New Roman"/>
            </w:rPr>
            <w:delText xml:space="preserve">go </w:delText>
          </w:r>
        </w:del>
        <w:r w:rsidR="00E15E6E">
          <w:rPr>
            <w:rFonts w:ascii="Times New Roman" w:hAnsi="Times New Roman" w:cs="Times New Roman"/>
          </w:rPr>
          <w:t xml:space="preserve">progressively </w:t>
        </w:r>
      </w:ins>
      <w:ins w:id="541" w:author="Andreu Rico Artero" w:date="2024-10-10T19:41:00Z" w16du:dateUtc="2024-10-10T17:41:00Z">
        <w:r w:rsidR="00655D5E">
          <w:rPr>
            <w:rFonts w:ascii="Times New Roman" w:hAnsi="Times New Roman" w:cs="Times New Roman"/>
          </w:rPr>
          <w:t xml:space="preserve">move </w:t>
        </w:r>
      </w:ins>
      <w:ins w:id="542" w:author="Francesco Polazzo" w:date="2024-10-04T13:59:00Z" w16du:dateUtc="2024-10-04T11:59:00Z">
        <w:r w:rsidR="00E15E6E">
          <w:rPr>
            <w:rFonts w:ascii="Times New Roman" w:hAnsi="Times New Roman" w:cs="Times New Roman"/>
          </w:rPr>
          <w:t xml:space="preserve">from negative to positive after </w:t>
        </w:r>
      </w:ins>
      <w:ins w:id="543" w:author="Francesco Polazzo" w:date="2024-10-04T14:00:00Z" w16du:dateUtc="2024-10-04T12:00:00Z">
        <w:r w:rsidR="00E15E6E">
          <w:rPr>
            <w:rFonts w:ascii="Times New Roman" w:hAnsi="Times New Roman" w:cs="Times New Roman"/>
          </w:rPr>
          <w:t>each HW</w:t>
        </w:r>
      </w:ins>
      <w:r w:rsidR="00651ED7">
        <w:rPr>
          <w:rFonts w:ascii="Times New Roman" w:hAnsi="Times New Roman" w:cs="Times New Roman"/>
        </w:rPr>
        <w:t xml:space="preserve">, which would suggest an </w:t>
      </w:r>
      <w:del w:id="544" w:author="Francesco Polazzo" w:date="2024-10-07T09:26:00Z" w16du:dateUtc="2024-10-07T07:26:00Z">
        <w:r w:rsidR="00651ED7" w:rsidDel="00BC77A4">
          <w:rPr>
            <w:rFonts w:ascii="Times New Roman" w:hAnsi="Times New Roman" w:cs="Times New Roman"/>
          </w:rPr>
          <w:delText>improved resistance</w:delText>
        </w:r>
      </w:del>
      <w:ins w:id="545" w:author="Francesco Polazzo" w:date="2024-10-07T09:26:00Z" w16du:dateUtc="2024-10-07T07:26:00Z">
        <w:r w:rsidR="00BC77A4">
          <w:rPr>
            <w:rFonts w:ascii="Times New Roman" w:hAnsi="Times New Roman" w:cs="Times New Roman"/>
          </w:rPr>
          <w:t>increase</w:t>
        </w:r>
      </w:ins>
      <w:ins w:id="546" w:author="Andreu Rico Artero" w:date="2024-10-10T19:36:00Z" w16du:dateUtc="2024-10-10T17:36:00Z">
        <w:r w:rsidR="00412451">
          <w:rPr>
            <w:rFonts w:ascii="Times New Roman" w:hAnsi="Times New Roman" w:cs="Times New Roman"/>
          </w:rPr>
          <w:t xml:space="preserve"> in</w:t>
        </w:r>
      </w:ins>
      <w:ins w:id="547" w:author="Francesco Polazzo" w:date="2024-10-07T09:26:00Z" w16du:dateUtc="2024-10-07T07:26:00Z">
        <w:r w:rsidR="00BC77A4">
          <w:rPr>
            <w:rFonts w:ascii="Times New Roman" w:hAnsi="Times New Roman" w:cs="Times New Roman"/>
          </w:rPr>
          <w:t xml:space="preserve"> resilience due</w:t>
        </w:r>
      </w:ins>
      <w:r w:rsidR="00651ED7">
        <w:rPr>
          <w:rFonts w:ascii="Times New Roman" w:hAnsi="Times New Roman" w:cs="Times New Roman"/>
        </w:rPr>
        <w:t xml:space="preserve"> to previously experienced stress</w:t>
      </w:r>
      <w:r w:rsidR="00E65322" w:rsidRPr="00877DC3">
        <w:rPr>
          <w:rFonts w:ascii="Times New Roman" w:hAnsi="Times New Roman" w:cs="Times New Roman"/>
        </w:rPr>
        <w:t xml:space="preserve">. </w:t>
      </w:r>
    </w:p>
    <w:p w14:paraId="58D29C5D" w14:textId="71235B6A" w:rsidR="00D94652" w:rsidRDefault="00343709" w:rsidP="008279E9">
      <w:pPr>
        <w:spacing w:line="480" w:lineRule="auto"/>
        <w:ind w:firstLine="720"/>
        <w:jc w:val="both"/>
        <w:rPr>
          <w:rFonts w:ascii="Times New Roman" w:hAnsi="Times New Roman" w:cs="Times New Roman"/>
        </w:rPr>
      </w:pPr>
      <w:r>
        <w:rPr>
          <w:rFonts w:ascii="Times New Roman" w:hAnsi="Times New Roman" w:cs="Times New Roman"/>
        </w:rPr>
        <w:t xml:space="preserve">Both critical slowing down and </w:t>
      </w:r>
      <w:del w:id="548" w:author="Francesco Polazzo" w:date="2024-10-04T14:00:00Z" w16du:dateUtc="2024-10-04T12:00:00Z">
        <w:r w:rsidDel="00E15E6E">
          <w:rPr>
            <w:rFonts w:ascii="Times New Roman" w:hAnsi="Times New Roman" w:cs="Times New Roman"/>
          </w:rPr>
          <w:delText xml:space="preserve">community </w:delText>
        </w:r>
      </w:del>
      <w:r>
        <w:rPr>
          <w:rFonts w:ascii="Times New Roman" w:hAnsi="Times New Roman" w:cs="Times New Roman"/>
        </w:rPr>
        <w:t xml:space="preserve">rescue </w:t>
      </w:r>
      <w:proofErr w:type="gramStart"/>
      <w:r>
        <w:rPr>
          <w:rFonts w:ascii="Times New Roman" w:hAnsi="Times New Roman" w:cs="Times New Roman"/>
        </w:rPr>
        <w:t>are</w:t>
      </w:r>
      <w:proofErr w:type="gramEnd"/>
      <w:r>
        <w:rPr>
          <w:rFonts w:ascii="Times New Roman" w:hAnsi="Times New Roman" w:cs="Times New Roman"/>
        </w:rPr>
        <w:t xml:space="preserve"> mechanistically underpinned by compositional changes</w:t>
      </w:r>
      <w:ins w:id="549" w:author="Andreu Rico Artero" w:date="2024-10-10T19:42:00Z" w16du:dateUtc="2024-10-10T17:42:00Z">
        <w:r w:rsidR="00655D5E">
          <w:rPr>
            <w:rFonts w:ascii="Times New Roman" w:hAnsi="Times New Roman" w:cs="Times New Roman"/>
          </w:rPr>
          <w:t xml:space="preserve"> in the evaluated community. </w:t>
        </w:r>
      </w:ins>
      <w:r>
        <w:rPr>
          <w:rFonts w:ascii="Times New Roman" w:hAnsi="Times New Roman" w:cs="Times New Roman"/>
        </w:rPr>
        <w:t xml:space="preserve"> </w:t>
      </w:r>
      <w:del w:id="550" w:author="Andreu Rico Artero" w:date="2024-10-10T19:42:00Z" w16du:dateUtc="2024-10-10T17:42:00Z">
        <w:r w:rsidDel="00655D5E">
          <w:rPr>
            <w:rFonts w:ascii="Times New Roman" w:hAnsi="Times New Roman" w:cs="Times New Roman"/>
          </w:rPr>
          <w:delText>that can reduce</w:delText>
        </w:r>
        <w:r w:rsidR="00E620C9" w:rsidDel="00655D5E">
          <w:rPr>
            <w:rFonts w:ascii="Times New Roman" w:hAnsi="Times New Roman" w:cs="Times New Roman"/>
          </w:rPr>
          <w:delText xml:space="preserve"> resilience</w:delText>
        </w:r>
        <w:r w:rsidDel="00655D5E">
          <w:rPr>
            <w:rFonts w:ascii="Times New Roman" w:hAnsi="Times New Roman" w:cs="Times New Roman"/>
          </w:rPr>
          <w:delText xml:space="preserve"> in</w:delText>
        </w:r>
        <w:r w:rsidR="00E620C9" w:rsidDel="00655D5E">
          <w:rPr>
            <w:rFonts w:ascii="Times New Roman" w:hAnsi="Times New Roman" w:cs="Times New Roman"/>
          </w:rPr>
          <w:delText xml:space="preserve"> the</w:delText>
        </w:r>
        <w:r w:rsidDel="00655D5E">
          <w:rPr>
            <w:rFonts w:ascii="Times New Roman" w:hAnsi="Times New Roman" w:cs="Times New Roman"/>
          </w:rPr>
          <w:delText xml:space="preserve"> case of critical slowing down</w:delText>
        </w:r>
        <w:r w:rsidR="00E620C9" w:rsidDel="00655D5E">
          <w:rPr>
            <w:rFonts w:ascii="Times New Roman" w:hAnsi="Times New Roman" w:cs="Times New Roman"/>
          </w:rPr>
          <w:delText xml:space="preserve"> </w:delText>
        </w:r>
        <w:r w:rsidDel="00655D5E">
          <w:rPr>
            <w:rFonts w:ascii="Times New Roman" w:hAnsi="Times New Roman" w:cs="Times New Roman"/>
          </w:rPr>
          <w:delText>or improve</w:delText>
        </w:r>
        <w:r w:rsidR="00E620C9" w:rsidDel="00655D5E">
          <w:rPr>
            <w:rFonts w:ascii="Times New Roman" w:hAnsi="Times New Roman" w:cs="Times New Roman"/>
          </w:rPr>
          <w:delText xml:space="preserve"> it</w:delText>
        </w:r>
        <w:r w:rsidDel="00655D5E">
          <w:rPr>
            <w:rFonts w:ascii="Times New Roman" w:hAnsi="Times New Roman" w:cs="Times New Roman"/>
          </w:rPr>
          <w:delText xml:space="preserve"> in </w:delText>
        </w:r>
        <w:r w:rsidR="00E620C9" w:rsidDel="00655D5E">
          <w:rPr>
            <w:rFonts w:ascii="Times New Roman" w:hAnsi="Times New Roman" w:cs="Times New Roman"/>
          </w:rPr>
          <w:delText xml:space="preserve">the </w:delText>
        </w:r>
        <w:r w:rsidDel="00655D5E">
          <w:rPr>
            <w:rFonts w:ascii="Times New Roman" w:hAnsi="Times New Roman" w:cs="Times New Roman"/>
          </w:rPr>
          <w:delText xml:space="preserve">case of </w:delText>
        </w:r>
        <w:r w:rsidR="00F65DAC" w:rsidDel="00655D5E">
          <w:rPr>
            <w:rFonts w:ascii="Times New Roman" w:hAnsi="Times New Roman" w:cs="Times New Roman"/>
          </w:rPr>
          <w:delText xml:space="preserve">community </w:delText>
        </w:r>
        <w:r w:rsidDel="00655D5E">
          <w:rPr>
            <w:rFonts w:ascii="Times New Roman" w:hAnsi="Times New Roman" w:cs="Times New Roman"/>
          </w:rPr>
          <w:delText xml:space="preserve">rescue. </w:delText>
        </w:r>
      </w:del>
      <w:r w:rsidR="005F6ADC" w:rsidRPr="00877DC3">
        <w:rPr>
          <w:rFonts w:ascii="Times New Roman" w:hAnsi="Times New Roman" w:cs="Times New Roman"/>
        </w:rPr>
        <w:t xml:space="preserve">To </w:t>
      </w:r>
      <w:r>
        <w:rPr>
          <w:rFonts w:ascii="Times New Roman" w:hAnsi="Times New Roman" w:cs="Times New Roman"/>
        </w:rPr>
        <w:t xml:space="preserve">quantify </w:t>
      </w:r>
      <w:r w:rsidR="00E620C9">
        <w:rPr>
          <w:rFonts w:ascii="Times New Roman" w:hAnsi="Times New Roman" w:cs="Times New Roman"/>
        </w:rPr>
        <w:t xml:space="preserve">changes </w:t>
      </w:r>
      <w:del w:id="551" w:author="Andreu Rico Artero" w:date="2024-10-10T19:42:00Z" w16du:dateUtc="2024-10-10T17:42:00Z">
        <w:r w:rsidDel="00655D5E">
          <w:rPr>
            <w:rFonts w:ascii="Times New Roman" w:hAnsi="Times New Roman" w:cs="Times New Roman"/>
          </w:rPr>
          <w:delText xml:space="preserve"> </w:delText>
        </w:r>
      </w:del>
      <w:r>
        <w:rPr>
          <w:rFonts w:ascii="Times New Roman" w:hAnsi="Times New Roman" w:cs="Times New Roman"/>
        </w:rPr>
        <w:t>in phytoplankton community</w:t>
      </w:r>
      <w:r w:rsidR="005F6ADC" w:rsidRPr="00877DC3">
        <w:rPr>
          <w:rFonts w:ascii="Times New Roman" w:hAnsi="Times New Roman" w:cs="Times New Roman"/>
        </w:rPr>
        <w:t xml:space="preserve"> composition, we performed a non-parametric permutational multivariate analysis of variance (PERMANOVA</w:t>
      </w:r>
      <w:r w:rsidR="000F43F9">
        <w:rPr>
          <w:rFonts w:ascii="Times New Roman" w:hAnsi="Times New Roman" w:cs="Times New Roman"/>
        </w:rPr>
        <w:t>)</w:t>
      </w:r>
      <w:r w:rsidR="005F6ADC" w:rsidRPr="00877DC3">
        <w:rPr>
          <w:rFonts w:ascii="Times New Roman" w:hAnsi="Times New Roman" w:cs="Times New Roman"/>
        </w:rPr>
        <w:t xml:space="preserve">, </w:t>
      </w:r>
      <w:ins w:id="552" w:author="Andreu Rico Artero" w:date="2024-10-10T19:42:00Z" w16du:dateUtc="2024-10-10T17:42:00Z">
        <w:r w:rsidR="00655D5E">
          <w:rPr>
            <w:rFonts w:ascii="Times New Roman" w:hAnsi="Times New Roman" w:cs="Times New Roman"/>
          </w:rPr>
          <w:t xml:space="preserve">using the </w:t>
        </w:r>
      </w:ins>
      <w:r w:rsidR="005F6ADC" w:rsidRPr="00877DC3">
        <w:rPr>
          <w:rFonts w:ascii="Times New Roman" w:hAnsi="Times New Roman" w:cs="Times New Roman"/>
        </w:rPr>
        <w:t xml:space="preserve">function </w:t>
      </w:r>
      <w:r w:rsidR="00875310">
        <w:rPr>
          <w:rFonts w:ascii="Times New Roman" w:hAnsi="Times New Roman" w:cs="Times New Roman"/>
        </w:rPr>
        <w:t>“</w:t>
      </w:r>
      <w:r w:rsidR="005F6ADC" w:rsidRPr="00875310">
        <w:rPr>
          <w:rFonts w:ascii="Times New Roman" w:hAnsi="Times New Roman" w:cs="Times New Roman"/>
          <w:i/>
          <w:iCs/>
        </w:rPr>
        <w:t>adonis2</w:t>
      </w:r>
      <w:r w:rsidR="00875310">
        <w:rPr>
          <w:rFonts w:ascii="Times New Roman" w:hAnsi="Times New Roman" w:cs="Times New Roman"/>
          <w:i/>
          <w:iCs/>
        </w:rPr>
        <w:t>”</w:t>
      </w:r>
      <w:r w:rsidR="005F6ADC" w:rsidRPr="00877DC3">
        <w:rPr>
          <w:rFonts w:ascii="Times New Roman" w:hAnsi="Times New Roman" w:cs="Times New Roman"/>
        </w:rPr>
        <w:t xml:space="preserve"> of the R package “</w:t>
      </w:r>
      <w:r w:rsidR="005F6ADC" w:rsidRPr="00875310">
        <w:rPr>
          <w:rFonts w:ascii="Times New Roman" w:hAnsi="Times New Roman" w:cs="Times New Roman"/>
          <w:i/>
          <w:iCs/>
        </w:rPr>
        <w:t>vegan</w:t>
      </w:r>
      <w:r w:rsidR="005F6ADC" w:rsidRPr="00877DC3">
        <w:rPr>
          <w:rFonts w:ascii="Times New Roman" w:hAnsi="Times New Roman" w:cs="Times New Roman"/>
        </w:rPr>
        <w:t xml:space="preserve">” </w:t>
      </w:r>
      <w:r w:rsidR="005F6ADC" w:rsidRPr="00877DC3">
        <w:rPr>
          <w:rFonts w:ascii="Times New Roman" w:hAnsi="Times New Roman" w:cs="Times New Roman"/>
        </w:rPr>
        <w:fldChar w:fldCharType="begin"/>
      </w:r>
      <w:r w:rsidR="005F6ADC" w:rsidRPr="00877DC3">
        <w:rPr>
          <w:rFonts w:ascii="Times New Roman" w:hAnsi="Times New Roman" w:cs="Times New Roman"/>
        </w:rPr>
        <w:instrText xml:space="preserve"> ADDIN ZOTERO_ITEM CSL_CITATION {"citationID":"ea1Z1EiM","properties":{"formattedCitation":"(Oksanen {\\i{}et al.} 2019)","plainCitation":"(Oksanen et al. 2019)","noteIndex":0},"citationItems":[{"id":845,"uris":["http://zotero.org/users/10426170/items/36M72WPN"],"itemData":{"id":845,"type":"article-journal","abstract":"Depends permute (&gt;= 0.9-0), lattice, R (&gt;= 3.2.0) Suggests parallel, tcltk, knitr Imports MASS, cluster, mgcv VignetteBuilder utils, knitr Description Ordination methods, diversity analysis and other functions for community and vegetation ecologists. License GPL-2","container-title":"Community ecology package","title":"vegan: Community Ecology Package. R package version 2.4-2.","volume":"2.5-6","author":[{"family":"Oksanen","given":"Jari"},{"family":"Blanchet","given":"F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5F6ADC" w:rsidRPr="00877DC3">
        <w:rPr>
          <w:rFonts w:ascii="Times New Roman" w:hAnsi="Times New Roman" w:cs="Times New Roman"/>
        </w:rPr>
        <w:fldChar w:fldCharType="separate"/>
      </w:r>
      <w:r w:rsidR="005F6ADC" w:rsidRPr="00877DC3">
        <w:rPr>
          <w:rFonts w:ascii="Times New Roman" w:hAnsi="Times New Roman" w:cs="Times New Roman"/>
          <w:kern w:val="0"/>
        </w:rPr>
        <w:t xml:space="preserve">(Oksanen </w:t>
      </w:r>
      <w:r w:rsidR="005F6ADC" w:rsidRPr="00877DC3">
        <w:rPr>
          <w:rFonts w:ascii="Times New Roman" w:hAnsi="Times New Roman" w:cs="Times New Roman"/>
          <w:i/>
          <w:iCs/>
          <w:kern w:val="0"/>
        </w:rPr>
        <w:t>et al.</w:t>
      </w:r>
      <w:r w:rsidR="005F6ADC" w:rsidRPr="00877DC3">
        <w:rPr>
          <w:rFonts w:ascii="Times New Roman" w:hAnsi="Times New Roman" w:cs="Times New Roman"/>
          <w:kern w:val="0"/>
        </w:rPr>
        <w:t xml:space="preserve"> 2019)</w:t>
      </w:r>
      <w:r w:rsidR="005F6ADC" w:rsidRPr="00877DC3">
        <w:rPr>
          <w:rFonts w:ascii="Times New Roman" w:hAnsi="Times New Roman" w:cs="Times New Roman"/>
        </w:rPr>
        <w:fldChar w:fldCharType="end"/>
      </w:r>
      <w:r w:rsidR="005F6ADC" w:rsidRPr="00877DC3">
        <w:rPr>
          <w:rFonts w:ascii="Times New Roman" w:hAnsi="Times New Roman" w:cs="Times New Roman"/>
        </w:rPr>
        <w:t xml:space="preserve"> with 999 permutations and based on Bray</w:t>
      </w:r>
      <w:r w:rsidR="00E620C9">
        <w:rPr>
          <w:rFonts w:ascii="Times New Roman" w:hAnsi="Times New Roman" w:cs="Times New Roman"/>
        </w:rPr>
        <w:t>-</w:t>
      </w:r>
      <w:r w:rsidR="005F6ADC" w:rsidRPr="00877DC3">
        <w:rPr>
          <w:rFonts w:ascii="Times New Roman" w:hAnsi="Times New Roman" w:cs="Times New Roman"/>
        </w:rPr>
        <w:t>Curtis distances</w:t>
      </w:r>
      <w:r w:rsidR="00040BD3">
        <w:rPr>
          <w:rFonts w:ascii="Times New Roman" w:hAnsi="Times New Roman" w:cs="Times New Roman"/>
        </w:rPr>
        <w:t xml:space="preserve"> calculated on the biomass of phytoplankton taxa</w:t>
      </w:r>
      <w:r w:rsidR="005F6ADC" w:rsidRPr="00877DC3">
        <w:rPr>
          <w:rFonts w:ascii="Times New Roman" w:hAnsi="Times New Roman" w:cs="Times New Roman"/>
        </w:rPr>
        <w:t>.</w:t>
      </w:r>
      <w:r w:rsidR="00711D02">
        <w:rPr>
          <w:rFonts w:ascii="Times New Roman" w:hAnsi="Times New Roman" w:cs="Times New Roman"/>
        </w:rPr>
        <w:t xml:space="preserve"> </w:t>
      </w:r>
    </w:p>
    <w:p w14:paraId="7B35160B" w14:textId="213ED170" w:rsidR="00711D02" w:rsidRDefault="00711D02" w:rsidP="008279E9">
      <w:pPr>
        <w:spacing w:line="480" w:lineRule="auto"/>
        <w:ind w:firstLine="720"/>
        <w:jc w:val="both"/>
        <w:rPr>
          <w:rFonts w:ascii="Times New Roman" w:hAnsi="Times New Roman" w:cs="Times New Roman"/>
        </w:rPr>
      </w:pPr>
      <w:r w:rsidRPr="00711D02">
        <w:rPr>
          <w:rFonts w:ascii="Times New Roman" w:hAnsi="Times New Roman" w:cs="Times New Roman"/>
        </w:rPr>
        <w:lastRenderedPageBreak/>
        <w:t xml:space="preserve">To </w:t>
      </w:r>
      <w:r w:rsidR="00686BF2">
        <w:rPr>
          <w:rFonts w:ascii="Times New Roman" w:hAnsi="Times New Roman" w:cs="Times New Roman"/>
        </w:rPr>
        <w:t xml:space="preserve">further </w:t>
      </w:r>
      <w:r w:rsidRPr="00711D02">
        <w:rPr>
          <w:rFonts w:ascii="Times New Roman" w:hAnsi="Times New Roman" w:cs="Times New Roman"/>
        </w:rPr>
        <w:t xml:space="preserve">assess the dissimilarity in community composition </w:t>
      </w:r>
      <w:r w:rsidR="001C7ABF">
        <w:rPr>
          <w:rFonts w:ascii="Times New Roman" w:hAnsi="Times New Roman" w:cs="Times New Roman"/>
        </w:rPr>
        <w:t>between</w:t>
      </w:r>
      <w:r w:rsidR="00F65DAC" w:rsidRPr="00711D02">
        <w:rPr>
          <w:rFonts w:ascii="Times New Roman" w:hAnsi="Times New Roman" w:cs="Times New Roman"/>
        </w:rPr>
        <w:t xml:space="preserve"> </w:t>
      </w:r>
      <w:r w:rsidR="00F65DAC">
        <w:rPr>
          <w:rFonts w:ascii="Times New Roman" w:hAnsi="Times New Roman" w:cs="Times New Roman"/>
        </w:rPr>
        <w:t xml:space="preserve">the </w:t>
      </w:r>
      <w:r>
        <w:rPr>
          <w:rFonts w:ascii="Times New Roman" w:hAnsi="Times New Roman" w:cs="Times New Roman"/>
        </w:rPr>
        <w:t xml:space="preserve">control and </w:t>
      </w:r>
      <w:r w:rsidR="00F65DAC">
        <w:rPr>
          <w:rFonts w:ascii="Times New Roman" w:hAnsi="Times New Roman" w:cs="Times New Roman"/>
        </w:rPr>
        <w:t xml:space="preserve">the </w:t>
      </w:r>
      <w:r>
        <w:rPr>
          <w:rFonts w:ascii="Times New Roman" w:hAnsi="Times New Roman" w:cs="Times New Roman"/>
        </w:rPr>
        <w:t>HW treatment</w:t>
      </w:r>
      <w:r w:rsidRPr="00711D02">
        <w:rPr>
          <w:rFonts w:ascii="Times New Roman" w:hAnsi="Times New Roman" w:cs="Times New Roman"/>
        </w:rPr>
        <w:t xml:space="preserve">, the Similarity Percentage (SIMPER) analysis was conducted </w:t>
      </w:r>
      <w:r>
        <w:rPr>
          <w:rFonts w:ascii="Times New Roman" w:hAnsi="Times New Roman" w:cs="Times New Roman"/>
        </w:rPr>
        <w:t xml:space="preserve">using the function </w:t>
      </w:r>
      <w:r w:rsidRPr="00ED7DBC">
        <w:rPr>
          <w:rFonts w:ascii="Times New Roman" w:hAnsi="Times New Roman" w:cs="Times New Roman"/>
          <w:i/>
          <w:iCs/>
        </w:rPr>
        <w:t>“simper”</w:t>
      </w:r>
      <w:r>
        <w:rPr>
          <w:rFonts w:ascii="Times New Roman" w:hAnsi="Times New Roman" w:cs="Times New Roman"/>
        </w:rPr>
        <w:t xml:space="preserve"> of the package </w:t>
      </w:r>
      <w:r w:rsidRPr="00ED7DBC">
        <w:rPr>
          <w:rFonts w:ascii="Times New Roman" w:hAnsi="Times New Roman" w:cs="Times New Roman"/>
          <w:i/>
          <w:iCs/>
        </w:rPr>
        <w:t>“vegan”</w:t>
      </w:r>
      <w:r>
        <w:rPr>
          <w:rFonts w:ascii="Times New Roman" w:hAnsi="Times New Roman" w:cs="Times New Roman"/>
        </w:rPr>
        <w:t xml:space="preserve"> </w:t>
      </w:r>
      <w:r w:rsidRPr="00877DC3">
        <w:rPr>
          <w:rFonts w:ascii="Times New Roman" w:hAnsi="Times New Roman" w:cs="Times New Roman"/>
        </w:rPr>
        <w:fldChar w:fldCharType="begin"/>
      </w:r>
      <w:r w:rsidR="00DF61AD">
        <w:rPr>
          <w:rFonts w:ascii="Times New Roman" w:hAnsi="Times New Roman" w:cs="Times New Roman"/>
        </w:rPr>
        <w:instrText xml:space="preserve"> ADDIN ZOTERO_ITEM CSL_CITATION {"citationID":"fDOUb0HU","properties":{"formattedCitation":"(Oksanen {\\i{}et al.} 2019)","plainCitation":"(Oksanen et al. 2019)","noteIndex":0},"citationItems":[{"id":845,"uris":["http://zotero.org/users/10426170/items/36M72WPN"],"itemData":{"id":845,"type":"article-journal","abstract":"Depends permute (&gt;= 0.9-0), lattice, R (&gt;= 3.2.0) Suggests parallel, tcltk, knitr Imports MASS, cluster, mgcv VignetteBuilder utils, knitr Description Ordination methods, diversity analysis and other functions for community and vegetation ecologists. License GPL-2","container-title":"Community ecology package","title":"vegan: Community Ecology Package. R package version 2.4-2.","volume":"2.5-6","author":[{"family":"Oksanen","given":"Jari"},{"family":"Blanchet","given":"F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(Oksanen </w:t>
      </w:r>
      <w:r w:rsidRPr="00877DC3">
        <w:rPr>
          <w:rFonts w:ascii="Times New Roman" w:hAnsi="Times New Roman" w:cs="Times New Roman"/>
          <w:i/>
          <w:iCs/>
          <w:kern w:val="0"/>
        </w:rPr>
        <w:t>et al.</w:t>
      </w:r>
      <w:r w:rsidRPr="00877DC3">
        <w:rPr>
          <w:rFonts w:ascii="Times New Roman" w:hAnsi="Times New Roman" w:cs="Times New Roman"/>
          <w:kern w:val="0"/>
        </w:rPr>
        <w:t xml:space="preserve"> 2019)</w:t>
      </w:r>
      <w:r w:rsidRPr="00877DC3">
        <w:rPr>
          <w:rFonts w:ascii="Times New Roman" w:hAnsi="Times New Roman" w:cs="Times New Roman"/>
        </w:rPr>
        <w:fldChar w:fldCharType="end"/>
      </w:r>
      <w:r w:rsidRPr="00711D02">
        <w:rPr>
          <w:rFonts w:ascii="Times New Roman" w:hAnsi="Times New Roman" w:cs="Times New Roman"/>
        </w:rPr>
        <w:t>. This method identifies the contributions of individual taxa to the dissimilarity between groups</w:t>
      </w:r>
      <w:r w:rsidR="00686BF2" w:rsidRPr="00686BF2">
        <w:rPr>
          <w:rFonts w:ascii="Times New Roman" w:hAnsi="Times New Roman" w:cs="Times New Roman"/>
        </w:rPr>
        <w:t xml:space="preserve"> to the overall Bray-Curtis dissimilarity</w:t>
      </w:r>
      <w:r w:rsidRPr="00711D02">
        <w:rPr>
          <w:rFonts w:ascii="Times New Roman" w:hAnsi="Times New Roman" w:cs="Times New Roman"/>
        </w:rPr>
        <w:t>.</w:t>
      </w:r>
    </w:p>
    <w:p w14:paraId="3CD9CC8D" w14:textId="6CB97F51" w:rsidR="0024789B" w:rsidRPr="00877DC3" w:rsidRDefault="0024789B" w:rsidP="008279E9">
      <w:pPr>
        <w:spacing w:line="480" w:lineRule="auto"/>
        <w:ind w:firstLine="720"/>
        <w:jc w:val="both"/>
        <w:rPr>
          <w:rFonts w:ascii="Times New Roman" w:hAnsi="Times New Roman" w:cs="Times New Roman"/>
        </w:rPr>
      </w:pPr>
      <w:r>
        <w:rPr>
          <w:rFonts w:ascii="Times New Roman" w:hAnsi="Times New Roman" w:cs="Times New Roman"/>
        </w:rPr>
        <w:t xml:space="preserve">All statistical analysis and figures </w:t>
      </w:r>
      <w:r w:rsidR="00F65DAC">
        <w:rPr>
          <w:rFonts w:ascii="Times New Roman" w:hAnsi="Times New Roman" w:cs="Times New Roman"/>
        </w:rPr>
        <w:t>were</w:t>
      </w:r>
      <w:r>
        <w:rPr>
          <w:rFonts w:ascii="Times New Roman" w:hAnsi="Times New Roman" w:cs="Times New Roman"/>
        </w:rPr>
        <w:t xml:space="preserve"> done in R </w:t>
      </w:r>
      <w:r>
        <w:rPr>
          <w:rFonts w:ascii="Times New Roman" w:hAnsi="Times New Roman" w:cs="Times New Roman"/>
        </w:rPr>
        <w:fldChar w:fldCharType="begin"/>
      </w:r>
      <w:r w:rsidR="00621C38">
        <w:rPr>
          <w:rFonts w:ascii="Times New Roman" w:hAnsi="Times New Roman" w:cs="Times New Roman"/>
        </w:rPr>
        <w:instrText xml:space="preserve"> ADDIN ZOTERO_ITEM CSL_CITATION {"citationID":"Z67FKkPW","properties":{"formattedCitation":"(R Core Team 2022)","plainCitation":"(R Core Team 2022)","dontUpdate":true,"noteIndex":0},"citationItems":[{"id":2135,"uris":["http://zotero.org/users/10426170/items/BKUGGERE"],"itemData":{"id":2135,"type":"book","event-place":"Vienna,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w:t>
      </w:r>
      <w:r w:rsidRPr="0024789B">
        <w:rPr>
          <w:rFonts w:ascii="Times New Roman" w:hAnsi="Times New Roman" w:cs="Times New Roman"/>
          <w:noProof/>
        </w:rPr>
        <w:t>R version 4.2.2</w:t>
      </w:r>
      <w:r>
        <w:rPr>
          <w:rFonts w:ascii="Times New Roman" w:hAnsi="Times New Roman" w:cs="Times New Roman"/>
          <w:noProof/>
        </w:rPr>
        <w:t>;</w:t>
      </w:r>
      <w:r w:rsidRPr="0024789B">
        <w:rPr>
          <w:rFonts w:ascii="Times New Roman" w:hAnsi="Times New Roman" w:cs="Times New Roman"/>
          <w:noProof/>
        </w:rPr>
        <w:t xml:space="preserve"> </w:t>
      </w:r>
      <w:r>
        <w:rPr>
          <w:rFonts w:ascii="Times New Roman" w:hAnsi="Times New Roman" w:cs="Times New Roman"/>
          <w:noProof/>
        </w:rPr>
        <w:t>R Core Team 2022)</w:t>
      </w:r>
      <w:r>
        <w:rPr>
          <w:rFonts w:ascii="Times New Roman" w:hAnsi="Times New Roman" w:cs="Times New Roman"/>
        </w:rPr>
        <w:fldChar w:fldCharType="end"/>
      </w:r>
      <w:r>
        <w:rPr>
          <w:rFonts w:ascii="Times New Roman" w:hAnsi="Times New Roman" w:cs="Times New Roman"/>
        </w:rPr>
        <w:t xml:space="preserve">. Data and code to reproduce the analysis and figures is available at </w:t>
      </w:r>
      <w:hyperlink r:id="rId13" w:history="1">
        <w:r w:rsidRPr="00E5135B">
          <w:rPr>
            <w:rStyle w:val="Hyperlink"/>
            <w:rFonts w:ascii="Times New Roman" w:hAnsi="Times New Roman" w:cs="Times New Roman"/>
          </w:rPr>
          <w:t>https://github.com/FrancescoPola/rescue_critical_slowing</w:t>
        </w:r>
      </w:hyperlink>
      <w:r>
        <w:rPr>
          <w:rFonts w:ascii="Times New Roman" w:hAnsi="Times New Roman" w:cs="Times New Roman"/>
        </w:rPr>
        <w:t xml:space="preserve">. </w:t>
      </w:r>
    </w:p>
    <w:p w14:paraId="6D7371C8" w14:textId="2B6A7D14" w:rsidR="00D94652" w:rsidRPr="00243A0E" w:rsidRDefault="00D94652">
      <w:pPr>
        <w:pStyle w:val="Heading2"/>
        <w:spacing w:line="480" w:lineRule="auto"/>
        <w:jc w:val="both"/>
        <w:rPr>
          <w:rFonts w:ascii="Times New Roman" w:hAnsi="Times New Roman" w:cs="Times New Roman"/>
          <w:b/>
          <w:bCs/>
          <w:color w:val="000000" w:themeColor="text1"/>
        </w:rPr>
        <w:pPrChange w:id="553" w:author="Andreu Rico Artero" w:date="2024-10-10T20:00:00Z" w16du:dateUtc="2024-10-10T18:00:00Z">
          <w:pPr>
            <w:pStyle w:val="Heading2"/>
            <w:spacing w:line="480" w:lineRule="auto"/>
          </w:pPr>
        </w:pPrChange>
      </w:pPr>
      <w:r w:rsidRPr="00243A0E">
        <w:rPr>
          <w:rFonts w:ascii="Times New Roman" w:hAnsi="Times New Roman" w:cs="Times New Roman"/>
          <w:b/>
          <w:bCs/>
          <w:color w:val="000000" w:themeColor="text1"/>
        </w:rPr>
        <w:t>Results</w:t>
      </w:r>
    </w:p>
    <w:p w14:paraId="7659BBA9" w14:textId="7E1A09DE" w:rsidR="00133A49" w:rsidRPr="00243A0E" w:rsidRDefault="00133A49">
      <w:pPr>
        <w:pStyle w:val="Heading3"/>
        <w:spacing w:line="480" w:lineRule="auto"/>
        <w:jc w:val="both"/>
        <w:rPr>
          <w:rFonts w:ascii="Times New Roman" w:eastAsia="Times New Roman" w:hAnsi="Times New Roman" w:cs="Times New Roman"/>
          <w:b/>
          <w:bCs/>
          <w:color w:val="000000" w:themeColor="text1"/>
          <w:sz w:val="24"/>
          <w:szCs w:val="24"/>
          <w:lang w:eastAsia="en-GB"/>
        </w:rPr>
        <w:pPrChange w:id="554" w:author="Andreu Rico Artero" w:date="2024-10-10T20:00:00Z" w16du:dateUtc="2024-10-10T18:00:00Z">
          <w:pPr>
            <w:pStyle w:val="Heading3"/>
            <w:spacing w:line="480" w:lineRule="auto"/>
          </w:pPr>
        </w:pPrChange>
      </w:pPr>
      <w:r w:rsidRPr="00243A0E">
        <w:rPr>
          <w:rFonts w:ascii="Times New Roman" w:eastAsia="Times New Roman" w:hAnsi="Times New Roman" w:cs="Times New Roman"/>
          <w:b/>
          <w:bCs/>
          <w:color w:val="000000" w:themeColor="text1"/>
          <w:sz w:val="24"/>
          <w:szCs w:val="24"/>
          <w:lang w:eastAsia="en-GB"/>
        </w:rPr>
        <w:t>Temperature manipulations</w:t>
      </w:r>
    </w:p>
    <w:p w14:paraId="71A8EC72" w14:textId="248E3E92" w:rsidR="00114A60" w:rsidRPr="00877DC3" w:rsidRDefault="00114A60" w:rsidP="008279E9">
      <w:pPr>
        <w:spacing w:line="480" w:lineRule="auto"/>
        <w:jc w:val="both"/>
        <w:rPr>
          <w:rFonts w:ascii="Times New Roman" w:hAnsi="Times New Roman" w:cs="Times New Roman"/>
        </w:rPr>
      </w:pPr>
      <w:r w:rsidRPr="00877DC3">
        <w:rPr>
          <w:rFonts w:ascii="Times New Roman" w:hAnsi="Times New Roman" w:cs="Times New Roman"/>
        </w:rPr>
        <w:t xml:space="preserve">Throughout the whole experiment the average ambient water temperature ranged between 13 °C and </w:t>
      </w:r>
      <w:r w:rsidR="006C6E38">
        <w:rPr>
          <w:rFonts w:ascii="Times New Roman" w:hAnsi="Times New Roman" w:cs="Times New Roman"/>
        </w:rPr>
        <w:t>30</w:t>
      </w:r>
      <w:r w:rsidRPr="00877DC3">
        <w:rPr>
          <w:rFonts w:ascii="Times New Roman" w:hAnsi="Times New Roman" w:cs="Times New Roman"/>
        </w:rPr>
        <w:t xml:space="preserve"> °C</w:t>
      </w:r>
      <w:r w:rsidR="003247D7">
        <w:rPr>
          <w:rFonts w:ascii="Times New Roman" w:hAnsi="Times New Roman" w:cs="Times New Roman"/>
        </w:rPr>
        <w:t xml:space="preserve">, with a mean temperature of </w:t>
      </w:r>
      <w:r w:rsidR="003247D7" w:rsidRPr="00877DC3">
        <w:rPr>
          <w:rFonts w:ascii="Times New Roman" w:hAnsi="Times New Roman" w:cs="Times New Roman"/>
        </w:rPr>
        <w:t xml:space="preserve">20°C </w:t>
      </w:r>
      <w:r w:rsidRPr="00877DC3">
        <w:rPr>
          <w:rFonts w:ascii="Times New Roman" w:hAnsi="Times New Roman" w:cs="Times New Roman"/>
        </w:rPr>
        <w:t xml:space="preserve">(Fig. 1). Except for a few temporary declining temperature periods, the ambient water temperature gradually increased during the experiment. The average HW water temperature was 24°C, and ranged between 13°C and </w:t>
      </w:r>
      <w:r w:rsidR="006C6E38">
        <w:rPr>
          <w:rFonts w:ascii="Times New Roman" w:hAnsi="Times New Roman" w:cs="Times New Roman"/>
        </w:rPr>
        <w:t xml:space="preserve">36 </w:t>
      </w:r>
      <w:r w:rsidRPr="00877DC3">
        <w:rPr>
          <w:rFonts w:ascii="Times New Roman" w:hAnsi="Times New Roman" w:cs="Times New Roman"/>
        </w:rPr>
        <w:t>°C.</w:t>
      </w:r>
    </w:p>
    <w:p w14:paraId="1B1F8388" w14:textId="30235AC9" w:rsidR="00114A60" w:rsidRDefault="00114A60" w:rsidP="008279E9">
      <w:pPr>
        <w:spacing w:line="480" w:lineRule="auto"/>
        <w:jc w:val="both"/>
      </w:pPr>
      <w:r w:rsidRPr="00877DC3">
        <w:rPr>
          <w:noProof/>
          <w:lang w:val="de-CH" w:eastAsia="de-CH"/>
        </w:rPr>
        <w:drawing>
          <wp:inline distT="0" distB="0" distL="0" distR="0" wp14:anchorId="575EA35D" wp14:editId="134E8938">
            <wp:extent cx="5731510" cy="3439160"/>
            <wp:effectExtent l="0" t="0" r="0" b="2540"/>
            <wp:docPr id="1336189262" name="Picture 9"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89262" name="Picture 9" descr="A graph of a number of different colored li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CF3AB44" w14:textId="6DB3D1BE" w:rsidR="002A09EB" w:rsidRPr="00686186" w:rsidRDefault="002A09EB" w:rsidP="008279E9">
      <w:pPr>
        <w:spacing w:line="480" w:lineRule="auto"/>
        <w:jc w:val="both"/>
        <w:rPr>
          <w:rFonts w:ascii="Times New Roman" w:hAnsi="Times New Roman" w:cs="Times New Roman"/>
          <w:sz w:val="21"/>
          <w:szCs w:val="21"/>
        </w:rPr>
      </w:pPr>
      <w:r w:rsidRPr="00ED7DBC">
        <w:rPr>
          <w:rFonts w:ascii="Times New Roman" w:hAnsi="Times New Roman" w:cs="Times New Roman"/>
          <w:b/>
          <w:bCs/>
          <w:sz w:val="21"/>
          <w:szCs w:val="21"/>
        </w:rPr>
        <w:lastRenderedPageBreak/>
        <w:t>Figure 1</w:t>
      </w:r>
      <w:r w:rsidRPr="00686186">
        <w:rPr>
          <w:rFonts w:ascii="Times New Roman" w:hAnsi="Times New Roman" w:cs="Times New Roman"/>
          <w:sz w:val="21"/>
          <w:szCs w:val="21"/>
        </w:rPr>
        <w:t>. Water temperature dynamics over time in ambient mesocosms (blue line) and HW mesocosms (orange line).</w:t>
      </w:r>
      <w:r w:rsidR="00D524D2" w:rsidRPr="00686186">
        <w:rPr>
          <w:rFonts w:ascii="Times New Roman" w:hAnsi="Times New Roman" w:cs="Times New Roman"/>
          <w:sz w:val="21"/>
          <w:szCs w:val="21"/>
        </w:rPr>
        <w:t xml:space="preserve"> The drop in temperature in the HW treatment during the first HW was caused by a technical failure of the TENTACLE machinery during few hours.</w:t>
      </w:r>
    </w:p>
    <w:p w14:paraId="3C454F09" w14:textId="441E63AD" w:rsidR="00133A49" w:rsidRPr="00243A0E" w:rsidRDefault="00133A49">
      <w:pPr>
        <w:pStyle w:val="Heading3"/>
        <w:spacing w:line="480" w:lineRule="auto"/>
        <w:jc w:val="both"/>
        <w:rPr>
          <w:rFonts w:ascii="Times New Roman" w:eastAsia="Times New Roman" w:hAnsi="Times New Roman" w:cs="Times New Roman"/>
          <w:b/>
          <w:bCs/>
          <w:color w:val="000000" w:themeColor="text1"/>
          <w:sz w:val="24"/>
          <w:szCs w:val="24"/>
          <w:lang w:eastAsia="en-GB"/>
        </w:rPr>
        <w:pPrChange w:id="555" w:author="Andreu Rico Artero" w:date="2024-10-10T20:00:00Z" w16du:dateUtc="2024-10-10T18:00:00Z">
          <w:pPr>
            <w:pStyle w:val="Heading3"/>
            <w:spacing w:line="480" w:lineRule="auto"/>
          </w:pPr>
        </w:pPrChange>
      </w:pPr>
      <w:r w:rsidRPr="00243A0E">
        <w:rPr>
          <w:rFonts w:ascii="Times New Roman" w:eastAsia="Times New Roman" w:hAnsi="Times New Roman" w:cs="Times New Roman"/>
          <w:b/>
          <w:bCs/>
          <w:color w:val="000000" w:themeColor="text1"/>
          <w:sz w:val="24"/>
          <w:szCs w:val="24"/>
          <w:lang w:eastAsia="en-GB"/>
        </w:rPr>
        <w:t>Dissolved oxygen</w:t>
      </w:r>
    </w:p>
    <w:p w14:paraId="5D26AD74" w14:textId="06D1DA62" w:rsidR="000A1588" w:rsidRPr="00877DC3" w:rsidRDefault="00C82BD2" w:rsidP="008279E9">
      <w:pPr>
        <w:spacing w:line="480" w:lineRule="auto"/>
        <w:jc w:val="both"/>
        <w:rPr>
          <w:rFonts w:ascii="Times New Roman" w:hAnsi="Times New Roman" w:cs="Times New Roman"/>
        </w:rPr>
      </w:pPr>
      <w:r>
        <w:rPr>
          <w:rFonts w:ascii="Times New Roman" w:hAnsi="Times New Roman" w:cs="Times New Roman"/>
        </w:rPr>
        <w:t>DO</w:t>
      </w:r>
      <w:r w:rsidR="000A1588" w:rsidRPr="00877DC3">
        <w:rPr>
          <w:rFonts w:ascii="Times New Roman" w:hAnsi="Times New Roman" w:cs="Times New Roman"/>
        </w:rPr>
        <w:t xml:space="preserve"> declined sharply </w:t>
      </w:r>
      <w:r w:rsidR="00AE7B85">
        <w:rPr>
          <w:rFonts w:ascii="Times New Roman" w:hAnsi="Times New Roman" w:cs="Times New Roman"/>
        </w:rPr>
        <w:t>during</w:t>
      </w:r>
      <w:r w:rsidR="000A1588" w:rsidRPr="00877DC3">
        <w:rPr>
          <w:rFonts w:ascii="Times New Roman" w:hAnsi="Times New Roman" w:cs="Times New Roman"/>
        </w:rPr>
        <w:t xml:space="preserve"> the first </w:t>
      </w:r>
      <w:r w:rsidR="003B2EDE" w:rsidRPr="00877DC3">
        <w:rPr>
          <w:rFonts w:ascii="Times New Roman" w:hAnsi="Times New Roman" w:cs="Times New Roman"/>
        </w:rPr>
        <w:t>HW but</w:t>
      </w:r>
      <w:r w:rsidR="000A1588" w:rsidRPr="00877DC3">
        <w:rPr>
          <w:rFonts w:ascii="Times New Roman" w:hAnsi="Times New Roman" w:cs="Times New Roman"/>
        </w:rPr>
        <w:t xml:space="preserve"> recovered quick</w:t>
      </w:r>
      <w:r w:rsidR="00C908F9">
        <w:rPr>
          <w:rFonts w:ascii="Times New Roman" w:hAnsi="Times New Roman" w:cs="Times New Roman"/>
        </w:rPr>
        <w:t>l</w:t>
      </w:r>
      <w:r w:rsidR="000A1588" w:rsidRPr="00877DC3">
        <w:rPr>
          <w:rFonts w:ascii="Times New Roman" w:hAnsi="Times New Roman" w:cs="Times New Roman"/>
        </w:rPr>
        <w:t>y to values higher than the control</w:t>
      </w:r>
      <w:r w:rsidR="003B2EDE" w:rsidRPr="00877DC3">
        <w:rPr>
          <w:rFonts w:ascii="Times New Roman" w:hAnsi="Times New Roman" w:cs="Times New Roman"/>
        </w:rPr>
        <w:t xml:space="preserve"> between the first and the second HW</w:t>
      </w:r>
      <w:r w:rsidR="000A1588" w:rsidRPr="00877DC3">
        <w:rPr>
          <w:rFonts w:ascii="Times New Roman" w:hAnsi="Times New Roman" w:cs="Times New Roman"/>
        </w:rPr>
        <w:t xml:space="preserve"> (Fig. 2</w:t>
      </w:r>
      <w:r w:rsidR="000C56DA">
        <w:rPr>
          <w:rFonts w:ascii="Times New Roman" w:hAnsi="Times New Roman" w:cs="Times New Roman"/>
        </w:rPr>
        <w:t>a</w:t>
      </w:r>
      <w:r w:rsidR="000A1588" w:rsidRPr="00877DC3">
        <w:rPr>
          <w:rFonts w:ascii="Times New Roman" w:hAnsi="Times New Roman" w:cs="Times New Roman"/>
        </w:rPr>
        <w:t xml:space="preserve">). The second HW determined a similar decrease in DO, </w:t>
      </w:r>
      <w:r w:rsidR="00C908F9">
        <w:rPr>
          <w:rFonts w:ascii="Times New Roman" w:hAnsi="Times New Roman" w:cs="Times New Roman"/>
        </w:rPr>
        <w:t>but</w:t>
      </w:r>
      <w:r w:rsidR="000A1588" w:rsidRPr="00877DC3">
        <w:rPr>
          <w:rFonts w:ascii="Times New Roman" w:hAnsi="Times New Roman" w:cs="Times New Roman"/>
        </w:rPr>
        <w:t xml:space="preserve"> </w:t>
      </w:r>
      <w:r w:rsidR="00C908F9">
        <w:rPr>
          <w:rFonts w:ascii="Times New Roman" w:hAnsi="Times New Roman" w:cs="Times New Roman"/>
        </w:rPr>
        <w:t xml:space="preserve">with </w:t>
      </w:r>
      <w:del w:id="556" w:author="Francesco Polazzo" w:date="2024-10-07T09:29:00Z" w16du:dateUtc="2024-10-07T07:29:00Z">
        <w:r w:rsidR="00C908F9" w:rsidDel="00BC77A4">
          <w:rPr>
            <w:rFonts w:ascii="Times New Roman" w:hAnsi="Times New Roman" w:cs="Times New Roman"/>
          </w:rPr>
          <w:delText xml:space="preserve">full recovery and </w:delText>
        </w:r>
      </w:del>
      <w:r w:rsidR="003B2EDE" w:rsidRPr="00877DC3">
        <w:rPr>
          <w:rFonts w:ascii="Times New Roman" w:hAnsi="Times New Roman" w:cs="Times New Roman"/>
        </w:rPr>
        <w:t>a less steep recovery trajectory</w:t>
      </w:r>
      <w:r w:rsidR="000A1588" w:rsidRPr="00877DC3">
        <w:rPr>
          <w:rFonts w:ascii="Times New Roman" w:hAnsi="Times New Roman" w:cs="Times New Roman"/>
        </w:rPr>
        <w:t xml:space="preserve">. </w:t>
      </w:r>
      <w:r w:rsidR="00424302">
        <w:rPr>
          <w:rFonts w:ascii="Times New Roman" w:hAnsi="Times New Roman" w:cs="Times New Roman"/>
        </w:rPr>
        <w:t>However, t</w:t>
      </w:r>
      <w:r w:rsidR="000A1588" w:rsidRPr="00877DC3">
        <w:rPr>
          <w:rFonts w:ascii="Times New Roman" w:hAnsi="Times New Roman" w:cs="Times New Roman"/>
        </w:rPr>
        <w:t xml:space="preserve">he third </w:t>
      </w:r>
      <w:r w:rsidR="003B2EDE" w:rsidRPr="00877DC3">
        <w:rPr>
          <w:rFonts w:ascii="Times New Roman" w:hAnsi="Times New Roman" w:cs="Times New Roman"/>
        </w:rPr>
        <w:t>HW</w:t>
      </w:r>
      <w:r w:rsidR="000A1588" w:rsidRPr="00877DC3">
        <w:rPr>
          <w:rFonts w:ascii="Times New Roman" w:hAnsi="Times New Roman" w:cs="Times New Roman"/>
        </w:rPr>
        <w:t xml:space="preserve"> </w:t>
      </w:r>
      <w:r w:rsidR="003B2EDE" w:rsidRPr="00877DC3">
        <w:rPr>
          <w:rFonts w:ascii="Times New Roman" w:hAnsi="Times New Roman" w:cs="Times New Roman"/>
        </w:rPr>
        <w:t>drastically</w:t>
      </w:r>
      <w:r w:rsidR="000A1588" w:rsidRPr="00877DC3">
        <w:rPr>
          <w:rFonts w:ascii="Times New Roman" w:hAnsi="Times New Roman" w:cs="Times New Roman"/>
        </w:rPr>
        <w:t xml:space="preserve"> decreased DO </w:t>
      </w:r>
      <w:del w:id="557" w:author="Francesco Polazzo" w:date="2024-10-07T09:29:00Z" w16du:dateUtc="2024-10-07T07:29:00Z">
        <w:r w:rsidR="00C908F9" w:rsidDel="00BC77A4">
          <w:rPr>
            <w:rFonts w:ascii="Times New Roman" w:hAnsi="Times New Roman" w:cs="Times New Roman"/>
          </w:rPr>
          <w:delText>as it progressed</w:delText>
        </w:r>
      </w:del>
      <w:ins w:id="558" w:author="Francesco Polazzo" w:date="2024-10-07T09:29:00Z" w16du:dateUtc="2024-10-07T07:29:00Z">
        <w:r w:rsidR="00BC77A4">
          <w:rPr>
            <w:rFonts w:ascii="Times New Roman" w:hAnsi="Times New Roman" w:cs="Times New Roman"/>
          </w:rPr>
          <w:t>during the HW event</w:t>
        </w:r>
      </w:ins>
      <w:r w:rsidR="00424302">
        <w:rPr>
          <w:rFonts w:ascii="Times New Roman" w:hAnsi="Times New Roman" w:cs="Times New Roman"/>
        </w:rPr>
        <w:t xml:space="preserve">. </w:t>
      </w:r>
      <w:r w:rsidR="00C908F9">
        <w:rPr>
          <w:rFonts w:ascii="Times New Roman" w:hAnsi="Times New Roman" w:cs="Times New Roman"/>
        </w:rPr>
        <w:t>Following</w:t>
      </w:r>
      <w:r w:rsidR="00C908F9" w:rsidRPr="00877DC3">
        <w:rPr>
          <w:rFonts w:ascii="Times New Roman" w:hAnsi="Times New Roman" w:cs="Times New Roman"/>
        </w:rPr>
        <w:t xml:space="preserve"> </w:t>
      </w:r>
      <w:r w:rsidR="001D059E" w:rsidRPr="00877DC3">
        <w:rPr>
          <w:rFonts w:ascii="Times New Roman" w:hAnsi="Times New Roman" w:cs="Times New Roman"/>
        </w:rPr>
        <w:t>the last HW (</w:t>
      </w:r>
      <w:r w:rsidR="003B2EDE" w:rsidRPr="00877DC3">
        <w:rPr>
          <w:rFonts w:ascii="Times New Roman" w:hAnsi="Times New Roman" w:cs="Times New Roman"/>
        </w:rPr>
        <w:t>day 38</w:t>
      </w:r>
      <w:r w:rsidR="001D059E" w:rsidRPr="00877DC3">
        <w:rPr>
          <w:rFonts w:ascii="Times New Roman" w:hAnsi="Times New Roman" w:cs="Times New Roman"/>
        </w:rPr>
        <w:t>)</w:t>
      </w:r>
      <w:r w:rsidR="003B2EDE" w:rsidRPr="00877DC3">
        <w:rPr>
          <w:rFonts w:ascii="Times New Roman" w:hAnsi="Times New Roman" w:cs="Times New Roman"/>
        </w:rPr>
        <w:t>, DO further declined, showing no sign</w:t>
      </w:r>
      <w:r w:rsidR="00424302">
        <w:rPr>
          <w:rFonts w:ascii="Times New Roman" w:hAnsi="Times New Roman" w:cs="Times New Roman"/>
        </w:rPr>
        <w:t>s</w:t>
      </w:r>
      <w:r w:rsidR="003B2EDE" w:rsidRPr="00877DC3">
        <w:rPr>
          <w:rFonts w:ascii="Times New Roman" w:hAnsi="Times New Roman" w:cs="Times New Roman"/>
        </w:rPr>
        <w:t xml:space="preserve"> of recovery</w:t>
      </w:r>
      <w:r w:rsidR="000A1588" w:rsidRPr="00877DC3">
        <w:rPr>
          <w:rFonts w:ascii="Times New Roman" w:hAnsi="Times New Roman" w:cs="Times New Roman"/>
        </w:rPr>
        <w:t xml:space="preserve"> (Fig. 2</w:t>
      </w:r>
      <w:r w:rsidR="000C56DA">
        <w:rPr>
          <w:rFonts w:ascii="Times New Roman" w:hAnsi="Times New Roman" w:cs="Times New Roman"/>
        </w:rPr>
        <w:t>a</w:t>
      </w:r>
      <w:r w:rsidR="000A1588" w:rsidRPr="00877DC3">
        <w:rPr>
          <w:rFonts w:ascii="Times New Roman" w:hAnsi="Times New Roman" w:cs="Times New Roman"/>
        </w:rPr>
        <w:t>).</w:t>
      </w:r>
      <w:r w:rsidR="00EF519E" w:rsidRPr="00877DC3">
        <w:rPr>
          <w:rFonts w:ascii="Times New Roman" w:hAnsi="Times New Roman" w:cs="Times New Roman"/>
        </w:rPr>
        <w:t xml:space="preserve"> The trend was also confirmed by the calculated </w:t>
      </w:r>
      <w:del w:id="559" w:author="Francesco Polazzo" w:date="2024-10-07T09:30:00Z" w16du:dateUtc="2024-10-07T07:30:00Z">
        <w:r w:rsidR="00EF519E" w:rsidRPr="00877DC3" w:rsidDel="00F4060D">
          <w:rPr>
            <w:rFonts w:ascii="Times New Roman" w:hAnsi="Times New Roman" w:cs="Times New Roman"/>
          </w:rPr>
          <w:delText>slope</w:delText>
        </w:r>
        <w:r w:rsidR="00B7235D" w:rsidDel="00F4060D">
          <w:rPr>
            <w:rFonts w:ascii="Times New Roman" w:hAnsi="Times New Roman" w:cs="Times New Roman"/>
          </w:rPr>
          <w:delText>s</w:delText>
        </w:r>
        <w:r w:rsidR="00EF519E" w:rsidRPr="00877DC3" w:rsidDel="00F4060D">
          <w:rPr>
            <w:rFonts w:ascii="Times New Roman" w:hAnsi="Times New Roman" w:cs="Times New Roman"/>
          </w:rPr>
          <w:delText xml:space="preserve"> of the recovery</w:delText>
        </w:r>
      </w:del>
      <w:ins w:id="560" w:author="Francesco Polazzo" w:date="2024-10-07T09:30:00Z" w16du:dateUtc="2024-10-07T07:30:00Z">
        <w:r w:rsidR="00F4060D">
          <w:rPr>
            <w:rFonts w:ascii="Times New Roman" w:hAnsi="Times New Roman" w:cs="Times New Roman"/>
          </w:rPr>
          <w:t>resilience</w:t>
        </w:r>
      </w:ins>
      <w:r w:rsidR="00EF519E" w:rsidRPr="00877DC3">
        <w:rPr>
          <w:rFonts w:ascii="Times New Roman" w:hAnsi="Times New Roman" w:cs="Times New Roman"/>
        </w:rPr>
        <w:t xml:space="preserve">, which became </w:t>
      </w:r>
      <w:del w:id="561" w:author="Francesco Polazzo" w:date="2024-10-07T09:30:00Z" w16du:dateUtc="2024-10-07T07:30:00Z">
        <w:r w:rsidR="00EF519E" w:rsidRPr="00877DC3" w:rsidDel="00F4060D">
          <w:rPr>
            <w:rFonts w:ascii="Times New Roman" w:hAnsi="Times New Roman" w:cs="Times New Roman"/>
          </w:rPr>
          <w:delText xml:space="preserve">less positive after the </w:delText>
        </w:r>
        <w:r w:rsidR="00AE7B85" w:rsidDel="00F4060D">
          <w:rPr>
            <w:rFonts w:ascii="Times New Roman" w:hAnsi="Times New Roman" w:cs="Times New Roman"/>
          </w:rPr>
          <w:delText>second</w:delText>
        </w:r>
        <w:r w:rsidR="00EF519E" w:rsidRPr="00877DC3" w:rsidDel="00F4060D">
          <w:rPr>
            <w:rFonts w:ascii="Times New Roman" w:hAnsi="Times New Roman" w:cs="Times New Roman"/>
          </w:rPr>
          <w:delText xml:space="preserve"> HWs</w:delText>
        </w:r>
        <w:r w:rsidR="00AE7B85" w:rsidDel="00F4060D">
          <w:rPr>
            <w:rFonts w:ascii="Times New Roman" w:hAnsi="Times New Roman" w:cs="Times New Roman"/>
          </w:rPr>
          <w:delText xml:space="preserve"> (slope between days 3 – 10: 0.332; slope between days 15 – 24: 0.076)</w:delText>
        </w:r>
        <w:r w:rsidR="00EF519E" w:rsidRPr="00877DC3" w:rsidDel="00F4060D">
          <w:rPr>
            <w:rFonts w:ascii="Times New Roman" w:hAnsi="Times New Roman" w:cs="Times New Roman"/>
          </w:rPr>
          <w:delText>, and eventually turned negative after the third HW (</w:delText>
        </w:r>
        <w:r w:rsidR="00AE7B85" w:rsidDel="00F4060D">
          <w:rPr>
            <w:rFonts w:ascii="Times New Roman" w:hAnsi="Times New Roman" w:cs="Times New Roman"/>
          </w:rPr>
          <w:delText>slope between days 30 – 38: - 0.053</w:delText>
        </w:r>
        <w:r w:rsidR="00D61122" w:rsidDel="00F4060D">
          <w:rPr>
            <w:rFonts w:ascii="Times New Roman" w:hAnsi="Times New Roman" w:cs="Times New Roman"/>
          </w:rPr>
          <w:delText>;</w:delText>
        </w:r>
      </w:del>
      <w:ins w:id="562" w:author="Francesco Polazzo" w:date="2024-10-07T09:30:00Z" w16du:dateUtc="2024-10-07T07:30:00Z">
        <w:r w:rsidR="00F4060D">
          <w:rPr>
            <w:rFonts w:ascii="Times New Roman" w:hAnsi="Times New Roman" w:cs="Times New Roman"/>
          </w:rPr>
          <w:t>negative after the third HW</w:t>
        </w:r>
      </w:ins>
      <w:r w:rsidR="00D61122">
        <w:rPr>
          <w:rFonts w:ascii="Times New Roman" w:hAnsi="Times New Roman" w:cs="Times New Roman"/>
        </w:rPr>
        <w:t xml:space="preserve"> </w:t>
      </w:r>
      <w:ins w:id="563" w:author="Francesco Polazzo" w:date="2024-10-07T09:30:00Z" w16du:dateUtc="2024-10-07T07:30:00Z">
        <w:r w:rsidR="00F4060D">
          <w:rPr>
            <w:rFonts w:ascii="Times New Roman" w:hAnsi="Times New Roman" w:cs="Times New Roman"/>
          </w:rPr>
          <w:t>(</w:t>
        </w:r>
      </w:ins>
      <w:r w:rsidR="00EF519E" w:rsidRPr="00877DC3">
        <w:rPr>
          <w:rFonts w:ascii="Times New Roman" w:hAnsi="Times New Roman" w:cs="Times New Roman"/>
        </w:rPr>
        <w:t>Fig. 2</w:t>
      </w:r>
      <w:r w:rsidR="000C56DA">
        <w:rPr>
          <w:rFonts w:ascii="Times New Roman" w:hAnsi="Times New Roman" w:cs="Times New Roman"/>
        </w:rPr>
        <w:t>b</w:t>
      </w:r>
      <w:r w:rsidR="00EF519E" w:rsidRPr="00877DC3">
        <w:rPr>
          <w:rFonts w:ascii="Times New Roman" w:hAnsi="Times New Roman" w:cs="Times New Roman"/>
        </w:rPr>
        <w:t>).</w:t>
      </w:r>
    </w:p>
    <w:p w14:paraId="31F6D0E7" w14:textId="7B0EC1F8" w:rsidR="000A1588" w:rsidRPr="00877DC3" w:rsidRDefault="00AF7DDA" w:rsidP="008279E9">
      <w:pPr>
        <w:spacing w:line="480" w:lineRule="auto"/>
        <w:jc w:val="both"/>
        <w:rPr>
          <w:rFonts w:ascii="Times New Roman" w:hAnsi="Times New Roman" w:cs="Times New Roman"/>
        </w:rPr>
      </w:pPr>
      <w:del w:id="564" w:author="Francesco Polazzo" w:date="2024-10-04T15:28:00Z" w16du:dateUtc="2024-10-04T13:28:00Z">
        <w:r w:rsidDel="00E15E6E">
          <w:rPr>
            <w:rFonts w:ascii="Times New Roman" w:hAnsi="Times New Roman" w:cs="Times New Roman"/>
            <w:noProof/>
          </w:rPr>
          <w:drawing>
            <wp:inline distT="0" distB="0" distL="0" distR="0" wp14:anchorId="1C4722A7" wp14:editId="7D976972">
              <wp:extent cx="5731510" cy="4680585"/>
              <wp:effectExtent l="0" t="0" r="0" b="5715"/>
              <wp:docPr id="1389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8488" name="Picture 1389584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680585"/>
                      </a:xfrm>
                      <a:prstGeom prst="rect">
                        <a:avLst/>
                      </a:prstGeom>
                    </pic:spPr>
                  </pic:pic>
                </a:graphicData>
              </a:graphic>
            </wp:inline>
          </w:drawing>
        </w:r>
      </w:del>
      <w:ins w:id="565" w:author="Francesco Polazzo" w:date="2024-10-04T15:28:00Z" w16du:dateUtc="2024-10-04T13:28:00Z">
        <w:r w:rsidR="00E15E6E">
          <w:rPr>
            <w:rFonts w:ascii="Times New Roman" w:hAnsi="Times New Roman" w:cs="Times New Roman"/>
            <w:noProof/>
          </w:rPr>
          <w:drawing>
            <wp:inline distT="0" distB="0" distL="0" distR="0" wp14:anchorId="0034535D" wp14:editId="26EDFA05">
              <wp:extent cx="5731510" cy="4504055"/>
              <wp:effectExtent l="0" t="0" r="0" b="4445"/>
              <wp:docPr id="1465145846" name="Picture 1" descr="A graph of different types of heat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5846" name="Picture 1" descr="A graph of different types of heatwav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504055"/>
                      </a:xfrm>
                      <a:prstGeom prst="rect">
                        <a:avLst/>
                      </a:prstGeom>
                    </pic:spPr>
                  </pic:pic>
                </a:graphicData>
              </a:graphic>
            </wp:inline>
          </w:drawing>
        </w:r>
      </w:ins>
    </w:p>
    <w:p w14:paraId="59CDE7C1" w14:textId="4728F8F3" w:rsidR="00625E06" w:rsidRPr="00686186" w:rsidRDefault="000C3BB4" w:rsidP="008279E9">
      <w:pPr>
        <w:spacing w:line="480" w:lineRule="auto"/>
        <w:jc w:val="both"/>
        <w:rPr>
          <w:rFonts w:ascii="Times New Roman" w:hAnsi="Times New Roman" w:cs="Times New Roman"/>
          <w:sz w:val="21"/>
          <w:szCs w:val="21"/>
        </w:rPr>
      </w:pPr>
      <w:r w:rsidRPr="00ED7DBC">
        <w:rPr>
          <w:rFonts w:ascii="Times New Roman" w:hAnsi="Times New Roman" w:cs="Times New Roman"/>
          <w:b/>
          <w:bCs/>
          <w:sz w:val="21"/>
          <w:szCs w:val="21"/>
        </w:rPr>
        <w:t xml:space="preserve">Figure </w:t>
      </w:r>
      <w:r w:rsidR="002A09EB" w:rsidRPr="00ED7DBC">
        <w:rPr>
          <w:rFonts w:ascii="Times New Roman" w:hAnsi="Times New Roman" w:cs="Times New Roman"/>
          <w:b/>
          <w:bCs/>
          <w:sz w:val="21"/>
          <w:szCs w:val="21"/>
        </w:rPr>
        <w:t>2</w:t>
      </w:r>
      <w:r w:rsidRPr="00686186">
        <w:rPr>
          <w:rFonts w:ascii="Times New Roman" w:hAnsi="Times New Roman" w:cs="Times New Roman"/>
          <w:sz w:val="21"/>
          <w:szCs w:val="21"/>
        </w:rPr>
        <w:t>. Dissolved oxygen dynamics over time.</w:t>
      </w:r>
      <w:r w:rsidR="00625E06" w:rsidRPr="00686186">
        <w:rPr>
          <w:rFonts w:ascii="Times New Roman" w:hAnsi="Times New Roman" w:cs="Times New Roman"/>
          <w:sz w:val="21"/>
          <w:szCs w:val="21"/>
        </w:rPr>
        <w:t xml:space="preserve"> (a) shows the difference in DO between mesocosm undergoing the HWs treatment and the control</w:t>
      </w:r>
      <w:r w:rsidR="00DF61AD">
        <w:rPr>
          <w:rFonts w:ascii="Times New Roman" w:hAnsi="Times New Roman" w:cs="Times New Roman"/>
          <w:sz w:val="21"/>
          <w:szCs w:val="21"/>
        </w:rPr>
        <w:t xml:space="preserve"> mesocosms</w:t>
      </w:r>
      <w:r w:rsidR="00625E06" w:rsidRPr="00686186">
        <w:rPr>
          <w:rFonts w:ascii="Times New Roman" w:hAnsi="Times New Roman" w:cs="Times New Roman"/>
          <w:sz w:val="21"/>
          <w:szCs w:val="21"/>
        </w:rPr>
        <w:t xml:space="preserve"> (dashed line at zero). The red areas show the </w:t>
      </w:r>
      <w:r w:rsidR="00C908F9">
        <w:rPr>
          <w:rFonts w:ascii="Times New Roman" w:hAnsi="Times New Roman" w:cs="Times New Roman"/>
          <w:sz w:val="21"/>
          <w:szCs w:val="21"/>
        </w:rPr>
        <w:lastRenderedPageBreak/>
        <w:t xml:space="preserve">timing of the </w:t>
      </w:r>
      <w:r w:rsidR="00625E06" w:rsidRPr="00686186">
        <w:rPr>
          <w:rFonts w:ascii="Times New Roman" w:hAnsi="Times New Roman" w:cs="Times New Roman"/>
          <w:sz w:val="21"/>
          <w:szCs w:val="21"/>
        </w:rPr>
        <w:t>three heatwaves. (b</w:t>
      </w:r>
      <w:r w:rsidR="0061757E" w:rsidRPr="00686186">
        <w:rPr>
          <w:rFonts w:ascii="Times New Roman" w:hAnsi="Times New Roman" w:cs="Times New Roman"/>
          <w:sz w:val="21"/>
          <w:szCs w:val="21"/>
        </w:rPr>
        <w:t>)</w:t>
      </w:r>
      <w:ins w:id="566" w:author="Francesco Polazzo" w:date="2024-10-04T15:29:00Z" w16du:dateUtc="2024-10-04T13:29:00Z">
        <w:r w:rsidR="00E15E6E">
          <w:rPr>
            <w:rFonts w:ascii="Times New Roman" w:hAnsi="Times New Roman" w:cs="Times New Roman"/>
            <w:sz w:val="21"/>
            <w:szCs w:val="21"/>
          </w:rPr>
          <w:t xml:space="preserve"> </w:t>
        </w:r>
      </w:ins>
      <w:ins w:id="567" w:author="Andreu Rico Artero" w:date="2024-10-10T19:45:00Z" w16du:dateUtc="2024-10-10T17:45:00Z">
        <w:r w:rsidR="00655D5E">
          <w:rPr>
            <w:rFonts w:ascii="Times New Roman" w:hAnsi="Times New Roman" w:cs="Times New Roman"/>
            <w:sz w:val="21"/>
            <w:szCs w:val="21"/>
          </w:rPr>
          <w:t>B</w:t>
        </w:r>
      </w:ins>
      <w:ins w:id="568" w:author="Francesco Polazzo" w:date="2024-10-04T15:29:00Z" w16du:dateUtc="2024-10-04T13:29:00Z">
        <w:del w:id="569" w:author="Andreu Rico Artero" w:date="2024-10-10T19:45:00Z" w16du:dateUtc="2024-10-10T17:45:00Z">
          <w:r w:rsidR="00E15E6E" w:rsidDel="00655D5E">
            <w:rPr>
              <w:rFonts w:ascii="Times New Roman" w:hAnsi="Times New Roman" w:cs="Times New Roman"/>
              <w:sz w:val="21"/>
              <w:szCs w:val="21"/>
            </w:rPr>
            <w:delText>b</w:delText>
          </w:r>
        </w:del>
        <w:r w:rsidR="00E15E6E">
          <w:rPr>
            <w:rFonts w:ascii="Times New Roman" w:hAnsi="Times New Roman" w:cs="Times New Roman"/>
            <w:sz w:val="21"/>
            <w:szCs w:val="21"/>
          </w:rPr>
          <w:t>oxplot of resilience</w:t>
        </w:r>
      </w:ins>
      <w:ins w:id="570" w:author="Francesco Polazzo" w:date="2024-10-04T15:32:00Z" w16du:dateUtc="2024-10-04T13:32:00Z">
        <w:r w:rsidR="00E15E6E">
          <w:rPr>
            <w:rFonts w:ascii="Times New Roman" w:hAnsi="Times New Roman" w:cs="Times New Roman"/>
            <w:sz w:val="21"/>
            <w:szCs w:val="21"/>
          </w:rPr>
          <w:t xml:space="preserve"> of DO</w:t>
        </w:r>
      </w:ins>
      <w:ins w:id="571" w:author="Francesco Polazzo" w:date="2024-10-04T15:29:00Z" w16du:dateUtc="2024-10-04T13:29:00Z">
        <w:r w:rsidR="00E15E6E">
          <w:rPr>
            <w:rFonts w:ascii="Times New Roman" w:hAnsi="Times New Roman" w:cs="Times New Roman"/>
            <w:sz w:val="21"/>
            <w:szCs w:val="21"/>
          </w:rPr>
          <w:t xml:space="preserve"> after each HW. Coloured dots represent the different mesocosms. </w:t>
        </w:r>
      </w:ins>
      <w:ins w:id="572" w:author="Francesco Polazzo" w:date="2024-10-04T15:30:00Z" w16du:dateUtc="2024-10-04T13:30:00Z">
        <w:r w:rsidR="00E15E6E">
          <w:rPr>
            <w:rFonts w:ascii="Times New Roman" w:hAnsi="Times New Roman" w:cs="Times New Roman"/>
            <w:sz w:val="21"/>
            <w:szCs w:val="21"/>
          </w:rPr>
          <w:t>Values of resilience &gt; 0 mean increased resilience (HW and control mesocosms became more simi</w:t>
        </w:r>
      </w:ins>
      <w:ins w:id="573" w:author="Francesco Polazzo" w:date="2024-10-04T15:31:00Z" w16du:dateUtc="2024-10-04T13:31:00Z">
        <w:r w:rsidR="00E15E6E">
          <w:rPr>
            <w:rFonts w:ascii="Times New Roman" w:hAnsi="Times New Roman" w:cs="Times New Roman"/>
            <w:sz w:val="21"/>
            <w:szCs w:val="21"/>
          </w:rPr>
          <w:t>lar</w:t>
        </w:r>
      </w:ins>
      <w:ins w:id="574" w:author="Francesco Polazzo" w:date="2024-10-04T15:32:00Z" w16du:dateUtc="2024-10-04T13:32:00Z">
        <w:r w:rsidR="00E15E6E">
          <w:rPr>
            <w:rFonts w:ascii="Times New Roman" w:hAnsi="Times New Roman" w:cs="Times New Roman"/>
            <w:sz w:val="21"/>
            <w:szCs w:val="21"/>
          </w:rPr>
          <w:t xml:space="preserve"> after a HW</w:t>
        </w:r>
      </w:ins>
      <w:ins w:id="575" w:author="Francesco Polazzo" w:date="2024-10-04T15:31:00Z" w16du:dateUtc="2024-10-04T13:31:00Z">
        <w:r w:rsidR="00E15E6E">
          <w:rPr>
            <w:rFonts w:ascii="Times New Roman" w:hAnsi="Times New Roman" w:cs="Times New Roman"/>
            <w:sz w:val="21"/>
            <w:szCs w:val="21"/>
          </w:rPr>
          <w:t xml:space="preserve">), whereas values of resilience &lt;0 mean decreased </w:t>
        </w:r>
      </w:ins>
      <w:ins w:id="576" w:author="Francesco Polazzo" w:date="2024-10-04T15:32:00Z" w16du:dateUtc="2024-10-04T13:32:00Z">
        <w:r w:rsidR="00E15E6E">
          <w:rPr>
            <w:rFonts w:ascii="Times New Roman" w:hAnsi="Times New Roman" w:cs="Times New Roman"/>
            <w:sz w:val="21"/>
            <w:szCs w:val="21"/>
          </w:rPr>
          <w:t>resilience (HW and control mesocosms became more dissimilar after a HW).</w:t>
        </w:r>
      </w:ins>
      <w:del w:id="577" w:author="Francesco Polazzo" w:date="2024-10-04T15:29:00Z" w16du:dateUtc="2024-10-04T13:29:00Z">
        <w:r w:rsidR="0061757E" w:rsidRPr="00686186" w:rsidDel="00E15E6E">
          <w:rPr>
            <w:rFonts w:ascii="Times New Roman" w:hAnsi="Times New Roman" w:cs="Times New Roman"/>
            <w:sz w:val="21"/>
            <w:szCs w:val="21"/>
          </w:rPr>
          <w:delText xml:space="preserve"> </w:delText>
        </w:r>
        <w:r w:rsidR="00625E06" w:rsidRPr="00686186" w:rsidDel="00E15E6E">
          <w:rPr>
            <w:rFonts w:ascii="Times New Roman" w:hAnsi="Times New Roman" w:cs="Times New Roman"/>
            <w:sz w:val="21"/>
            <w:szCs w:val="21"/>
          </w:rPr>
          <w:delText>show</w:delText>
        </w:r>
        <w:r w:rsidR="0061757E" w:rsidRPr="00686186" w:rsidDel="00E15E6E">
          <w:rPr>
            <w:rFonts w:ascii="Times New Roman" w:hAnsi="Times New Roman" w:cs="Times New Roman"/>
            <w:sz w:val="21"/>
            <w:szCs w:val="21"/>
          </w:rPr>
          <w:delText>s</w:delText>
        </w:r>
        <w:r w:rsidR="00625E06" w:rsidRPr="00686186" w:rsidDel="00E15E6E">
          <w:rPr>
            <w:rFonts w:ascii="Times New Roman" w:hAnsi="Times New Roman" w:cs="Times New Roman"/>
            <w:sz w:val="21"/>
            <w:szCs w:val="21"/>
          </w:rPr>
          <w:delText xml:space="preserve"> the slopes of the linear regression connecting two subsequent time point</w:delText>
        </w:r>
        <w:r w:rsidR="003247D7" w:rsidDel="00E15E6E">
          <w:rPr>
            <w:rFonts w:ascii="Times New Roman" w:hAnsi="Times New Roman" w:cs="Times New Roman"/>
            <w:sz w:val="21"/>
            <w:szCs w:val="21"/>
          </w:rPr>
          <w:delText>s</w:delText>
        </w:r>
        <w:r w:rsidR="00625E06" w:rsidRPr="00686186" w:rsidDel="00E15E6E">
          <w:rPr>
            <w:rFonts w:ascii="Times New Roman" w:hAnsi="Times New Roman" w:cs="Times New Roman"/>
            <w:sz w:val="21"/>
            <w:szCs w:val="21"/>
          </w:rPr>
          <w:delText xml:space="preserve"> (during and after a HW) </w:delText>
        </w:r>
        <w:r w:rsidR="003247D7" w:rsidDel="00E15E6E">
          <w:rPr>
            <w:rFonts w:ascii="Times New Roman" w:hAnsi="Times New Roman" w:cs="Times New Roman"/>
            <w:sz w:val="21"/>
            <w:szCs w:val="21"/>
          </w:rPr>
          <w:delText>regarding the</w:delText>
        </w:r>
        <w:r w:rsidR="00625E06" w:rsidRPr="00686186" w:rsidDel="00E15E6E">
          <w:rPr>
            <w:rFonts w:ascii="Times New Roman" w:hAnsi="Times New Roman" w:cs="Times New Roman"/>
            <w:sz w:val="21"/>
            <w:szCs w:val="21"/>
          </w:rPr>
          <w:delText xml:space="preserve"> difference between DO in </w:delText>
        </w:r>
        <w:r w:rsidR="003247D7" w:rsidDel="00E15E6E">
          <w:rPr>
            <w:rFonts w:ascii="Times New Roman" w:hAnsi="Times New Roman" w:cs="Times New Roman"/>
            <w:sz w:val="21"/>
            <w:szCs w:val="21"/>
          </w:rPr>
          <w:delText xml:space="preserve">the </w:delText>
        </w:r>
        <w:r w:rsidR="00625E06" w:rsidRPr="00686186" w:rsidDel="00E15E6E">
          <w:rPr>
            <w:rFonts w:ascii="Times New Roman" w:hAnsi="Times New Roman" w:cs="Times New Roman"/>
            <w:sz w:val="21"/>
            <w:szCs w:val="21"/>
          </w:rPr>
          <w:delText xml:space="preserve">control and </w:delText>
        </w:r>
        <w:r w:rsidR="003247D7" w:rsidDel="00E15E6E">
          <w:rPr>
            <w:rFonts w:ascii="Times New Roman" w:hAnsi="Times New Roman" w:cs="Times New Roman"/>
            <w:sz w:val="21"/>
            <w:szCs w:val="21"/>
          </w:rPr>
          <w:delText xml:space="preserve">the </w:delText>
        </w:r>
        <w:r w:rsidR="00625E06" w:rsidRPr="00686186" w:rsidDel="00E15E6E">
          <w:rPr>
            <w:rFonts w:ascii="Times New Roman" w:hAnsi="Times New Roman" w:cs="Times New Roman"/>
            <w:sz w:val="21"/>
            <w:szCs w:val="21"/>
          </w:rPr>
          <w:delText xml:space="preserve">HW mesocosms. </w:delText>
        </w:r>
        <w:r w:rsidR="00FF40E8" w:rsidRPr="00686186" w:rsidDel="00E15E6E">
          <w:rPr>
            <w:rFonts w:ascii="Times New Roman" w:hAnsi="Times New Roman" w:cs="Times New Roman"/>
            <w:sz w:val="21"/>
            <w:szCs w:val="21"/>
          </w:rPr>
          <w:delText xml:space="preserve">In </w:delText>
        </w:r>
        <w:r w:rsidR="00625E06" w:rsidRPr="00686186" w:rsidDel="00E15E6E">
          <w:rPr>
            <w:rFonts w:ascii="Times New Roman" w:hAnsi="Times New Roman" w:cs="Times New Roman"/>
            <w:sz w:val="21"/>
            <w:szCs w:val="21"/>
          </w:rPr>
          <w:delText>(b)</w:delText>
        </w:r>
        <w:r w:rsidR="00FF40E8" w:rsidRPr="00686186" w:rsidDel="00E15E6E">
          <w:rPr>
            <w:rFonts w:ascii="Times New Roman" w:hAnsi="Times New Roman" w:cs="Times New Roman"/>
            <w:sz w:val="21"/>
            <w:szCs w:val="21"/>
          </w:rPr>
          <w:delText>, the first panel shows the</w:delText>
        </w:r>
        <w:r w:rsidR="00625E06" w:rsidRPr="00686186" w:rsidDel="00E15E6E">
          <w:rPr>
            <w:rFonts w:ascii="Times New Roman" w:hAnsi="Times New Roman" w:cs="Times New Roman"/>
            <w:sz w:val="21"/>
            <w:szCs w:val="21"/>
          </w:rPr>
          <w:delText xml:space="preserve"> slope between day 3 and 10, </w:delText>
        </w:r>
        <w:r w:rsidR="00FF40E8" w:rsidRPr="00686186" w:rsidDel="00E15E6E">
          <w:rPr>
            <w:rFonts w:ascii="Times New Roman" w:hAnsi="Times New Roman" w:cs="Times New Roman"/>
            <w:sz w:val="21"/>
            <w:szCs w:val="21"/>
          </w:rPr>
          <w:delText xml:space="preserve">the second panel shows the </w:delText>
        </w:r>
        <w:r w:rsidR="00625E06" w:rsidRPr="00686186" w:rsidDel="00E15E6E">
          <w:rPr>
            <w:rFonts w:ascii="Times New Roman" w:hAnsi="Times New Roman" w:cs="Times New Roman"/>
            <w:sz w:val="21"/>
            <w:szCs w:val="21"/>
          </w:rPr>
          <w:delText xml:space="preserve">slope between day 15 and 24, and </w:delText>
        </w:r>
        <w:r w:rsidR="00FF40E8" w:rsidRPr="00686186" w:rsidDel="00E15E6E">
          <w:rPr>
            <w:rFonts w:ascii="Times New Roman" w:hAnsi="Times New Roman" w:cs="Times New Roman"/>
            <w:sz w:val="21"/>
            <w:szCs w:val="21"/>
          </w:rPr>
          <w:delText xml:space="preserve">the third panel shows the </w:delText>
        </w:r>
        <w:r w:rsidR="00625E06" w:rsidRPr="00686186" w:rsidDel="00E15E6E">
          <w:rPr>
            <w:rFonts w:ascii="Times New Roman" w:hAnsi="Times New Roman" w:cs="Times New Roman"/>
            <w:sz w:val="21"/>
            <w:szCs w:val="21"/>
          </w:rPr>
          <w:delText>slope between day 30 and 38</w:delText>
        </w:r>
        <w:r w:rsidR="00200842" w:rsidRPr="00686186" w:rsidDel="00E15E6E">
          <w:rPr>
            <w:rFonts w:ascii="Times New Roman" w:hAnsi="Times New Roman" w:cs="Times New Roman"/>
            <w:sz w:val="21"/>
            <w:szCs w:val="21"/>
          </w:rPr>
          <w:delText>, which correspond to the first, second and third HWs, respectively</w:delText>
        </w:r>
        <w:r w:rsidR="00625E06" w:rsidRPr="00686186" w:rsidDel="00E15E6E">
          <w:rPr>
            <w:rFonts w:ascii="Times New Roman" w:hAnsi="Times New Roman" w:cs="Times New Roman"/>
            <w:sz w:val="21"/>
            <w:szCs w:val="21"/>
          </w:rPr>
          <w:delText>.</w:delText>
        </w:r>
      </w:del>
    </w:p>
    <w:p w14:paraId="6210F61E" w14:textId="2E4ADF72" w:rsidR="00133A49" w:rsidDel="00655D5E" w:rsidRDefault="00133A49" w:rsidP="008279E9">
      <w:pPr>
        <w:spacing w:line="480" w:lineRule="auto"/>
        <w:jc w:val="both"/>
        <w:rPr>
          <w:del w:id="578" w:author="Andreu Rico Artero" w:date="2024-10-10T19:46:00Z" w16du:dateUtc="2024-10-10T17:46:00Z"/>
          <w:rFonts w:ascii="Times New Roman" w:hAnsi="Times New Roman" w:cs="Times New Roman"/>
        </w:rPr>
      </w:pPr>
    </w:p>
    <w:p w14:paraId="5243E896" w14:textId="07BF4D87" w:rsidR="000C3BB4" w:rsidRPr="00877DC3" w:rsidDel="00394B06" w:rsidRDefault="000A1588" w:rsidP="008279E9">
      <w:pPr>
        <w:spacing w:line="480" w:lineRule="auto"/>
        <w:ind w:firstLine="720"/>
        <w:jc w:val="both"/>
        <w:rPr>
          <w:del w:id="579" w:author="Andreu Rico Artero" w:date="2024-10-10T19:48:00Z" w16du:dateUtc="2024-10-10T17:48:00Z"/>
          <w:rFonts w:ascii="Times New Roman" w:hAnsi="Times New Roman" w:cs="Times New Roman"/>
        </w:rPr>
      </w:pPr>
      <w:r w:rsidRPr="00877DC3">
        <w:rPr>
          <w:rFonts w:ascii="Times New Roman" w:hAnsi="Times New Roman" w:cs="Times New Roman"/>
        </w:rPr>
        <w:t xml:space="preserve">The LMM </w:t>
      </w:r>
      <w:r w:rsidR="00424302">
        <w:rPr>
          <w:rFonts w:ascii="Times New Roman" w:hAnsi="Times New Roman" w:cs="Times New Roman"/>
        </w:rPr>
        <w:t>showed</w:t>
      </w:r>
      <w:del w:id="580" w:author="Andreu Rico Artero" w:date="2024-10-10T19:46:00Z" w16du:dateUtc="2024-10-10T17:46:00Z">
        <w:r w:rsidR="00424302" w:rsidRPr="00877DC3" w:rsidDel="00655D5E">
          <w:rPr>
            <w:rFonts w:ascii="Times New Roman" w:hAnsi="Times New Roman" w:cs="Times New Roman"/>
          </w:rPr>
          <w:delText xml:space="preserve"> </w:delText>
        </w:r>
        <w:r w:rsidRPr="00877DC3" w:rsidDel="00655D5E">
          <w:rPr>
            <w:rFonts w:ascii="Times New Roman" w:hAnsi="Times New Roman" w:cs="Times New Roman"/>
          </w:rPr>
          <w:delText>a</w:delText>
        </w:r>
      </w:del>
      <w:r w:rsidRPr="00877DC3">
        <w:rPr>
          <w:rFonts w:ascii="Times New Roman" w:hAnsi="Times New Roman" w:cs="Times New Roman"/>
        </w:rPr>
        <w:t xml:space="preserve"> significant</w:t>
      </w:r>
      <w:ins w:id="581" w:author="Francesco Polazzo" w:date="2024-10-07T09:32:00Z" w16du:dateUtc="2024-10-07T07:32:00Z">
        <w:r w:rsidR="00F4060D">
          <w:rPr>
            <w:rFonts w:ascii="Times New Roman" w:hAnsi="Times New Roman" w:cs="Times New Roman"/>
          </w:rPr>
          <w:t xml:space="preserve"> effects of the HW treatment (</w:t>
        </w:r>
      </w:ins>
      <w:ins w:id="582" w:author="Francesco Polazzo" w:date="2024-10-07T09:33:00Z" w16du:dateUtc="2024-10-07T07:33:00Z">
        <w:r w:rsidR="00F4060D">
          <w:rPr>
            <w:rFonts w:ascii="Times New Roman" w:hAnsi="Times New Roman" w:cs="Times New Roman"/>
          </w:rPr>
          <w:t xml:space="preserve">estimate: </w:t>
        </w:r>
        <w:r w:rsidR="00F4060D" w:rsidRPr="00F4060D">
          <w:rPr>
            <w:rFonts w:ascii="Times New Roman" w:hAnsi="Times New Roman" w:cs="Times New Roman"/>
          </w:rPr>
          <w:t>0.12</w:t>
        </w:r>
        <w:r w:rsidR="00F4060D">
          <w:rPr>
            <w:rFonts w:ascii="Times New Roman" w:hAnsi="Times New Roman" w:cs="Times New Roman"/>
          </w:rPr>
          <w:t xml:space="preserve">, 95% confidence interval of 0.013 to 0.23, p-value: </w:t>
        </w:r>
      </w:ins>
      <w:ins w:id="583" w:author="Francesco Polazzo" w:date="2024-10-07T09:34:00Z" w16du:dateUtc="2024-10-07T07:34:00Z">
        <w:r w:rsidR="00F4060D">
          <w:rPr>
            <w:rFonts w:ascii="Times New Roman" w:hAnsi="Times New Roman" w:cs="Times New Roman"/>
          </w:rPr>
          <w:t>0.046), and a significant</w:t>
        </w:r>
      </w:ins>
      <w:r w:rsidRPr="00877DC3">
        <w:rPr>
          <w:rFonts w:ascii="Times New Roman" w:hAnsi="Times New Roman" w:cs="Times New Roman"/>
        </w:rPr>
        <w:t xml:space="preserve"> interaction between HW and time</w:t>
      </w:r>
      <w:r w:rsidR="000C56DA">
        <w:rPr>
          <w:rFonts w:ascii="Times New Roman" w:hAnsi="Times New Roman" w:cs="Times New Roman"/>
        </w:rPr>
        <w:t xml:space="preserve"> </w:t>
      </w:r>
      <w:del w:id="584" w:author="Francesco Polazzo" w:date="2024-10-01T10:29:00Z" w16du:dateUtc="2024-10-01T08:29:00Z">
        <w:r w:rsidR="000C56DA" w:rsidDel="001B1F90">
          <w:rPr>
            <w:rFonts w:ascii="Times New Roman" w:hAnsi="Times New Roman" w:cs="Times New Roman"/>
          </w:rPr>
          <w:delText>of</w:delText>
        </w:r>
        <w:r w:rsidR="0096785A" w:rsidDel="001B1F90">
          <w:rPr>
            <w:rFonts w:ascii="Times New Roman" w:hAnsi="Times New Roman" w:cs="Times New Roman"/>
          </w:rPr>
          <w:delText xml:space="preserve"> </w:delText>
        </w:r>
      </w:del>
      <w:r w:rsidR="00424302">
        <w:rPr>
          <w:rFonts w:ascii="Times New Roman" w:hAnsi="Times New Roman" w:cs="Times New Roman"/>
        </w:rPr>
        <w:t xml:space="preserve">(estimate: </w:t>
      </w:r>
      <w:r w:rsidR="00133A49" w:rsidRPr="00133A49">
        <w:rPr>
          <w:rFonts w:ascii="Times New Roman" w:hAnsi="Times New Roman" w:cs="Times New Roman"/>
        </w:rPr>
        <w:t>-0.00</w:t>
      </w:r>
      <w:ins w:id="585" w:author="Francesco Polazzo" w:date="2024-10-07T09:34:00Z" w16du:dateUtc="2024-10-07T07:34:00Z">
        <w:r w:rsidR="00F4060D">
          <w:rPr>
            <w:rFonts w:ascii="Times New Roman" w:hAnsi="Times New Roman" w:cs="Times New Roman"/>
          </w:rPr>
          <w:t>8</w:t>
        </w:r>
      </w:ins>
      <w:del w:id="586" w:author="Francesco Polazzo" w:date="2024-10-07T09:34:00Z" w16du:dateUtc="2024-10-07T07:34:00Z">
        <w:r w:rsidR="00133A49" w:rsidRPr="00133A49" w:rsidDel="00F4060D">
          <w:rPr>
            <w:rFonts w:ascii="Times New Roman" w:hAnsi="Times New Roman" w:cs="Times New Roman"/>
          </w:rPr>
          <w:delText>7</w:delText>
        </w:r>
      </w:del>
      <w:r w:rsidR="00424302">
        <w:rPr>
          <w:rFonts w:ascii="Times New Roman" w:hAnsi="Times New Roman" w:cs="Times New Roman"/>
        </w:rPr>
        <w:t xml:space="preserve">, </w:t>
      </w:r>
      <w:r w:rsidR="00133A49">
        <w:rPr>
          <w:rFonts w:ascii="Times New Roman" w:hAnsi="Times New Roman" w:cs="Times New Roman"/>
        </w:rPr>
        <w:t>95%</w:t>
      </w:r>
      <w:r w:rsidR="001B4353" w:rsidRPr="001B4353">
        <w:rPr>
          <w:rFonts w:ascii="Times New Roman" w:hAnsi="Times New Roman" w:cs="Times New Roman"/>
        </w:rPr>
        <w:t xml:space="preserve"> confidence interval</w:t>
      </w:r>
      <w:r w:rsidR="00D07DDC">
        <w:rPr>
          <w:rFonts w:ascii="Times New Roman" w:hAnsi="Times New Roman" w:cs="Times New Roman"/>
        </w:rPr>
        <w:t xml:space="preserve"> of</w:t>
      </w:r>
      <w:r w:rsidR="001B4353">
        <w:rPr>
          <w:rFonts w:ascii="Times New Roman" w:hAnsi="Times New Roman" w:cs="Times New Roman"/>
        </w:rPr>
        <w:t xml:space="preserve"> -0.</w:t>
      </w:r>
      <w:del w:id="587" w:author="Francesco Polazzo" w:date="2024-10-07T09:34:00Z" w16du:dateUtc="2024-10-07T07:34:00Z">
        <w:r w:rsidR="001B4353" w:rsidDel="00F4060D">
          <w:rPr>
            <w:rFonts w:ascii="Times New Roman" w:hAnsi="Times New Roman" w:cs="Times New Roman"/>
          </w:rPr>
          <w:delText xml:space="preserve">012 </w:delText>
        </w:r>
      </w:del>
      <w:ins w:id="588" w:author="Francesco Polazzo" w:date="2024-10-07T09:34:00Z" w16du:dateUtc="2024-10-07T07:34:00Z">
        <w:r w:rsidR="00F4060D">
          <w:rPr>
            <w:rFonts w:ascii="Times New Roman" w:hAnsi="Times New Roman" w:cs="Times New Roman"/>
          </w:rPr>
          <w:t xml:space="preserve">013 </w:t>
        </w:r>
      </w:ins>
      <w:r w:rsidR="001B4353">
        <w:rPr>
          <w:rFonts w:ascii="Times New Roman" w:hAnsi="Times New Roman" w:cs="Times New Roman"/>
        </w:rPr>
        <w:t>to -0.</w:t>
      </w:r>
      <w:del w:id="589" w:author="Francesco Polazzo" w:date="2024-10-07T09:34:00Z" w16du:dateUtc="2024-10-07T07:34:00Z">
        <w:r w:rsidR="001B4353" w:rsidDel="00F4060D">
          <w:rPr>
            <w:rFonts w:ascii="Times New Roman" w:hAnsi="Times New Roman" w:cs="Times New Roman"/>
          </w:rPr>
          <w:delText>002</w:delText>
        </w:r>
      </w:del>
      <w:ins w:id="590" w:author="Francesco Polazzo" w:date="2024-10-07T09:34:00Z" w16du:dateUtc="2024-10-07T07:34:00Z">
        <w:r w:rsidR="00F4060D">
          <w:rPr>
            <w:rFonts w:ascii="Times New Roman" w:hAnsi="Times New Roman" w:cs="Times New Roman"/>
          </w:rPr>
          <w:t>003</w:t>
        </w:r>
      </w:ins>
      <w:r w:rsidR="003B7BD7">
        <w:rPr>
          <w:rFonts w:ascii="Times New Roman" w:hAnsi="Times New Roman" w:cs="Times New Roman"/>
        </w:rPr>
        <w:t>;</w:t>
      </w:r>
      <w:r w:rsidR="00133A49">
        <w:rPr>
          <w:rFonts w:ascii="Times New Roman" w:hAnsi="Times New Roman" w:cs="Times New Roman"/>
        </w:rPr>
        <w:t xml:space="preserve"> p</w:t>
      </w:r>
      <w:r w:rsidR="00424302">
        <w:rPr>
          <w:rFonts w:ascii="Times New Roman" w:hAnsi="Times New Roman" w:cs="Times New Roman"/>
        </w:rPr>
        <w:t>-value</w:t>
      </w:r>
      <w:r w:rsidR="003B7BD7">
        <w:rPr>
          <w:rFonts w:ascii="Times New Roman" w:hAnsi="Times New Roman" w:cs="Times New Roman"/>
        </w:rPr>
        <w:t>:</w:t>
      </w:r>
      <w:r w:rsidR="00133A49">
        <w:rPr>
          <w:rFonts w:ascii="Times New Roman" w:hAnsi="Times New Roman" w:cs="Times New Roman"/>
        </w:rPr>
        <w:t xml:space="preserve"> 0.0</w:t>
      </w:r>
      <w:del w:id="591" w:author="Francesco Polazzo" w:date="2024-10-07T09:34:00Z" w16du:dateUtc="2024-10-07T07:34:00Z">
        <w:r w:rsidR="00133A49" w:rsidDel="00F4060D">
          <w:rPr>
            <w:rFonts w:ascii="Times New Roman" w:hAnsi="Times New Roman" w:cs="Times New Roman"/>
          </w:rPr>
          <w:delText>1</w:delText>
        </w:r>
      </w:del>
      <w:r w:rsidR="00133A49">
        <w:rPr>
          <w:rFonts w:ascii="Times New Roman" w:hAnsi="Times New Roman" w:cs="Times New Roman"/>
        </w:rPr>
        <w:t>0</w:t>
      </w:r>
      <w:ins w:id="592" w:author="Francesco Polazzo" w:date="2024-10-07T09:35:00Z" w16du:dateUtc="2024-10-07T07:35:00Z">
        <w:r w:rsidR="00F4060D">
          <w:rPr>
            <w:rFonts w:ascii="Times New Roman" w:hAnsi="Times New Roman" w:cs="Times New Roman"/>
          </w:rPr>
          <w:t>3</w:t>
        </w:r>
      </w:ins>
      <w:r w:rsidR="001B4353">
        <w:rPr>
          <w:rFonts w:ascii="Times New Roman" w:hAnsi="Times New Roman" w:cs="Times New Roman"/>
        </w:rPr>
        <w:t xml:space="preserve">) </w:t>
      </w:r>
      <w:r w:rsidRPr="00877DC3">
        <w:rPr>
          <w:rFonts w:ascii="Times New Roman" w:hAnsi="Times New Roman" w:cs="Times New Roman"/>
        </w:rPr>
        <w:t>suggesting a time</w:t>
      </w:r>
      <w:r w:rsidR="00A3090B">
        <w:rPr>
          <w:rFonts w:ascii="Times New Roman" w:hAnsi="Times New Roman" w:cs="Times New Roman"/>
        </w:rPr>
        <w:t>-</w:t>
      </w:r>
      <w:r w:rsidRPr="00877DC3">
        <w:rPr>
          <w:rFonts w:ascii="Times New Roman" w:hAnsi="Times New Roman" w:cs="Times New Roman"/>
        </w:rPr>
        <w:t xml:space="preserve">dependent effect of the HWs </w:t>
      </w:r>
      <w:r w:rsidR="00200842">
        <w:rPr>
          <w:rFonts w:ascii="Times New Roman" w:hAnsi="Times New Roman" w:cs="Times New Roman"/>
        </w:rPr>
        <w:t xml:space="preserve">on </w:t>
      </w:r>
      <w:r w:rsidR="00424302">
        <w:rPr>
          <w:rFonts w:ascii="Times New Roman" w:hAnsi="Times New Roman" w:cs="Times New Roman"/>
        </w:rPr>
        <w:t xml:space="preserve">the </w:t>
      </w:r>
      <w:r w:rsidR="00200842">
        <w:rPr>
          <w:rFonts w:ascii="Times New Roman" w:hAnsi="Times New Roman" w:cs="Times New Roman"/>
        </w:rPr>
        <w:t>DO</w:t>
      </w:r>
      <w:r w:rsidR="00424302">
        <w:rPr>
          <w:rFonts w:ascii="Times New Roman" w:hAnsi="Times New Roman" w:cs="Times New Roman"/>
        </w:rPr>
        <w:t xml:space="preserve"> concentration</w:t>
      </w:r>
      <w:r w:rsidR="00133A49">
        <w:rPr>
          <w:rFonts w:ascii="Times New Roman" w:hAnsi="Times New Roman" w:cs="Times New Roman"/>
        </w:rPr>
        <w:t xml:space="preserve">, that became more negative with time </w:t>
      </w:r>
      <w:r w:rsidRPr="00877DC3">
        <w:rPr>
          <w:rFonts w:ascii="Times New Roman" w:hAnsi="Times New Roman" w:cs="Times New Roman"/>
        </w:rPr>
        <w:t>(</w:t>
      </w:r>
      <w:r w:rsidR="0096785A">
        <w:rPr>
          <w:rFonts w:ascii="Times New Roman" w:hAnsi="Times New Roman" w:cs="Times New Roman"/>
        </w:rPr>
        <w:t xml:space="preserve">Appendix, </w:t>
      </w:r>
      <w:r w:rsidRPr="00877DC3">
        <w:rPr>
          <w:rFonts w:ascii="Times New Roman" w:hAnsi="Times New Roman" w:cs="Times New Roman"/>
        </w:rPr>
        <w:t>Table 1)</w:t>
      </w:r>
      <w:r w:rsidR="000C3BB4" w:rsidRPr="00877DC3">
        <w:rPr>
          <w:rFonts w:ascii="Times New Roman" w:hAnsi="Times New Roman" w:cs="Times New Roman"/>
        </w:rPr>
        <w:t>.</w:t>
      </w:r>
      <w:ins w:id="593" w:author="Andreu Rico Artero" w:date="2024-10-10T19:48:00Z" w16du:dateUtc="2024-10-10T17:48:00Z">
        <w:r w:rsidR="00394B06">
          <w:rPr>
            <w:rFonts w:ascii="Times New Roman" w:hAnsi="Times New Roman" w:cs="Times New Roman"/>
          </w:rPr>
          <w:t xml:space="preserve"> </w:t>
        </w:r>
      </w:ins>
    </w:p>
    <w:p w14:paraId="0B0C3F71" w14:textId="5C72AE10" w:rsidR="000F5601" w:rsidRDefault="000C3BB4" w:rsidP="008279E9">
      <w:pPr>
        <w:spacing w:line="480" w:lineRule="auto"/>
        <w:ind w:firstLine="720"/>
        <w:jc w:val="both"/>
        <w:rPr>
          <w:ins w:id="594" w:author="Francesco Polazzo" w:date="2024-10-04T16:21:00Z" w16du:dateUtc="2024-10-04T14:21:00Z"/>
          <w:rFonts w:ascii="Times New Roman" w:hAnsi="Times New Roman" w:cs="Times New Roman"/>
        </w:rPr>
      </w:pPr>
      <w:r w:rsidRPr="00877DC3">
        <w:rPr>
          <w:rFonts w:ascii="Times New Roman" w:hAnsi="Times New Roman" w:cs="Times New Roman"/>
        </w:rPr>
        <w:t xml:space="preserve">The post-hoc analysis </w:t>
      </w:r>
      <w:r w:rsidR="003B2EDE" w:rsidRPr="00877DC3">
        <w:rPr>
          <w:rFonts w:ascii="Times New Roman" w:hAnsi="Times New Roman" w:cs="Times New Roman"/>
        </w:rPr>
        <w:t xml:space="preserve">showed </w:t>
      </w:r>
      <w:r w:rsidRPr="00877DC3">
        <w:rPr>
          <w:rFonts w:ascii="Times New Roman" w:hAnsi="Times New Roman" w:cs="Times New Roman"/>
        </w:rPr>
        <w:t>that there was a significant difference</w:t>
      </w:r>
      <w:r w:rsidR="000C56DA">
        <w:rPr>
          <w:rFonts w:ascii="Times New Roman" w:hAnsi="Times New Roman" w:cs="Times New Roman"/>
        </w:rPr>
        <w:t xml:space="preserve"> (p &lt; 0.05)</w:t>
      </w:r>
      <w:r w:rsidRPr="00877DC3">
        <w:rPr>
          <w:rFonts w:ascii="Times New Roman" w:hAnsi="Times New Roman" w:cs="Times New Roman"/>
        </w:rPr>
        <w:t xml:space="preserve"> in </w:t>
      </w:r>
      <w:r w:rsidR="00424302">
        <w:rPr>
          <w:rFonts w:ascii="Times New Roman" w:hAnsi="Times New Roman" w:cs="Times New Roman"/>
        </w:rPr>
        <w:t xml:space="preserve">the </w:t>
      </w:r>
      <w:r w:rsidRPr="00877DC3">
        <w:rPr>
          <w:rFonts w:ascii="Times New Roman" w:hAnsi="Times New Roman" w:cs="Times New Roman"/>
        </w:rPr>
        <w:t>DO</w:t>
      </w:r>
      <w:r w:rsidR="00424302">
        <w:rPr>
          <w:rFonts w:ascii="Times New Roman" w:hAnsi="Times New Roman" w:cs="Times New Roman"/>
        </w:rPr>
        <w:t xml:space="preserve"> concentration</w:t>
      </w:r>
      <w:r w:rsidRPr="00877DC3">
        <w:rPr>
          <w:rFonts w:ascii="Times New Roman" w:hAnsi="Times New Roman" w:cs="Times New Roman"/>
        </w:rPr>
        <w:t xml:space="preserve"> between </w:t>
      </w:r>
      <w:r w:rsidR="00424302">
        <w:rPr>
          <w:rFonts w:ascii="Times New Roman" w:hAnsi="Times New Roman" w:cs="Times New Roman"/>
        </w:rPr>
        <w:t xml:space="preserve">the </w:t>
      </w:r>
      <w:r w:rsidRPr="00877DC3">
        <w:rPr>
          <w:rFonts w:ascii="Times New Roman" w:hAnsi="Times New Roman" w:cs="Times New Roman"/>
        </w:rPr>
        <w:t xml:space="preserve">control mesocosms and </w:t>
      </w:r>
      <w:r w:rsidR="00424302">
        <w:rPr>
          <w:rFonts w:ascii="Times New Roman" w:hAnsi="Times New Roman" w:cs="Times New Roman"/>
        </w:rPr>
        <w:t xml:space="preserve">the </w:t>
      </w:r>
      <w:r w:rsidRPr="00877DC3">
        <w:rPr>
          <w:rFonts w:ascii="Times New Roman" w:hAnsi="Times New Roman" w:cs="Times New Roman"/>
        </w:rPr>
        <w:t xml:space="preserve">mesocosms undergoing HWs </w:t>
      </w:r>
      <w:del w:id="595" w:author="Francesco Polazzo" w:date="2024-10-07T09:42:00Z" w16du:dateUtc="2024-10-07T07:42:00Z">
        <w:r w:rsidRPr="00877DC3" w:rsidDel="00B607B5">
          <w:rPr>
            <w:rFonts w:ascii="Times New Roman" w:hAnsi="Times New Roman" w:cs="Times New Roman"/>
          </w:rPr>
          <w:delText xml:space="preserve">from </w:delText>
        </w:r>
      </w:del>
      <w:ins w:id="596" w:author="Francesco Polazzo" w:date="2024-10-07T09:42:00Z" w16du:dateUtc="2024-10-07T07:42:00Z">
        <w:r w:rsidR="00B607B5">
          <w:rPr>
            <w:rFonts w:ascii="Times New Roman" w:hAnsi="Times New Roman" w:cs="Times New Roman"/>
          </w:rPr>
          <w:t>on</w:t>
        </w:r>
        <w:r w:rsidR="00B607B5" w:rsidRPr="00877DC3">
          <w:rPr>
            <w:rFonts w:ascii="Times New Roman" w:hAnsi="Times New Roman" w:cs="Times New Roman"/>
          </w:rPr>
          <w:t xml:space="preserve"> </w:t>
        </w:r>
      </w:ins>
      <w:r w:rsidRPr="00877DC3">
        <w:rPr>
          <w:rFonts w:ascii="Times New Roman" w:hAnsi="Times New Roman" w:cs="Times New Roman"/>
        </w:rPr>
        <w:t xml:space="preserve">day </w:t>
      </w:r>
      <w:ins w:id="597" w:author="Francesco Polazzo" w:date="2024-10-07T09:43:00Z" w16du:dateUtc="2024-10-07T07:43:00Z">
        <w:r w:rsidR="00B607B5">
          <w:rPr>
            <w:rFonts w:ascii="Times New Roman" w:hAnsi="Times New Roman" w:cs="Times New Roman"/>
          </w:rPr>
          <w:t xml:space="preserve">-4, and </w:t>
        </w:r>
      </w:ins>
      <w:del w:id="598" w:author="Francesco Polazzo" w:date="2024-10-07T09:42:00Z" w16du:dateUtc="2024-10-07T07:42:00Z">
        <w:r w:rsidRPr="00877DC3" w:rsidDel="00B607B5">
          <w:rPr>
            <w:rFonts w:ascii="Times New Roman" w:hAnsi="Times New Roman" w:cs="Times New Roman"/>
          </w:rPr>
          <w:delText>24 onward</w:delText>
        </w:r>
        <w:r w:rsidR="00200842" w:rsidDel="00B607B5">
          <w:rPr>
            <w:rFonts w:ascii="Times New Roman" w:hAnsi="Times New Roman" w:cs="Times New Roman"/>
          </w:rPr>
          <w:delText>s</w:delText>
        </w:r>
      </w:del>
      <w:ins w:id="599" w:author="Francesco Polazzo" w:date="2024-10-07T09:42:00Z" w16du:dateUtc="2024-10-07T07:42:00Z">
        <w:r w:rsidR="00B607B5">
          <w:rPr>
            <w:rFonts w:ascii="Times New Roman" w:hAnsi="Times New Roman" w:cs="Times New Roman"/>
          </w:rPr>
          <w:t>38</w:t>
        </w:r>
      </w:ins>
      <w:ins w:id="600" w:author="Francesco Polazzo" w:date="2024-10-07T09:43:00Z" w16du:dateUtc="2024-10-07T07:43:00Z">
        <w:r w:rsidR="00B607B5">
          <w:rPr>
            <w:rFonts w:ascii="Times New Roman" w:hAnsi="Times New Roman" w:cs="Times New Roman"/>
          </w:rPr>
          <w:t xml:space="preserve"> </w:t>
        </w:r>
      </w:ins>
      <w:del w:id="601" w:author="Francesco Polazzo" w:date="2024-10-07T09:43:00Z" w16du:dateUtc="2024-10-07T07:43:00Z">
        <w:r w:rsidRPr="00877DC3" w:rsidDel="00B607B5">
          <w:rPr>
            <w:rFonts w:ascii="Times New Roman" w:hAnsi="Times New Roman" w:cs="Times New Roman"/>
          </w:rPr>
          <w:delText xml:space="preserve">. After day 24, the DO concentration was always significantly lower in </w:delText>
        </w:r>
        <w:r w:rsidR="00424302" w:rsidDel="00B607B5">
          <w:rPr>
            <w:rFonts w:ascii="Times New Roman" w:hAnsi="Times New Roman" w:cs="Times New Roman"/>
          </w:rPr>
          <w:delText xml:space="preserve">the </w:delText>
        </w:r>
        <w:r w:rsidRPr="00877DC3" w:rsidDel="00B607B5">
          <w:rPr>
            <w:rFonts w:ascii="Times New Roman" w:hAnsi="Times New Roman" w:cs="Times New Roman"/>
          </w:rPr>
          <w:delText xml:space="preserve">mesocosms </w:delText>
        </w:r>
        <w:r w:rsidR="00424302" w:rsidDel="00B607B5">
          <w:rPr>
            <w:rFonts w:ascii="Times New Roman" w:hAnsi="Times New Roman" w:cs="Times New Roman"/>
          </w:rPr>
          <w:delText>exposed to</w:delText>
        </w:r>
        <w:r w:rsidR="00424302" w:rsidRPr="00877DC3" w:rsidDel="00B607B5">
          <w:rPr>
            <w:rFonts w:ascii="Times New Roman" w:hAnsi="Times New Roman" w:cs="Times New Roman"/>
          </w:rPr>
          <w:delText xml:space="preserve"> </w:delText>
        </w:r>
        <w:r w:rsidRPr="00877DC3" w:rsidDel="00B607B5">
          <w:rPr>
            <w:rFonts w:ascii="Times New Roman" w:hAnsi="Times New Roman" w:cs="Times New Roman"/>
          </w:rPr>
          <w:delText xml:space="preserve">the HWs </w:delText>
        </w:r>
      </w:del>
      <w:r w:rsidRPr="00877DC3">
        <w:rPr>
          <w:rFonts w:ascii="Times New Roman" w:hAnsi="Times New Roman" w:cs="Times New Roman"/>
        </w:rPr>
        <w:t>(</w:t>
      </w:r>
      <w:r w:rsidR="00133A49">
        <w:rPr>
          <w:rFonts w:ascii="Times New Roman" w:hAnsi="Times New Roman" w:cs="Times New Roman"/>
        </w:rPr>
        <w:t xml:space="preserve">Appendix </w:t>
      </w:r>
      <w:r w:rsidRPr="00877DC3">
        <w:rPr>
          <w:rFonts w:ascii="Times New Roman" w:hAnsi="Times New Roman" w:cs="Times New Roman"/>
        </w:rPr>
        <w:t>Table 2).</w:t>
      </w:r>
    </w:p>
    <w:p w14:paraId="047445FE" w14:textId="70193E37" w:rsidR="00E15E6E" w:rsidDel="00024969" w:rsidRDefault="00655D5E" w:rsidP="008279E9">
      <w:pPr>
        <w:spacing w:line="480" w:lineRule="auto"/>
        <w:ind w:firstLine="720"/>
        <w:jc w:val="both"/>
        <w:rPr>
          <w:del w:id="602" w:author="Francesco Polazzo" w:date="2024-10-11T10:57:00Z" w16du:dateUtc="2024-10-11T08:57:00Z"/>
          <w:rFonts w:ascii="Times New Roman" w:hAnsi="Times New Roman" w:cs="Times New Roman"/>
        </w:rPr>
      </w:pPr>
      <w:commentRangeStart w:id="603"/>
      <w:ins w:id="604" w:author="Andreu Rico Artero" w:date="2024-10-10T19:46:00Z" w16du:dateUtc="2024-10-10T17:46:00Z">
        <w:del w:id="605" w:author="Francesco Polazzo" w:date="2024-10-11T10:57:00Z" w16du:dateUtc="2024-10-11T08:57:00Z">
          <w:r w:rsidDel="00024969">
            <w:rPr>
              <w:rFonts w:ascii="Times New Roman" w:hAnsi="Times New Roman" w:cs="Times New Roman"/>
            </w:rPr>
            <w:delText xml:space="preserve">very </w:delText>
          </w:r>
        </w:del>
      </w:ins>
      <w:commentRangeEnd w:id="603"/>
      <w:del w:id="606" w:author="Francesco Polazzo" w:date="2024-10-11T10:57:00Z" w16du:dateUtc="2024-10-11T08:57:00Z">
        <w:r w:rsidR="00394B06" w:rsidDel="00024969">
          <w:rPr>
            <w:rStyle w:val="CommentReference"/>
          </w:rPr>
          <w:commentReference w:id="603"/>
        </w:r>
      </w:del>
    </w:p>
    <w:p w14:paraId="19F08C24" w14:textId="77777777" w:rsidR="000F5601" w:rsidRDefault="000F5601" w:rsidP="008279E9">
      <w:pPr>
        <w:spacing w:line="480" w:lineRule="auto"/>
        <w:jc w:val="both"/>
        <w:rPr>
          <w:rFonts w:ascii="Times New Roman" w:hAnsi="Times New Roman" w:cs="Times New Roman"/>
        </w:rPr>
      </w:pPr>
    </w:p>
    <w:p w14:paraId="6D20BD9C" w14:textId="6743BF3A" w:rsidR="000F5601" w:rsidRPr="00243A0E" w:rsidRDefault="000F5601">
      <w:pPr>
        <w:pStyle w:val="Heading3"/>
        <w:spacing w:line="480" w:lineRule="auto"/>
        <w:jc w:val="both"/>
        <w:rPr>
          <w:rFonts w:ascii="Times New Roman" w:eastAsia="Times New Roman" w:hAnsi="Times New Roman" w:cs="Times New Roman"/>
          <w:b/>
          <w:bCs/>
          <w:color w:val="000000" w:themeColor="text1"/>
          <w:sz w:val="24"/>
          <w:szCs w:val="24"/>
          <w:lang w:eastAsia="en-GB"/>
        </w:rPr>
        <w:pPrChange w:id="607" w:author="Andreu Rico Artero" w:date="2024-10-10T20:00:00Z" w16du:dateUtc="2024-10-10T18:00:00Z">
          <w:pPr>
            <w:pStyle w:val="Heading3"/>
            <w:spacing w:line="480" w:lineRule="auto"/>
          </w:pPr>
        </w:pPrChange>
      </w:pPr>
      <w:r w:rsidRPr="00243A0E">
        <w:rPr>
          <w:rFonts w:ascii="Times New Roman" w:eastAsia="Times New Roman" w:hAnsi="Times New Roman" w:cs="Times New Roman"/>
          <w:b/>
          <w:bCs/>
          <w:color w:val="000000" w:themeColor="text1"/>
          <w:sz w:val="24"/>
          <w:szCs w:val="24"/>
          <w:lang w:eastAsia="en-GB"/>
        </w:rPr>
        <w:t xml:space="preserve">Chlorophyll - </w:t>
      </w:r>
      <w:r w:rsidRPr="00243A0E">
        <w:rPr>
          <w:rFonts w:ascii="Times New Roman" w:eastAsia="Times New Roman" w:hAnsi="Times New Roman" w:cs="Times New Roman"/>
          <w:b/>
          <w:bCs/>
          <w:i/>
          <w:iCs/>
          <w:color w:val="000000" w:themeColor="text1"/>
          <w:sz w:val="24"/>
          <w:szCs w:val="24"/>
          <w:lang w:eastAsia="en-GB"/>
        </w:rPr>
        <w:t>a</w:t>
      </w:r>
    </w:p>
    <w:p w14:paraId="4D68B202" w14:textId="1A9676B2" w:rsidR="000C3BB4" w:rsidRPr="00877DC3" w:rsidRDefault="00133A49" w:rsidP="008279E9">
      <w:pPr>
        <w:spacing w:line="480" w:lineRule="auto"/>
        <w:ind w:firstLine="720"/>
        <w:jc w:val="both"/>
        <w:rPr>
          <w:rFonts w:ascii="Times New Roman" w:hAnsi="Times New Roman" w:cs="Times New Roman"/>
        </w:rPr>
      </w:pPr>
      <w:proofErr w:type="spellStart"/>
      <w:r w:rsidRPr="00D07DDC">
        <w:rPr>
          <w:rFonts w:ascii="Times New Roman" w:hAnsi="Times New Roman" w:cs="Times New Roman"/>
        </w:rPr>
        <w:t>Chl</w:t>
      </w:r>
      <w:proofErr w:type="spellEnd"/>
      <w:r w:rsidR="000C3BB4" w:rsidRPr="00D07DDC">
        <w:rPr>
          <w:rFonts w:ascii="Times New Roman" w:hAnsi="Times New Roman" w:cs="Times New Roman"/>
        </w:rPr>
        <w:t xml:space="preserve"> </w:t>
      </w:r>
      <w:r w:rsidR="000C3BB4" w:rsidRPr="00D07DDC">
        <w:rPr>
          <w:rFonts w:ascii="Times New Roman" w:hAnsi="Times New Roman" w:cs="Times New Roman"/>
          <w:i/>
          <w:iCs/>
        </w:rPr>
        <w:t>a</w:t>
      </w:r>
      <w:r w:rsidR="000C3BB4" w:rsidRPr="00D07DDC">
        <w:rPr>
          <w:rFonts w:ascii="Times New Roman" w:hAnsi="Times New Roman" w:cs="Times New Roman"/>
        </w:rPr>
        <w:t xml:space="preserve"> </w:t>
      </w:r>
      <w:r w:rsidR="00F74060" w:rsidRPr="00D07DDC">
        <w:rPr>
          <w:rFonts w:ascii="Times New Roman" w:hAnsi="Times New Roman" w:cs="Times New Roman"/>
        </w:rPr>
        <w:t>showed</w:t>
      </w:r>
      <w:r w:rsidR="00F74060" w:rsidRPr="00877DC3">
        <w:rPr>
          <w:rFonts w:ascii="Times New Roman" w:hAnsi="Times New Roman" w:cs="Times New Roman"/>
        </w:rPr>
        <w:t xml:space="preserve"> a slight decline after the first two HWs. Though, after the third HW, </w:t>
      </w:r>
      <w:r w:rsidR="003B7BD7">
        <w:rPr>
          <w:rFonts w:ascii="Times New Roman" w:hAnsi="Times New Roman" w:cs="Times New Roman"/>
        </w:rPr>
        <w:t xml:space="preserve">the </w:t>
      </w:r>
      <w:proofErr w:type="spellStart"/>
      <w:r w:rsidR="00F74060" w:rsidRPr="00877DC3">
        <w:rPr>
          <w:rFonts w:ascii="Times New Roman" w:hAnsi="Times New Roman" w:cs="Times New Roman"/>
        </w:rPr>
        <w:t>chl</w:t>
      </w:r>
      <w:proofErr w:type="spellEnd"/>
      <w:r w:rsidR="00F74060" w:rsidRPr="00877DC3">
        <w:rPr>
          <w:rFonts w:ascii="Times New Roman" w:hAnsi="Times New Roman" w:cs="Times New Roman"/>
        </w:rPr>
        <w:t xml:space="preserve"> </w:t>
      </w:r>
      <w:r w:rsidR="00F74060" w:rsidRPr="00877DC3">
        <w:rPr>
          <w:rFonts w:ascii="Times New Roman" w:hAnsi="Times New Roman" w:cs="Times New Roman"/>
          <w:i/>
          <w:iCs/>
        </w:rPr>
        <w:t xml:space="preserve">a </w:t>
      </w:r>
      <w:r w:rsidR="00F74060" w:rsidRPr="00877DC3">
        <w:rPr>
          <w:rFonts w:ascii="Times New Roman" w:hAnsi="Times New Roman" w:cs="Times New Roman"/>
        </w:rPr>
        <w:t xml:space="preserve">concentration </w:t>
      </w:r>
      <w:r w:rsidR="00AE7B85">
        <w:rPr>
          <w:rFonts w:ascii="Times New Roman" w:hAnsi="Times New Roman" w:cs="Times New Roman"/>
        </w:rPr>
        <w:t>sharply</w:t>
      </w:r>
      <w:r w:rsidR="00F74060" w:rsidRPr="00877DC3">
        <w:rPr>
          <w:rFonts w:ascii="Times New Roman" w:hAnsi="Times New Roman" w:cs="Times New Roman"/>
        </w:rPr>
        <w:t xml:space="preserve"> declined in </w:t>
      </w:r>
      <w:r w:rsidR="003B7BD7">
        <w:rPr>
          <w:rFonts w:ascii="Times New Roman" w:hAnsi="Times New Roman" w:cs="Times New Roman"/>
        </w:rPr>
        <w:t xml:space="preserve">the </w:t>
      </w:r>
      <w:r w:rsidR="00F74060" w:rsidRPr="00877DC3">
        <w:rPr>
          <w:rFonts w:ascii="Times New Roman" w:hAnsi="Times New Roman" w:cs="Times New Roman"/>
        </w:rPr>
        <w:t>mesocosms experiencing the HWs compared to control levels (Fig. 3</w:t>
      </w:r>
      <w:ins w:id="608" w:author="Andreu Rico Artero" w:date="2024-10-10T19:49:00Z" w16du:dateUtc="2024-10-10T17:49:00Z">
        <w:r w:rsidR="00394B06">
          <w:rPr>
            <w:rFonts w:ascii="Times New Roman" w:hAnsi="Times New Roman" w:cs="Times New Roman"/>
          </w:rPr>
          <w:t>a</w:t>
        </w:r>
      </w:ins>
      <w:r w:rsidR="00F74060" w:rsidRPr="00877DC3">
        <w:rPr>
          <w:rFonts w:ascii="Times New Roman" w:hAnsi="Times New Roman" w:cs="Times New Roman"/>
        </w:rPr>
        <w:t xml:space="preserve">). </w:t>
      </w:r>
      <w:r w:rsidR="00C7524E" w:rsidRPr="00877DC3">
        <w:rPr>
          <w:rFonts w:ascii="Times New Roman" w:hAnsi="Times New Roman" w:cs="Times New Roman"/>
        </w:rPr>
        <w:t>This trend was highlighted also by</w:t>
      </w:r>
      <w:ins w:id="609" w:author="Andreu Rico Artero" w:date="2024-10-10T19:49:00Z" w16du:dateUtc="2024-10-10T17:49:00Z">
        <w:r w:rsidR="00394B06">
          <w:rPr>
            <w:rFonts w:ascii="Times New Roman" w:hAnsi="Times New Roman" w:cs="Times New Roman"/>
          </w:rPr>
          <w:t xml:space="preserve"> the</w:t>
        </w:r>
      </w:ins>
      <w:r w:rsidR="00C7524E" w:rsidRPr="00877DC3">
        <w:rPr>
          <w:rFonts w:ascii="Times New Roman" w:hAnsi="Times New Roman" w:cs="Times New Roman"/>
        </w:rPr>
        <w:t xml:space="preserve"> </w:t>
      </w:r>
      <w:del w:id="610" w:author="Francesco Polazzo" w:date="2024-10-04T15:57:00Z" w16du:dateUtc="2024-10-04T13:57:00Z">
        <w:r w:rsidR="00C7524E" w:rsidRPr="00877DC3" w:rsidDel="00E15E6E">
          <w:rPr>
            <w:rFonts w:ascii="Times New Roman" w:hAnsi="Times New Roman" w:cs="Times New Roman"/>
          </w:rPr>
          <w:delText>the calculated recovery</w:delText>
        </w:r>
        <w:r w:rsidR="003B7BD7" w:rsidDel="00E15E6E">
          <w:rPr>
            <w:rFonts w:ascii="Times New Roman" w:hAnsi="Times New Roman" w:cs="Times New Roman"/>
          </w:rPr>
          <w:delText xml:space="preserve"> slopes</w:delText>
        </w:r>
      </w:del>
      <w:ins w:id="611" w:author="Francesco Polazzo" w:date="2024-10-04T15:57:00Z" w16du:dateUtc="2024-10-04T13:57:00Z">
        <w:r w:rsidR="00E15E6E">
          <w:rPr>
            <w:rFonts w:ascii="Times New Roman" w:hAnsi="Times New Roman" w:cs="Times New Roman"/>
          </w:rPr>
          <w:t>analysis of resilience</w:t>
        </w:r>
      </w:ins>
      <w:r w:rsidR="00C7524E" w:rsidRPr="00877DC3">
        <w:rPr>
          <w:rFonts w:ascii="Times New Roman" w:hAnsi="Times New Roman" w:cs="Times New Roman"/>
        </w:rPr>
        <w:t>. After the first and second HWs,</w:t>
      </w:r>
      <w:del w:id="612" w:author="Francesco Polazzo" w:date="2024-10-04T15:58:00Z" w16du:dateUtc="2024-10-04T13:58:00Z">
        <w:r w:rsidR="00C7524E" w:rsidRPr="00877DC3" w:rsidDel="00E15E6E">
          <w:rPr>
            <w:rFonts w:ascii="Times New Roman" w:hAnsi="Times New Roman" w:cs="Times New Roman"/>
          </w:rPr>
          <w:delText xml:space="preserve"> </w:delText>
        </w:r>
      </w:del>
      <w:ins w:id="613" w:author="Francesco Polazzo" w:date="2024-10-04T15:58:00Z" w16du:dateUtc="2024-10-04T13:58:00Z">
        <w:r w:rsidR="00E15E6E">
          <w:rPr>
            <w:rFonts w:ascii="Times New Roman" w:hAnsi="Times New Roman" w:cs="Times New Roman"/>
          </w:rPr>
          <w:t xml:space="preserve"> resilience gradually declined</w:t>
        </w:r>
      </w:ins>
      <w:del w:id="614" w:author="Francesco Polazzo" w:date="2024-10-04T15:58:00Z" w16du:dateUtc="2024-10-04T13:58:00Z">
        <w:r w:rsidR="00C7524E" w:rsidRPr="00877DC3" w:rsidDel="00E15E6E">
          <w:rPr>
            <w:rFonts w:ascii="Times New Roman" w:hAnsi="Times New Roman" w:cs="Times New Roman"/>
          </w:rPr>
          <w:delText>the slope was slightly negative</w:delText>
        </w:r>
        <w:r w:rsidR="00D61122" w:rsidDel="00E15E6E">
          <w:rPr>
            <w:rFonts w:ascii="Times New Roman" w:hAnsi="Times New Roman" w:cs="Times New Roman"/>
          </w:rPr>
          <w:delText xml:space="preserve"> (slope between days 3 – 10: -0.058; slope between days 15 – 24: -0.08)</w:delText>
        </w:r>
      </w:del>
      <w:r w:rsidR="00D61122">
        <w:rPr>
          <w:rFonts w:ascii="Times New Roman" w:hAnsi="Times New Roman" w:cs="Times New Roman"/>
        </w:rPr>
        <w:t>.</w:t>
      </w:r>
      <w:r w:rsidR="00C7524E" w:rsidRPr="00877DC3">
        <w:rPr>
          <w:rFonts w:ascii="Times New Roman" w:hAnsi="Times New Roman" w:cs="Times New Roman"/>
        </w:rPr>
        <w:t xml:space="preserve"> Yet, after the third HW,</w:t>
      </w:r>
      <w:del w:id="615" w:author="Francesco Polazzo" w:date="2024-10-04T15:58:00Z" w16du:dateUtc="2024-10-04T13:58:00Z">
        <w:r w:rsidR="00C7524E" w:rsidRPr="00877DC3" w:rsidDel="00E15E6E">
          <w:rPr>
            <w:rFonts w:ascii="Times New Roman" w:hAnsi="Times New Roman" w:cs="Times New Roman"/>
          </w:rPr>
          <w:delText xml:space="preserve"> </w:delText>
        </w:r>
      </w:del>
      <w:ins w:id="616" w:author="Francesco Polazzo" w:date="2024-10-04T15:58:00Z" w16du:dateUtc="2024-10-04T13:58:00Z">
        <w:r w:rsidR="00E15E6E">
          <w:rPr>
            <w:rFonts w:ascii="Times New Roman" w:hAnsi="Times New Roman" w:cs="Times New Roman"/>
          </w:rPr>
          <w:t xml:space="preserve"> resilience showed the largest decline, w</w:t>
        </w:r>
      </w:ins>
      <w:ins w:id="617" w:author="Francesco Polazzo" w:date="2024-10-04T15:59:00Z" w16du:dateUtc="2024-10-04T13:59:00Z">
        <w:r w:rsidR="00E15E6E">
          <w:rPr>
            <w:rFonts w:ascii="Times New Roman" w:hAnsi="Times New Roman" w:cs="Times New Roman"/>
          </w:rPr>
          <w:t xml:space="preserve">ith all HW mesocosms having large negative resilience values </w:t>
        </w:r>
      </w:ins>
      <w:ins w:id="618" w:author="Andreu Rico Artero" w:date="2024-10-10T19:49:00Z" w16du:dateUtc="2024-10-10T17:49:00Z">
        <w:r w:rsidR="00394B06" w:rsidRPr="00877DC3">
          <w:rPr>
            <w:rFonts w:ascii="Times New Roman" w:hAnsi="Times New Roman" w:cs="Times New Roman"/>
          </w:rPr>
          <w:t>(Fig. 3</w:t>
        </w:r>
        <w:r w:rsidR="00394B06">
          <w:rPr>
            <w:rFonts w:ascii="Times New Roman" w:hAnsi="Times New Roman" w:cs="Times New Roman"/>
          </w:rPr>
          <w:t>b</w:t>
        </w:r>
        <w:r w:rsidR="00394B06" w:rsidRPr="00877DC3">
          <w:rPr>
            <w:rFonts w:ascii="Times New Roman" w:hAnsi="Times New Roman" w:cs="Times New Roman"/>
          </w:rPr>
          <w:t>)</w:t>
        </w:r>
      </w:ins>
      <w:del w:id="619" w:author="Francesco Polazzo" w:date="2024-10-04T15:58:00Z" w16du:dateUtc="2024-10-04T13:58:00Z">
        <w:r w:rsidR="00C7524E" w:rsidRPr="00877DC3" w:rsidDel="00E15E6E">
          <w:rPr>
            <w:rFonts w:ascii="Times New Roman" w:hAnsi="Times New Roman" w:cs="Times New Roman"/>
          </w:rPr>
          <w:delText>the slope became more negative, decreasing its value by roughly one order of magnitude</w:delText>
        </w:r>
        <w:r w:rsidR="00D61122" w:rsidDel="00E15E6E">
          <w:rPr>
            <w:rFonts w:ascii="Times New Roman" w:hAnsi="Times New Roman" w:cs="Times New Roman"/>
          </w:rPr>
          <w:delText xml:space="preserve"> (slope between days 30 – 38: -0.514)</w:delText>
        </w:r>
      </w:del>
      <w:r w:rsidR="00C7524E" w:rsidRPr="00877DC3">
        <w:rPr>
          <w:rFonts w:ascii="Times New Roman" w:hAnsi="Times New Roman" w:cs="Times New Roman"/>
        </w:rPr>
        <w:t>.</w:t>
      </w:r>
    </w:p>
    <w:p w14:paraId="2826DE65" w14:textId="6B2A85D0" w:rsidR="00701612" w:rsidRPr="00877DC3" w:rsidRDefault="00F74060" w:rsidP="008279E9">
      <w:pPr>
        <w:spacing w:line="480" w:lineRule="auto"/>
        <w:jc w:val="both"/>
        <w:rPr>
          <w:rFonts w:ascii="Times New Roman" w:hAnsi="Times New Roman" w:cs="Times New Roman"/>
        </w:rPr>
      </w:pPr>
      <w:r w:rsidRPr="00877DC3">
        <w:rPr>
          <w:rFonts w:ascii="Times New Roman" w:hAnsi="Times New Roman" w:cs="Times New Roman"/>
        </w:rPr>
        <w:t>The LMM analysis showed that the HW treatment had a significant effect on</w:t>
      </w:r>
      <w:r w:rsidR="006A129C">
        <w:rPr>
          <w:rFonts w:ascii="Times New Roman" w:hAnsi="Times New Roman" w:cs="Times New Roman"/>
        </w:rPr>
        <w:t xml:space="preserve"> the</w:t>
      </w:r>
      <w:r w:rsidRPr="00877DC3">
        <w:rPr>
          <w:rFonts w:ascii="Times New Roman" w:hAnsi="Times New Roman" w:cs="Times New Roman"/>
        </w:rPr>
        <w:t xml:space="preserve"> chlorophyll- a concentration </w:t>
      </w:r>
      <w:r w:rsidR="00133A49">
        <w:rPr>
          <w:rFonts w:ascii="Times New Roman" w:hAnsi="Times New Roman" w:cs="Times New Roman"/>
        </w:rPr>
        <w:t>(</w:t>
      </w:r>
      <w:r w:rsidR="008C1C97">
        <w:rPr>
          <w:rFonts w:ascii="Times New Roman" w:hAnsi="Times New Roman" w:cs="Times New Roman"/>
        </w:rPr>
        <w:t>estimate</w:t>
      </w:r>
      <w:r w:rsidR="003B7BD7">
        <w:rPr>
          <w:rFonts w:ascii="Times New Roman" w:hAnsi="Times New Roman" w:cs="Times New Roman"/>
        </w:rPr>
        <w:t>:</w:t>
      </w:r>
      <w:r w:rsidR="008C1C97">
        <w:rPr>
          <w:rFonts w:ascii="Times New Roman" w:hAnsi="Times New Roman" w:cs="Times New Roman"/>
        </w:rPr>
        <w:t xml:space="preserve"> </w:t>
      </w:r>
      <w:r w:rsidR="008C1C97" w:rsidRPr="008C1C97">
        <w:rPr>
          <w:rFonts w:ascii="Times New Roman" w:hAnsi="Times New Roman" w:cs="Times New Roman"/>
        </w:rPr>
        <w:t>-0.65</w:t>
      </w:r>
      <w:r w:rsidR="008C1C97">
        <w:rPr>
          <w:rFonts w:ascii="Times New Roman" w:hAnsi="Times New Roman" w:cs="Times New Roman"/>
        </w:rPr>
        <w:t>, 95%</w:t>
      </w:r>
      <w:r w:rsidR="008C1C97" w:rsidRPr="001B4353">
        <w:rPr>
          <w:rFonts w:ascii="Times New Roman" w:hAnsi="Times New Roman" w:cs="Times New Roman"/>
        </w:rPr>
        <w:t xml:space="preserve"> confidence interval of</w:t>
      </w:r>
      <w:r w:rsidR="008C1C97">
        <w:rPr>
          <w:rFonts w:ascii="Times New Roman" w:hAnsi="Times New Roman" w:cs="Times New Roman"/>
        </w:rPr>
        <w:t xml:space="preserve"> </w:t>
      </w:r>
      <w:r w:rsidR="008C1C97" w:rsidRPr="008C1C97">
        <w:rPr>
          <w:rFonts w:ascii="Times New Roman" w:hAnsi="Times New Roman" w:cs="Times New Roman"/>
        </w:rPr>
        <w:t>-1.22</w:t>
      </w:r>
      <w:r w:rsidR="008C1C97">
        <w:rPr>
          <w:rFonts w:ascii="Times New Roman" w:hAnsi="Times New Roman" w:cs="Times New Roman"/>
        </w:rPr>
        <w:t xml:space="preserve"> to </w:t>
      </w:r>
      <w:r w:rsidR="008C1C97" w:rsidRPr="008C1C97">
        <w:rPr>
          <w:rFonts w:ascii="Times New Roman" w:hAnsi="Times New Roman" w:cs="Times New Roman"/>
        </w:rPr>
        <w:t>-0.078</w:t>
      </w:r>
      <w:r w:rsidR="003B7BD7">
        <w:rPr>
          <w:rFonts w:ascii="Times New Roman" w:hAnsi="Times New Roman" w:cs="Times New Roman"/>
        </w:rPr>
        <w:t>;</w:t>
      </w:r>
      <w:r w:rsidR="008C1C97">
        <w:rPr>
          <w:rFonts w:ascii="Times New Roman" w:hAnsi="Times New Roman" w:cs="Times New Roman"/>
        </w:rPr>
        <w:t xml:space="preserve"> p</w:t>
      </w:r>
      <w:r w:rsidR="003B7BD7">
        <w:rPr>
          <w:rFonts w:ascii="Times New Roman" w:hAnsi="Times New Roman" w:cs="Times New Roman"/>
        </w:rPr>
        <w:t>-value:</w:t>
      </w:r>
      <w:r w:rsidR="008C1C97">
        <w:rPr>
          <w:rFonts w:ascii="Times New Roman" w:hAnsi="Times New Roman" w:cs="Times New Roman"/>
        </w:rPr>
        <w:t xml:space="preserve"> 0.041;</w:t>
      </w:r>
      <w:r w:rsidR="008C1C97" w:rsidRPr="00877DC3">
        <w:rPr>
          <w:rFonts w:ascii="Times New Roman" w:hAnsi="Times New Roman" w:cs="Times New Roman"/>
        </w:rPr>
        <w:t xml:space="preserve"> </w:t>
      </w:r>
      <w:r w:rsidR="00133A49">
        <w:rPr>
          <w:rFonts w:ascii="Times New Roman" w:hAnsi="Times New Roman" w:cs="Times New Roman"/>
        </w:rPr>
        <w:t xml:space="preserve">Appendix, </w:t>
      </w:r>
      <w:r w:rsidRPr="00877DC3">
        <w:rPr>
          <w:rFonts w:ascii="Times New Roman" w:hAnsi="Times New Roman" w:cs="Times New Roman"/>
        </w:rPr>
        <w:t xml:space="preserve">Table 3). </w:t>
      </w:r>
    </w:p>
    <w:p w14:paraId="3C2EE2B1" w14:textId="77777777" w:rsidR="003B2EDE" w:rsidRPr="00877DC3" w:rsidRDefault="003B2EDE" w:rsidP="008279E9">
      <w:pPr>
        <w:spacing w:line="480" w:lineRule="auto"/>
        <w:jc w:val="both"/>
        <w:rPr>
          <w:rFonts w:ascii="Times New Roman" w:hAnsi="Times New Roman" w:cs="Times New Roman"/>
        </w:rPr>
      </w:pPr>
    </w:p>
    <w:p w14:paraId="34EDDE1F" w14:textId="516448F8" w:rsidR="00722898" w:rsidRPr="00877DC3" w:rsidRDefault="00AE7B85" w:rsidP="008279E9">
      <w:pPr>
        <w:spacing w:line="480" w:lineRule="auto"/>
        <w:jc w:val="both"/>
        <w:rPr>
          <w:rFonts w:ascii="Times New Roman" w:hAnsi="Times New Roman" w:cs="Times New Roman"/>
        </w:rPr>
      </w:pPr>
      <w:del w:id="620" w:author="Francesco Polazzo" w:date="2024-10-04T15:32:00Z" w16du:dateUtc="2024-10-04T13:32:00Z">
        <w:r w:rsidDel="00E15E6E">
          <w:rPr>
            <w:noProof/>
            <w:sz w:val="16"/>
            <w:szCs w:val="16"/>
          </w:rPr>
          <w:lastRenderedPageBreak/>
          <w:drawing>
            <wp:inline distT="0" distB="0" distL="0" distR="0" wp14:anchorId="6073D71D" wp14:editId="1207E7B1">
              <wp:extent cx="5731510" cy="4594860"/>
              <wp:effectExtent l="0" t="0" r="0" b="2540"/>
              <wp:docPr id="613485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5934" name="Picture 6134859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del>
      <w:ins w:id="621" w:author="Francesco Polazzo" w:date="2024-10-04T15:33:00Z" w16du:dateUtc="2024-10-04T13:33:00Z">
        <w:r w:rsidR="00E15E6E">
          <w:rPr>
            <w:rFonts w:ascii="Times New Roman" w:hAnsi="Times New Roman" w:cs="Times New Roman"/>
            <w:noProof/>
          </w:rPr>
          <w:drawing>
            <wp:inline distT="0" distB="0" distL="0" distR="0" wp14:anchorId="0F503621" wp14:editId="5A1D08F8">
              <wp:extent cx="5731510" cy="4488180"/>
              <wp:effectExtent l="0" t="0" r="0" b="0"/>
              <wp:docPr id="1050089792" name="Picture 2" descr="A graph of heatwave and heat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89792" name="Picture 2" descr="A graph of heatwave and heatwav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inline>
          </w:drawing>
        </w:r>
      </w:ins>
    </w:p>
    <w:p w14:paraId="514F25B9" w14:textId="43C1612B" w:rsidR="00E15E6E" w:rsidRPr="00686186" w:rsidRDefault="002A09EB" w:rsidP="008279E9">
      <w:pPr>
        <w:spacing w:line="480" w:lineRule="auto"/>
        <w:jc w:val="both"/>
        <w:rPr>
          <w:ins w:id="622" w:author="Francesco Polazzo" w:date="2024-10-04T15:33:00Z" w16du:dateUtc="2024-10-04T13:33:00Z"/>
          <w:rFonts w:ascii="Times New Roman" w:hAnsi="Times New Roman" w:cs="Times New Roman"/>
          <w:sz w:val="21"/>
          <w:szCs w:val="21"/>
        </w:rPr>
      </w:pPr>
      <w:r w:rsidRPr="00ED7DBC">
        <w:rPr>
          <w:rFonts w:ascii="Times New Roman" w:hAnsi="Times New Roman" w:cs="Times New Roman"/>
          <w:b/>
          <w:bCs/>
          <w:sz w:val="21"/>
          <w:szCs w:val="21"/>
        </w:rPr>
        <w:t>Figure 3</w:t>
      </w:r>
      <w:r w:rsidRPr="00686186">
        <w:rPr>
          <w:rFonts w:ascii="Times New Roman" w:hAnsi="Times New Roman" w:cs="Times New Roman"/>
          <w:sz w:val="21"/>
          <w:szCs w:val="21"/>
        </w:rPr>
        <w:t xml:space="preserve">. Chlorophyll </w:t>
      </w:r>
      <w:r w:rsidRPr="00686186">
        <w:rPr>
          <w:rFonts w:ascii="Times New Roman" w:hAnsi="Times New Roman" w:cs="Times New Roman"/>
          <w:i/>
          <w:iCs/>
          <w:sz w:val="21"/>
          <w:szCs w:val="21"/>
        </w:rPr>
        <w:t>- a</w:t>
      </w:r>
      <w:r w:rsidRPr="00686186">
        <w:rPr>
          <w:rFonts w:ascii="Times New Roman" w:hAnsi="Times New Roman" w:cs="Times New Roman"/>
          <w:sz w:val="21"/>
          <w:szCs w:val="21"/>
        </w:rPr>
        <w:t xml:space="preserve"> </w:t>
      </w:r>
      <w:r w:rsidR="001B6A23" w:rsidRPr="00686186">
        <w:rPr>
          <w:rFonts w:ascii="Times New Roman" w:hAnsi="Times New Roman" w:cs="Times New Roman"/>
          <w:sz w:val="21"/>
          <w:szCs w:val="21"/>
        </w:rPr>
        <w:t>concentration dynamic</w:t>
      </w:r>
      <w:r w:rsidRPr="00686186">
        <w:rPr>
          <w:rFonts w:ascii="Times New Roman" w:hAnsi="Times New Roman" w:cs="Times New Roman"/>
          <w:sz w:val="21"/>
          <w:szCs w:val="21"/>
        </w:rPr>
        <w:t xml:space="preserve"> over time. (a) shows the difference in Chlorophyll </w:t>
      </w:r>
      <w:r w:rsidRPr="00686186">
        <w:rPr>
          <w:rFonts w:ascii="Times New Roman" w:hAnsi="Times New Roman" w:cs="Times New Roman"/>
          <w:i/>
          <w:iCs/>
          <w:sz w:val="21"/>
          <w:szCs w:val="21"/>
        </w:rPr>
        <w:t>- a</w:t>
      </w:r>
      <w:r w:rsidRPr="00686186">
        <w:rPr>
          <w:rFonts w:ascii="Times New Roman" w:hAnsi="Times New Roman" w:cs="Times New Roman"/>
          <w:sz w:val="21"/>
          <w:szCs w:val="21"/>
        </w:rPr>
        <w:t xml:space="preserve"> between mesocosm</w:t>
      </w:r>
      <w:r w:rsidR="006A129C" w:rsidRPr="00686186">
        <w:rPr>
          <w:rFonts w:ascii="Times New Roman" w:hAnsi="Times New Roman" w:cs="Times New Roman"/>
          <w:sz w:val="21"/>
          <w:szCs w:val="21"/>
        </w:rPr>
        <w:t>s</w:t>
      </w:r>
      <w:r w:rsidRPr="00686186">
        <w:rPr>
          <w:rFonts w:ascii="Times New Roman" w:hAnsi="Times New Roman" w:cs="Times New Roman"/>
          <w:sz w:val="21"/>
          <w:szCs w:val="21"/>
        </w:rPr>
        <w:t xml:space="preserve"> undergoing the HWs treatment and the control</w:t>
      </w:r>
      <w:r w:rsidR="00DF61AD">
        <w:rPr>
          <w:rFonts w:ascii="Times New Roman" w:hAnsi="Times New Roman" w:cs="Times New Roman"/>
          <w:sz w:val="21"/>
          <w:szCs w:val="21"/>
        </w:rPr>
        <w:t xml:space="preserve"> mesocosms</w:t>
      </w:r>
      <w:r w:rsidRPr="00686186">
        <w:rPr>
          <w:rFonts w:ascii="Times New Roman" w:hAnsi="Times New Roman" w:cs="Times New Roman"/>
          <w:sz w:val="21"/>
          <w:szCs w:val="21"/>
        </w:rPr>
        <w:t xml:space="preserve"> (dashed line at zero). The red areas show the three heatwaves. (b)</w:t>
      </w:r>
      <w:r w:rsidR="00FF40E8" w:rsidRPr="00686186">
        <w:rPr>
          <w:rFonts w:ascii="Times New Roman" w:hAnsi="Times New Roman" w:cs="Times New Roman"/>
          <w:sz w:val="21"/>
          <w:szCs w:val="21"/>
        </w:rPr>
        <w:t xml:space="preserve"> </w:t>
      </w:r>
      <w:ins w:id="623" w:author="Andreu Rico Artero" w:date="2024-10-10T19:50:00Z" w16du:dateUtc="2024-10-10T17:50:00Z">
        <w:r w:rsidR="00394B06">
          <w:rPr>
            <w:rFonts w:ascii="Times New Roman" w:hAnsi="Times New Roman" w:cs="Times New Roman"/>
            <w:sz w:val="21"/>
            <w:szCs w:val="21"/>
          </w:rPr>
          <w:t>B</w:t>
        </w:r>
      </w:ins>
      <w:ins w:id="624" w:author="Francesco Polazzo" w:date="2024-10-04T15:33:00Z" w16du:dateUtc="2024-10-04T13:33:00Z">
        <w:del w:id="625" w:author="Andreu Rico Artero" w:date="2024-10-10T19:50:00Z" w16du:dateUtc="2024-10-10T17:50:00Z">
          <w:r w:rsidR="00E15E6E" w:rsidDel="00394B06">
            <w:rPr>
              <w:rFonts w:ascii="Times New Roman" w:hAnsi="Times New Roman" w:cs="Times New Roman"/>
              <w:sz w:val="21"/>
              <w:szCs w:val="21"/>
            </w:rPr>
            <w:delText>b</w:delText>
          </w:r>
        </w:del>
        <w:r w:rsidR="00E15E6E">
          <w:rPr>
            <w:rFonts w:ascii="Times New Roman" w:hAnsi="Times New Roman" w:cs="Times New Roman"/>
            <w:sz w:val="21"/>
            <w:szCs w:val="21"/>
          </w:rPr>
          <w:t xml:space="preserve">oxplot of resilience of </w:t>
        </w:r>
        <w:r w:rsidR="00E15E6E" w:rsidRPr="00686186">
          <w:rPr>
            <w:rFonts w:ascii="Times New Roman" w:hAnsi="Times New Roman" w:cs="Times New Roman"/>
            <w:sz w:val="21"/>
            <w:szCs w:val="21"/>
          </w:rPr>
          <w:t xml:space="preserve">Chlorophyll </w:t>
        </w:r>
        <w:r w:rsidR="00E15E6E" w:rsidRPr="00686186">
          <w:rPr>
            <w:rFonts w:ascii="Times New Roman" w:hAnsi="Times New Roman" w:cs="Times New Roman"/>
            <w:i/>
            <w:iCs/>
            <w:sz w:val="21"/>
            <w:szCs w:val="21"/>
          </w:rPr>
          <w:t>- a</w:t>
        </w:r>
        <w:r w:rsidR="00E15E6E" w:rsidRPr="00686186">
          <w:rPr>
            <w:rFonts w:ascii="Times New Roman" w:hAnsi="Times New Roman" w:cs="Times New Roman"/>
            <w:sz w:val="21"/>
            <w:szCs w:val="21"/>
          </w:rPr>
          <w:t xml:space="preserve"> </w:t>
        </w:r>
        <w:r w:rsidR="00E15E6E">
          <w:rPr>
            <w:rFonts w:ascii="Times New Roman" w:hAnsi="Times New Roman" w:cs="Times New Roman"/>
            <w:sz w:val="21"/>
            <w:szCs w:val="21"/>
          </w:rPr>
          <w:t>after each HW. Coloured dots represent the different mesocosms. Values of resilience &gt; 0 mean increased resilience (HW and control mesocosms became more similar after a HW), whereas values of resilience &lt;0 mean decreased resilience (HW and control mesocosms became more dissimilar after a HW).</w:t>
        </w:r>
      </w:ins>
    </w:p>
    <w:p w14:paraId="492385DE" w14:textId="64671B0C" w:rsidR="00FF40E8" w:rsidRPr="00686186" w:rsidRDefault="002A09EB" w:rsidP="008279E9">
      <w:pPr>
        <w:spacing w:line="480" w:lineRule="auto"/>
        <w:jc w:val="both"/>
        <w:rPr>
          <w:rFonts w:ascii="Times New Roman" w:hAnsi="Times New Roman" w:cs="Times New Roman"/>
          <w:sz w:val="21"/>
          <w:szCs w:val="21"/>
        </w:rPr>
      </w:pPr>
      <w:del w:id="626" w:author="Francesco Polazzo" w:date="2024-10-04T15:33:00Z" w16du:dateUtc="2024-10-04T13:33:00Z">
        <w:r w:rsidRPr="00686186" w:rsidDel="00E15E6E">
          <w:rPr>
            <w:rFonts w:ascii="Times New Roman" w:hAnsi="Times New Roman" w:cs="Times New Roman"/>
            <w:sz w:val="21"/>
            <w:szCs w:val="21"/>
          </w:rPr>
          <w:delText>show</w:delText>
        </w:r>
        <w:r w:rsidR="00FF40E8" w:rsidRPr="00686186" w:rsidDel="00E15E6E">
          <w:rPr>
            <w:rFonts w:ascii="Times New Roman" w:hAnsi="Times New Roman" w:cs="Times New Roman"/>
            <w:sz w:val="21"/>
            <w:szCs w:val="21"/>
          </w:rPr>
          <w:delText>s</w:delText>
        </w:r>
        <w:r w:rsidRPr="00686186" w:rsidDel="00E15E6E">
          <w:rPr>
            <w:rFonts w:ascii="Times New Roman" w:hAnsi="Times New Roman" w:cs="Times New Roman"/>
            <w:sz w:val="21"/>
            <w:szCs w:val="21"/>
          </w:rPr>
          <w:delText xml:space="preserve"> the slopes of the linear regression connecting two subsequent time point</w:delText>
        </w:r>
        <w:r w:rsidR="006A129C" w:rsidRPr="00686186" w:rsidDel="00E15E6E">
          <w:rPr>
            <w:rFonts w:ascii="Times New Roman" w:hAnsi="Times New Roman" w:cs="Times New Roman"/>
            <w:sz w:val="21"/>
            <w:szCs w:val="21"/>
          </w:rPr>
          <w:delText>s</w:delText>
        </w:r>
        <w:r w:rsidRPr="00686186" w:rsidDel="00E15E6E">
          <w:rPr>
            <w:rFonts w:ascii="Times New Roman" w:hAnsi="Times New Roman" w:cs="Times New Roman"/>
            <w:sz w:val="21"/>
            <w:szCs w:val="21"/>
          </w:rPr>
          <w:delText xml:space="preserve"> (during and after </w:delText>
        </w:r>
        <w:r w:rsidR="003B7BD7" w:rsidDel="00E15E6E">
          <w:rPr>
            <w:rFonts w:ascii="Times New Roman" w:hAnsi="Times New Roman" w:cs="Times New Roman"/>
            <w:sz w:val="21"/>
            <w:szCs w:val="21"/>
          </w:rPr>
          <w:delText>the</w:delText>
        </w:r>
        <w:r w:rsidRPr="00686186" w:rsidDel="00E15E6E">
          <w:rPr>
            <w:rFonts w:ascii="Times New Roman" w:hAnsi="Times New Roman" w:cs="Times New Roman"/>
            <w:sz w:val="21"/>
            <w:szCs w:val="21"/>
          </w:rPr>
          <w:delText xml:space="preserve"> HW) of the difference between Chlorophyll </w:delText>
        </w:r>
        <w:r w:rsidRPr="00686186" w:rsidDel="00E15E6E">
          <w:rPr>
            <w:rFonts w:ascii="Times New Roman" w:hAnsi="Times New Roman" w:cs="Times New Roman"/>
            <w:i/>
            <w:iCs/>
            <w:sz w:val="21"/>
            <w:szCs w:val="21"/>
          </w:rPr>
          <w:delText>- a</w:delText>
        </w:r>
        <w:r w:rsidRPr="00686186" w:rsidDel="00E15E6E">
          <w:rPr>
            <w:rFonts w:ascii="Times New Roman" w:hAnsi="Times New Roman" w:cs="Times New Roman"/>
            <w:sz w:val="21"/>
            <w:szCs w:val="21"/>
          </w:rPr>
          <w:delText xml:space="preserve"> in </w:delText>
        </w:r>
        <w:r w:rsidR="003247D7" w:rsidDel="00E15E6E">
          <w:rPr>
            <w:rFonts w:ascii="Times New Roman" w:hAnsi="Times New Roman" w:cs="Times New Roman"/>
            <w:sz w:val="21"/>
            <w:szCs w:val="21"/>
          </w:rPr>
          <w:delText xml:space="preserve">the </w:delText>
        </w:r>
        <w:r w:rsidRPr="00686186" w:rsidDel="00E15E6E">
          <w:rPr>
            <w:rFonts w:ascii="Times New Roman" w:hAnsi="Times New Roman" w:cs="Times New Roman"/>
            <w:sz w:val="21"/>
            <w:szCs w:val="21"/>
          </w:rPr>
          <w:delText xml:space="preserve">control and </w:delText>
        </w:r>
        <w:r w:rsidR="003247D7" w:rsidDel="00E15E6E">
          <w:rPr>
            <w:rFonts w:ascii="Times New Roman" w:hAnsi="Times New Roman" w:cs="Times New Roman"/>
            <w:sz w:val="21"/>
            <w:szCs w:val="21"/>
          </w:rPr>
          <w:delText xml:space="preserve">the </w:delText>
        </w:r>
        <w:r w:rsidRPr="00686186" w:rsidDel="00E15E6E">
          <w:rPr>
            <w:rFonts w:ascii="Times New Roman" w:hAnsi="Times New Roman" w:cs="Times New Roman"/>
            <w:sz w:val="21"/>
            <w:szCs w:val="21"/>
          </w:rPr>
          <w:delText xml:space="preserve">HW mesocosms. </w:delText>
        </w:r>
        <w:r w:rsidR="00FF40E8" w:rsidRPr="00686186" w:rsidDel="00E15E6E">
          <w:rPr>
            <w:rFonts w:ascii="Times New Roman" w:hAnsi="Times New Roman" w:cs="Times New Roman"/>
            <w:sz w:val="21"/>
            <w:szCs w:val="21"/>
          </w:rPr>
          <w:delText>In (b), the first panel shows the slope between day 3 and 10, the second panel shows the slope between day 15 and 24, and the third panel shows the slope between day 30 and 38</w:delText>
        </w:r>
        <w:r w:rsidR="006A129C" w:rsidRPr="00686186" w:rsidDel="00E15E6E">
          <w:rPr>
            <w:rFonts w:ascii="Times New Roman" w:hAnsi="Times New Roman" w:cs="Times New Roman"/>
            <w:sz w:val="21"/>
            <w:szCs w:val="21"/>
          </w:rPr>
          <w:delText>, which correspond to the first, second and third HWs, respectively.</w:delText>
        </w:r>
      </w:del>
    </w:p>
    <w:p w14:paraId="726B937C" w14:textId="1EA2C8F6" w:rsidR="0002230D" w:rsidRPr="00243A0E" w:rsidRDefault="0002230D">
      <w:pPr>
        <w:pStyle w:val="Heading3"/>
        <w:spacing w:line="480" w:lineRule="auto"/>
        <w:jc w:val="both"/>
        <w:rPr>
          <w:rFonts w:ascii="Times New Roman" w:eastAsia="Times New Roman" w:hAnsi="Times New Roman" w:cs="Times New Roman"/>
          <w:b/>
          <w:bCs/>
          <w:color w:val="000000" w:themeColor="text1"/>
          <w:sz w:val="24"/>
          <w:szCs w:val="24"/>
          <w:lang w:eastAsia="en-GB"/>
        </w:rPr>
        <w:pPrChange w:id="627" w:author="Andreu Rico Artero" w:date="2024-10-10T20:00:00Z" w16du:dateUtc="2024-10-10T18:00:00Z">
          <w:pPr>
            <w:pStyle w:val="Heading3"/>
            <w:spacing w:line="480" w:lineRule="auto"/>
          </w:pPr>
        </w:pPrChange>
      </w:pPr>
      <w:r w:rsidRPr="00243A0E">
        <w:rPr>
          <w:rFonts w:ascii="Times New Roman" w:eastAsia="Times New Roman" w:hAnsi="Times New Roman" w:cs="Times New Roman"/>
          <w:b/>
          <w:bCs/>
          <w:color w:val="000000" w:themeColor="text1"/>
          <w:sz w:val="24"/>
          <w:szCs w:val="24"/>
          <w:lang w:eastAsia="en-GB"/>
        </w:rPr>
        <w:t xml:space="preserve">Phytoplankton community </w:t>
      </w:r>
      <w:ins w:id="628" w:author="Francesco Polazzo" w:date="2024-10-04T15:33:00Z" w16du:dateUtc="2024-10-04T13:33:00Z">
        <w:r w:rsidR="00E15E6E">
          <w:rPr>
            <w:rFonts w:ascii="Times New Roman" w:eastAsia="Times New Roman" w:hAnsi="Times New Roman" w:cs="Times New Roman"/>
            <w:b/>
            <w:bCs/>
            <w:color w:val="000000" w:themeColor="text1"/>
            <w:sz w:val="24"/>
            <w:szCs w:val="24"/>
            <w:lang w:eastAsia="en-GB"/>
          </w:rPr>
          <w:t xml:space="preserve">biomass and </w:t>
        </w:r>
      </w:ins>
      <w:r w:rsidRPr="00243A0E">
        <w:rPr>
          <w:rFonts w:ascii="Times New Roman" w:eastAsia="Times New Roman" w:hAnsi="Times New Roman" w:cs="Times New Roman"/>
          <w:b/>
          <w:bCs/>
          <w:color w:val="000000" w:themeColor="text1"/>
          <w:sz w:val="24"/>
          <w:szCs w:val="24"/>
          <w:lang w:eastAsia="en-GB"/>
        </w:rPr>
        <w:t xml:space="preserve">composition </w:t>
      </w:r>
    </w:p>
    <w:p w14:paraId="4224A635" w14:textId="68F384A0" w:rsidR="00E15E6E" w:rsidRPr="00877DC3" w:rsidDel="00394B06" w:rsidRDefault="00E15E6E" w:rsidP="008279E9">
      <w:pPr>
        <w:spacing w:line="480" w:lineRule="auto"/>
        <w:ind w:firstLine="720"/>
        <w:jc w:val="both"/>
        <w:rPr>
          <w:ins w:id="629" w:author="Francesco Polazzo" w:date="2024-10-04T16:05:00Z" w16du:dateUtc="2024-10-04T14:05:00Z"/>
          <w:del w:id="630" w:author="Andreu Rico Artero" w:date="2024-10-10T19:54:00Z" w16du:dateUtc="2024-10-10T17:54:00Z"/>
          <w:rFonts w:ascii="Times New Roman" w:hAnsi="Times New Roman" w:cs="Times New Roman"/>
        </w:rPr>
      </w:pPr>
      <w:ins w:id="631" w:author="Francesco Polazzo" w:date="2024-10-04T15:57:00Z" w16du:dateUtc="2024-10-04T13:57:00Z">
        <w:r>
          <w:rPr>
            <w:rFonts w:ascii="Times New Roman" w:hAnsi="Times New Roman" w:cs="Times New Roman"/>
          </w:rPr>
          <w:t>Phytoplankton biomass declined</w:t>
        </w:r>
      </w:ins>
      <w:ins w:id="632" w:author="Francesco Polazzo" w:date="2024-10-04T15:59:00Z" w16du:dateUtc="2024-10-04T13:59:00Z">
        <w:r>
          <w:rPr>
            <w:rFonts w:ascii="Times New Roman" w:hAnsi="Times New Roman" w:cs="Times New Roman"/>
          </w:rPr>
          <w:t xml:space="preserve"> during </w:t>
        </w:r>
      </w:ins>
      <w:ins w:id="633" w:author="Francesco Polazzo" w:date="2024-10-04T16:00:00Z" w16du:dateUtc="2024-10-04T14:00:00Z">
        <w:r>
          <w:rPr>
            <w:rFonts w:ascii="Times New Roman" w:hAnsi="Times New Roman" w:cs="Times New Roman"/>
          </w:rPr>
          <w:t>and after the first HW, but it recovered during and after the second HW. Eventually, it declined during and after the third HW</w:t>
        </w:r>
      </w:ins>
      <w:ins w:id="634" w:author="Andreu Rico Artero" w:date="2024-10-10T19:52:00Z" w16du:dateUtc="2024-10-10T17:52:00Z">
        <w:r w:rsidR="00394B06">
          <w:rPr>
            <w:rFonts w:ascii="Times New Roman" w:hAnsi="Times New Roman" w:cs="Times New Roman"/>
          </w:rPr>
          <w:t xml:space="preserve"> (Fig. 4a)</w:t>
        </w:r>
      </w:ins>
      <w:ins w:id="635" w:author="Francesco Polazzo" w:date="2024-10-04T16:00:00Z" w16du:dateUtc="2024-10-04T14:00:00Z">
        <w:r>
          <w:rPr>
            <w:rFonts w:ascii="Times New Roman" w:hAnsi="Times New Roman" w:cs="Times New Roman"/>
          </w:rPr>
          <w:t>. Yet,</w:t>
        </w:r>
      </w:ins>
      <w:ins w:id="636" w:author="Francesco Polazzo" w:date="2024-10-04T16:01:00Z" w16du:dateUtc="2024-10-04T14:01:00Z">
        <w:r>
          <w:rPr>
            <w:rFonts w:ascii="Times New Roman" w:hAnsi="Times New Roman" w:cs="Times New Roman"/>
          </w:rPr>
          <w:t xml:space="preserve"> neither HW </w:t>
        </w:r>
      </w:ins>
      <w:ins w:id="637" w:author="Francesco Polazzo" w:date="2024-10-04T16:02:00Z" w16du:dateUtc="2024-10-04T14:02:00Z">
        <w:r>
          <w:rPr>
            <w:rFonts w:ascii="Times New Roman" w:hAnsi="Times New Roman" w:cs="Times New Roman"/>
          </w:rPr>
          <w:t xml:space="preserve">(estimate: </w:t>
        </w:r>
        <w:r w:rsidRPr="008C1C97">
          <w:rPr>
            <w:rFonts w:ascii="Times New Roman" w:hAnsi="Times New Roman" w:cs="Times New Roman"/>
          </w:rPr>
          <w:t>-0.</w:t>
        </w:r>
        <w:r>
          <w:rPr>
            <w:rFonts w:ascii="Times New Roman" w:hAnsi="Times New Roman" w:cs="Times New Roman"/>
          </w:rPr>
          <w:t>42, 95%</w:t>
        </w:r>
        <w:r w:rsidRPr="001B4353">
          <w:rPr>
            <w:rFonts w:ascii="Times New Roman" w:hAnsi="Times New Roman" w:cs="Times New Roman"/>
          </w:rPr>
          <w:t xml:space="preserve"> confidence interval of</w:t>
        </w:r>
        <w:r>
          <w:rPr>
            <w:rFonts w:ascii="Times New Roman" w:hAnsi="Times New Roman" w:cs="Times New Roman"/>
          </w:rPr>
          <w:t xml:space="preserve"> </w:t>
        </w:r>
        <w:r w:rsidRPr="008C1C97">
          <w:rPr>
            <w:rFonts w:ascii="Times New Roman" w:hAnsi="Times New Roman" w:cs="Times New Roman"/>
          </w:rPr>
          <w:t>-1.2</w:t>
        </w:r>
      </w:ins>
      <w:ins w:id="638" w:author="Francesco Polazzo" w:date="2024-10-04T16:03:00Z" w16du:dateUtc="2024-10-04T14:03:00Z">
        <w:r>
          <w:rPr>
            <w:rFonts w:ascii="Times New Roman" w:hAnsi="Times New Roman" w:cs="Times New Roman"/>
          </w:rPr>
          <w:t>1</w:t>
        </w:r>
      </w:ins>
      <w:ins w:id="639" w:author="Francesco Polazzo" w:date="2024-10-04T16:02:00Z" w16du:dateUtc="2024-10-04T14:02:00Z">
        <w:r>
          <w:rPr>
            <w:rFonts w:ascii="Times New Roman" w:hAnsi="Times New Roman" w:cs="Times New Roman"/>
          </w:rPr>
          <w:t xml:space="preserve"> to </w:t>
        </w:r>
      </w:ins>
      <w:ins w:id="640" w:author="Francesco Polazzo" w:date="2024-10-04T16:03:00Z" w16du:dateUtc="2024-10-04T14:03:00Z">
        <w:r>
          <w:rPr>
            <w:rFonts w:ascii="Times New Roman" w:hAnsi="Times New Roman" w:cs="Times New Roman"/>
          </w:rPr>
          <w:t>0.29</w:t>
        </w:r>
      </w:ins>
      <w:ins w:id="641" w:author="Francesco Polazzo" w:date="2024-10-04T16:02:00Z" w16du:dateUtc="2024-10-04T14:02:00Z">
        <w:r>
          <w:rPr>
            <w:rFonts w:ascii="Times New Roman" w:hAnsi="Times New Roman" w:cs="Times New Roman"/>
          </w:rPr>
          <w:t>; p-value: 0.</w:t>
        </w:r>
      </w:ins>
      <w:ins w:id="642" w:author="Francesco Polazzo" w:date="2024-10-04T16:03:00Z" w16du:dateUtc="2024-10-04T14:03:00Z">
        <w:r>
          <w:rPr>
            <w:rFonts w:ascii="Times New Roman" w:hAnsi="Times New Roman" w:cs="Times New Roman"/>
          </w:rPr>
          <w:t>26</w:t>
        </w:r>
      </w:ins>
      <w:ins w:id="643" w:author="Francesco Polazzo" w:date="2024-10-04T16:02:00Z" w16du:dateUtc="2024-10-04T14:02:00Z">
        <w:r>
          <w:rPr>
            <w:rFonts w:ascii="Times New Roman" w:hAnsi="Times New Roman" w:cs="Times New Roman"/>
          </w:rPr>
          <w:t>;</w:t>
        </w:r>
        <w:r w:rsidRPr="00877DC3">
          <w:rPr>
            <w:rFonts w:ascii="Times New Roman" w:hAnsi="Times New Roman" w:cs="Times New Roman"/>
          </w:rPr>
          <w:t xml:space="preserve"> </w:t>
        </w:r>
        <w:r>
          <w:rPr>
            <w:rFonts w:ascii="Times New Roman" w:hAnsi="Times New Roman" w:cs="Times New Roman"/>
          </w:rPr>
          <w:t xml:space="preserve">Appendix, </w:t>
        </w:r>
        <w:r w:rsidRPr="00877DC3">
          <w:rPr>
            <w:rFonts w:ascii="Times New Roman" w:hAnsi="Times New Roman" w:cs="Times New Roman"/>
          </w:rPr>
          <w:t xml:space="preserve">Table </w:t>
        </w:r>
      </w:ins>
      <w:ins w:id="644" w:author="Francesco Polazzo" w:date="2024-10-04T16:03:00Z" w16du:dateUtc="2024-10-04T14:03:00Z">
        <w:r>
          <w:rPr>
            <w:rFonts w:ascii="Times New Roman" w:hAnsi="Times New Roman" w:cs="Times New Roman"/>
          </w:rPr>
          <w:t>x</w:t>
        </w:r>
      </w:ins>
      <w:ins w:id="645" w:author="Francesco Polazzo" w:date="2024-10-04T16:02:00Z" w16du:dateUtc="2024-10-04T14:02:00Z">
        <w:r w:rsidRPr="00877DC3">
          <w:rPr>
            <w:rFonts w:ascii="Times New Roman" w:hAnsi="Times New Roman" w:cs="Times New Roman"/>
          </w:rPr>
          <w:t xml:space="preserve">) </w:t>
        </w:r>
      </w:ins>
      <w:ins w:id="646" w:author="Francesco Polazzo" w:date="2024-10-04T16:01:00Z" w16du:dateUtc="2024-10-04T14:01:00Z">
        <w:r>
          <w:rPr>
            <w:rFonts w:ascii="Times New Roman" w:hAnsi="Times New Roman" w:cs="Times New Roman"/>
          </w:rPr>
          <w:t xml:space="preserve">nor time </w:t>
        </w:r>
      </w:ins>
      <w:ins w:id="647" w:author="Francesco Polazzo" w:date="2024-10-04T16:03:00Z" w16du:dateUtc="2024-10-04T14:03:00Z">
        <w:r>
          <w:rPr>
            <w:rFonts w:ascii="Times New Roman" w:hAnsi="Times New Roman" w:cs="Times New Roman"/>
          </w:rPr>
          <w:t>(estimate: 0.004, 95%</w:t>
        </w:r>
        <w:r w:rsidRPr="001B4353">
          <w:rPr>
            <w:rFonts w:ascii="Times New Roman" w:hAnsi="Times New Roman" w:cs="Times New Roman"/>
          </w:rPr>
          <w:t xml:space="preserve"> confidence interval of</w:t>
        </w:r>
        <w:r>
          <w:rPr>
            <w:rFonts w:ascii="Times New Roman" w:hAnsi="Times New Roman" w:cs="Times New Roman"/>
          </w:rPr>
          <w:t xml:space="preserve"> </w:t>
        </w:r>
        <w:r w:rsidRPr="008C1C97">
          <w:rPr>
            <w:rFonts w:ascii="Times New Roman" w:hAnsi="Times New Roman" w:cs="Times New Roman"/>
          </w:rPr>
          <w:t>-</w:t>
        </w:r>
      </w:ins>
      <w:ins w:id="648" w:author="Francesco Polazzo" w:date="2024-10-04T16:04:00Z" w16du:dateUtc="2024-10-04T14:04:00Z">
        <w:r>
          <w:rPr>
            <w:rFonts w:ascii="Times New Roman" w:hAnsi="Times New Roman" w:cs="Times New Roman"/>
          </w:rPr>
          <w:t>0.019</w:t>
        </w:r>
      </w:ins>
      <w:ins w:id="649" w:author="Francesco Polazzo" w:date="2024-10-04T16:03:00Z" w16du:dateUtc="2024-10-04T14:03:00Z">
        <w:r>
          <w:rPr>
            <w:rFonts w:ascii="Times New Roman" w:hAnsi="Times New Roman" w:cs="Times New Roman"/>
          </w:rPr>
          <w:t xml:space="preserve"> to </w:t>
        </w:r>
        <w:r w:rsidRPr="008C1C97">
          <w:rPr>
            <w:rFonts w:ascii="Times New Roman" w:hAnsi="Times New Roman" w:cs="Times New Roman"/>
          </w:rPr>
          <w:t>0.0</w:t>
        </w:r>
      </w:ins>
      <w:ins w:id="650" w:author="Francesco Polazzo" w:date="2024-10-04T16:04:00Z" w16du:dateUtc="2024-10-04T14:04:00Z">
        <w:r>
          <w:rPr>
            <w:rFonts w:ascii="Times New Roman" w:hAnsi="Times New Roman" w:cs="Times New Roman"/>
          </w:rPr>
          <w:t>27</w:t>
        </w:r>
      </w:ins>
      <w:ins w:id="651" w:author="Francesco Polazzo" w:date="2024-10-04T16:03:00Z" w16du:dateUtc="2024-10-04T14:03:00Z">
        <w:r>
          <w:rPr>
            <w:rFonts w:ascii="Times New Roman" w:hAnsi="Times New Roman" w:cs="Times New Roman"/>
          </w:rPr>
          <w:t>; p-value: 0.</w:t>
        </w:r>
      </w:ins>
      <w:ins w:id="652" w:author="Francesco Polazzo" w:date="2024-10-04T16:04:00Z" w16du:dateUtc="2024-10-04T14:04:00Z">
        <w:r>
          <w:rPr>
            <w:rFonts w:ascii="Times New Roman" w:hAnsi="Times New Roman" w:cs="Times New Roman"/>
          </w:rPr>
          <w:t>75</w:t>
        </w:r>
      </w:ins>
      <w:ins w:id="653" w:author="Francesco Polazzo" w:date="2024-10-04T16:03:00Z" w16du:dateUtc="2024-10-04T14:03:00Z">
        <w:r>
          <w:rPr>
            <w:rFonts w:ascii="Times New Roman" w:hAnsi="Times New Roman" w:cs="Times New Roman"/>
          </w:rPr>
          <w:t>;</w:t>
        </w:r>
        <w:r w:rsidRPr="00877DC3">
          <w:rPr>
            <w:rFonts w:ascii="Times New Roman" w:hAnsi="Times New Roman" w:cs="Times New Roman"/>
          </w:rPr>
          <w:t xml:space="preserve"> </w:t>
        </w:r>
        <w:r>
          <w:rPr>
            <w:rFonts w:ascii="Times New Roman" w:hAnsi="Times New Roman" w:cs="Times New Roman"/>
          </w:rPr>
          <w:lastRenderedPageBreak/>
          <w:t xml:space="preserve">Appendix, </w:t>
        </w:r>
        <w:r w:rsidRPr="00877DC3">
          <w:rPr>
            <w:rFonts w:ascii="Times New Roman" w:hAnsi="Times New Roman" w:cs="Times New Roman"/>
          </w:rPr>
          <w:t xml:space="preserve">Table </w:t>
        </w:r>
      </w:ins>
      <w:ins w:id="654" w:author="Francesco Polazzo" w:date="2024-10-07T09:48:00Z" w16du:dateUtc="2024-10-07T07:48:00Z">
        <w:r w:rsidR="00B607B5">
          <w:rPr>
            <w:rFonts w:ascii="Times New Roman" w:hAnsi="Times New Roman" w:cs="Times New Roman"/>
          </w:rPr>
          <w:t>4</w:t>
        </w:r>
      </w:ins>
      <w:ins w:id="655" w:author="Francesco Polazzo" w:date="2024-10-04T16:03:00Z" w16du:dateUtc="2024-10-04T14:03:00Z">
        <w:r w:rsidRPr="00877DC3">
          <w:rPr>
            <w:rFonts w:ascii="Times New Roman" w:hAnsi="Times New Roman" w:cs="Times New Roman"/>
          </w:rPr>
          <w:t>)</w:t>
        </w:r>
        <w:r>
          <w:rPr>
            <w:rFonts w:ascii="Times New Roman" w:hAnsi="Times New Roman" w:cs="Times New Roman"/>
          </w:rPr>
          <w:t xml:space="preserve"> </w:t>
        </w:r>
      </w:ins>
      <w:ins w:id="656" w:author="Francesco Polazzo" w:date="2024-10-04T16:01:00Z" w16du:dateUtc="2024-10-04T14:01:00Z">
        <w:r>
          <w:rPr>
            <w:rFonts w:ascii="Times New Roman" w:hAnsi="Times New Roman" w:cs="Times New Roman"/>
          </w:rPr>
          <w:t>had a significant effect on phytoplankton biomass</w:t>
        </w:r>
      </w:ins>
      <w:ins w:id="657" w:author="Francesco Polazzo" w:date="2024-10-04T16:04:00Z" w16du:dateUtc="2024-10-04T14:04:00Z">
        <w:r>
          <w:rPr>
            <w:rFonts w:ascii="Times New Roman" w:hAnsi="Times New Roman" w:cs="Times New Roman"/>
          </w:rPr>
          <w:t xml:space="preserve">. There was, however, a marginally significant </w:t>
        </w:r>
      </w:ins>
      <w:ins w:id="658" w:author="Francesco Polazzo" w:date="2024-10-04T16:09:00Z" w16du:dateUtc="2024-10-04T14:09:00Z">
        <w:del w:id="659" w:author="Andreu Rico Artero" w:date="2024-10-10T19:50:00Z" w16du:dateUtc="2024-10-10T17:50:00Z">
          <w:r w:rsidDel="00394B06">
            <w:rPr>
              <w:rFonts w:ascii="Times New Roman" w:hAnsi="Times New Roman" w:cs="Times New Roman"/>
            </w:rPr>
            <w:delText xml:space="preserve">(p-value = 0.085) </w:delText>
          </w:r>
        </w:del>
      </w:ins>
      <w:ins w:id="660" w:author="Francesco Polazzo" w:date="2024-10-04T16:05:00Z" w16du:dateUtc="2024-10-04T14:05:00Z">
        <w:r>
          <w:rPr>
            <w:rFonts w:ascii="Times New Roman" w:hAnsi="Times New Roman" w:cs="Times New Roman"/>
          </w:rPr>
          <w:t>interaction</w:t>
        </w:r>
      </w:ins>
      <w:ins w:id="661" w:author="Francesco Polazzo" w:date="2024-10-04T16:04:00Z" w16du:dateUtc="2024-10-04T14:04:00Z">
        <w:r>
          <w:rPr>
            <w:rFonts w:ascii="Times New Roman" w:hAnsi="Times New Roman" w:cs="Times New Roman"/>
          </w:rPr>
          <w:t xml:space="preserve"> between HW and tim</w:t>
        </w:r>
      </w:ins>
      <w:ins w:id="662" w:author="Francesco Polazzo" w:date="2024-10-04T16:05:00Z" w16du:dateUtc="2024-10-04T14:05:00Z">
        <w:r>
          <w:rPr>
            <w:rFonts w:ascii="Times New Roman" w:hAnsi="Times New Roman" w:cs="Times New Roman"/>
          </w:rPr>
          <w:t>e</w:t>
        </w:r>
      </w:ins>
      <w:ins w:id="663" w:author="Andreu Rico Artero" w:date="2024-10-10T19:51:00Z" w16du:dateUtc="2024-10-10T17:51:00Z">
        <w:r w:rsidR="00394B06">
          <w:rPr>
            <w:rFonts w:ascii="Times New Roman" w:hAnsi="Times New Roman" w:cs="Times New Roman"/>
          </w:rPr>
          <w:t xml:space="preserve"> (p-value = 0.085)</w:t>
        </w:r>
      </w:ins>
      <w:ins w:id="664" w:author="Francesco Polazzo" w:date="2024-10-04T16:05:00Z" w16du:dateUtc="2024-10-04T14:05:00Z">
        <w:r>
          <w:rPr>
            <w:rFonts w:ascii="Times New Roman" w:hAnsi="Times New Roman" w:cs="Times New Roman"/>
          </w:rPr>
          <w:t>, indica</w:t>
        </w:r>
      </w:ins>
      <w:ins w:id="665" w:author="Francesco Polazzo" w:date="2024-10-04T16:06:00Z" w16du:dateUtc="2024-10-04T14:06:00Z">
        <w:r>
          <w:rPr>
            <w:rFonts w:ascii="Times New Roman" w:hAnsi="Times New Roman" w:cs="Times New Roman"/>
          </w:rPr>
          <w:t>ting</w:t>
        </w:r>
      </w:ins>
      <w:ins w:id="666" w:author="Francesco Polazzo" w:date="2024-10-04T16:05:00Z" w16du:dateUtc="2024-10-04T14:05:00Z">
        <w:r w:rsidRPr="00877DC3">
          <w:rPr>
            <w:rFonts w:ascii="Times New Roman" w:hAnsi="Times New Roman" w:cs="Times New Roman"/>
          </w:rPr>
          <w:t xml:space="preserve"> a time</w:t>
        </w:r>
        <w:r>
          <w:rPr>
            <w:rFonts w:ascii="Times New Roman" w:hAnsi="Times New Roman" w:cs="Times New Roman"/>
          </w:rPr>
          <w:t>-</w:t>
        </w:r>
        <w:r w:rsidRPr="00877DC3">
          <w:rPr>
            <w:rFonts w:ascii="Times New Roman" w:hAnsi="Times New Roman" w:cs="Times New Roman"/>
          </w:rPr>
          <w:t xml:space="preserve">dependent effect of the HWs </w:t>
        </w:r>
        <w:r>
          <w:rPr>
            <w:rFonts w:ascii="Times New Roman" w:hAnsi="Times New Roman" w:cs="Times New Roman"/>
          </w:rPr>
          <w:t xml:space="preserve">on </w:t>
        </w:r>
      </w:ins>
      <w:ins w:id="667" w:author="Francesco Polazzo" w:date="2024-10-04T16:06:00Z" w16du:dateUtc="2024-10-04T14:06:00Z">
        <w:r>
          <w:rPr>
            <w:rFonts w:ascii="Times New Roman" w:hAnsi="Times New Roman" w:cs="Times New Roman"/>
          </w:rPr>
          <w:t>phytoplankton biomass</w:t>
        </w:r>
      </w:ins>
      <w:ins w:id="668" w:author="Francesco Polazzo" w:date="2024-10-04T16:10:00Z" w16du:dateUtc="2024-10-04T14:10:00Z">
        <w:r>
          <w:rPr>
            <w:rFonts w:ascii="Times New Roman" w:hAnsi="Times New Roman" w:cs="Times New Roman"/>
          </w:rPr>
          <w:t xml:space="preserve"> </w:t>
        </w:r>
      </w:ins>
      <w:ins w:id="669" w:author="Francesco Polazzo" w:date="2024-10-04T16:05:00Z" w16du:dateUtc="2024-10-04T14:05:00Z">
        <w:r w:rsidRPr="00877DC3">
          <w:rPr>
            <w:rFonts w:ascii="Times New Roman" w:hAnsi="Times New Roman" w:cs="Times New Roman"/>
          </w:rPr>
          <w:t>(</w:t>
        </w:r>
        <w:r>
          <w:rPr>
            <w:rFonts w:ascii="Times New Roman" w:hAnsi="Times New Roman" w:cs="Times New Roman"/>
          </w:rPr>
          <w:t xml:space="preserve">Appendix, </w:t>
        </w:r>
        <w:r w:rsidRPr="00877DC3">
          <w:rPr>
            <w:rFonts w:ascii="Times New Roman" w:hAnsi="Times New Roman" w:cs="Times New Roman"/>
          </w:rPr>
          <w:t xml:space="preserve">Table </w:t>
        </w:r>
      </w:ins>
      <w:ins w:id="670" w:author="Francesco Polazzo" w:date="2024-10-07T09:52:00Z" w16du:dateUtc="2024-10-07T07:52:00Z">
        <w:r w:rsidR="00D6534C">
          <w:rPr>
            <w:rFonts w:ascii="Times New Roman" w:hAnsi="Times New Roman" w:cs="Times New Roman"/>
          </w:rPr>
          <w:t>4</w:t>
        </w:r>
      </w:ins>
      <w:ins w:id="671" w:author="Francesco Polazzo" w:date="2024-10-04T16:05:00Z" w16du:dateUtc="2024-10-04T14:05:00Z">
        <w:r w:rsidRPr="00877DC3">
          <w:rPr>
            <w:rFonts w:ascii="Times New Roman" w:hAnsi="Times New Roman" w:cs="Times New Roman"/>
          </w:rPr>
          <w:t>).</w:t>
        </w:r>
      </w:ins>
      <w:ins w:id="672" w:author="Andreu Rico Artero" w:date="2024-10-10T19:54:00Z" w16du:dateUtc="2024-10-10T17:54:00Z">
        <w:r w:rsidR="00394B06">
          <w:rPr>
            <w:rFonts w:ascii="Times New Roman" w:hAnsi="Times New Roman" w:cs="Times New Roman"/>
          </w:rPr>
          <w:t xml:space="preserve"> </w:t>
        </w:r>
      </w:ins>
    </w:p>
    <w:p w14:paraId="35D7C22A" w14:textId="77777777" w:rsidR="00394B06" w:rsidRDefault="00E15E6E" w:rsidP="008279E9">
      <w:pPr>
        <w:spacing w:line="480" w:lineRule="auto"/>
        <w:ind w:firstLine="720"/>
        <w:jc w:val="both"/>
        <w:rPr>
          <w:ins w:id="673" w:author="Andreu Rico Artero" w:date="2024-10-10T19:54:00Z" w16du:dateUtc="2024-10-10T17:54:00Z"/>
          <w:rFonts w:ascii="Times New Roman" w:hAnsi="Times New Roman" w:cs="Times New Roman"/>
        </w:rPr>
      </w:pPr>
      <w:ins w:id="674" w:author="Francesco Polazzo" w:date="2024-10-04T16:05:00Z" w16du:dateUtc="2024-10-04T14:05:00Z">
        <w:r w:rsidRPr="00877DC3">
          <w:rPr>
            <w:rFonts w:ascii="Times New Roman" w:hAnsi="Times New Roman" w:cs="Times New Roman"/>
          </w:rPr>
          <w:t>The post-hoc analysis showed that there was a significant difference</w:t>
        </w:r>
        <w:r>
          <w:rPr>
            <w:rFonts w:ascii="Times New Roman" w:hAnsi="Times New Roman" w:cs="Times New Roman"/>
          </w:rPr>
          <w:t xml:space="preserve"> (p &lt; 0.05)</w:t>
        </w:r>
        <w:r w:rsidRPr="00877DC3">
          <w:rPr>
            <w:rFonts w:ascii="Times New Roman" w:hAnsi="Times New Roman" w:cs="Times New Roman"/>
          </w:rPr>
          <w:t xml:space="preserve"> in </w:t>
        </w:r>
        <w:r>
          <w:rPr>
            <w:rFonts w:ascii="Times New Roman" w:hAnsi="Times New Roman" w:cs="Times New Roman"/>
          </w:rPr>
          <w:t xml:space="preserve">the </w:t>
        </w:r>
      </w:ins>
      <w:ins w:id="675" w:author="Francesco Polazzo" w:date="2024-10-04T16:10:00Z" w16du:dateUtc="2024-10-04T14:10:00Z">
        <w:r>
          <w:rPr>
            <w:rFonts w:ascii="Times New Roman" w:hAnsi="Times New Roman" w:cs="Times New Roman"/>
          </w:rPr>
          <w:t>phytoplankton biomass</w:t>
        </w:r>
      </w:ins>
      <w:ins w:id="676" w:author="Francesco Polazzo" w:date="2024-10-04T16:05:00Z" w16du:dateUtc="2024-10-04T14:05:00Z">
        <w:r w:rsidRPr="00877DC3">
          <w:rPr>
            <w:rFonts w:ascii="Times New Roman" w:hAnsi="Times New Roman" w:cs="Times New Roman"/>
          </w:rPr>
          <w:t xml:space="preserve"> between </w:t>
        </w:r>
        <w:r>
          <w:rPr>
            <w:rFonts w:ascii="Times New Roman" w:hAnsi="Times New Roman" w:cs="Times New Roman"/>
          </w:rPr>
          <w:t xml:space="preserve">the </w:t>
        </w:r>
        <w:r w:rsidRPr="00877DC3">
          <w:rPr>
            <w:rFonts w:ascii="Times New Roman" w:hAnsi="Times New Roman" w:cs="Times New Roman"/>
          </w:rPr>
          <w:t xml:space="preserve">control mesocosms and </w:t>
        </w:r>
        <w:r>
          <w:rPr>
            <w:rFonts w:ascii="Times New Roman" w:hAnsi="Times New Roman" w:cs="Times New Roman"/>
          </w:rPr>
          <w:t xml:space="preserve">the </w:t>
        </w:r>
        <w:r w:rsidRPr="00877DC3">
          <w:rPr>
            <w:rFonts w:ascii="Times New Roman" w:hAnsi="Times New Roman" w:cs="Times New Roman"/>
          </w:rPr>
          <w:t xml:space="preserve">mesocosms undergoing HWs </w:t>
        </w:r>
      </w:ins>
      <w:ins w:id="677" w:author="Francesco Polazzo" w:date="2024-10-04T16:10:00Z" w16du:dateUtc="2024-10-04T14:10:00Z">
        <w:r>
          <w:rPr>
            <w:rFonts w:ascii="Times New Roman" w:hAnsi="Times New Roman" w:cs="Times New Roman"/>
          </w:rPr>
          <w:t xml:space="preserve">from day </w:t>
        </w:r>
      </w:ins>
      <w:ins w:id="678" w:author="Francesco Polazzo" w:date="2024-10-07T09:54:00Z" w16du:dateUtc="2024-10-07T07:54:00Z">
        <w:r w:rsidR="00D6534C">
          <w:rPr>
            <w:rFonts w:ascii="Times New Roman" w:hAnsi="Times New Roman" w:cs="Times New Roman"/>
          </w:rPr>
          <w:t>10</w:t>
        </w:r>
      </w:ins>
      <w:ins w:id="679" w:author="Francesco Polazzo" w:date="2024-10-04T16:10:00Z" w16du:dateUtc="2024-10-04T14:10:00Z">
        <w:r>
          <w:rPr>
            <w:rFonts w:ascii="Times New Roman" w:hAnsi="Times New Roman" w:cs="Times New Roman"/>
          </w:rPr>
          <w:t xml:space="preserve"> onwards, with </w:t>
        </w:r>
      </w:ins>
      <w:ins w:id="680" w:author="Francesco Polazzo" w:date="2024-10-04T16:11:00Z" w16du:dateUtc="2024-10-04T14:11:00Z">
        <w:r>
          <w:rPr>
            <w:rFonts w:ascii="Times New Roman" w:hAnsi="Times New Roman" w:cs="Times New Roman"/>
          </w:rPr>
          <w:t>mesocosms experiencing HW having a significantly lower phytoplankton biomass</w:t>
        </w:r>
      </w:ins>
      <w:ins w:id="681" w:author="Francesco Polazzo" w:date="2024-10-04T16:10:00Z" w16du:dateUtc="2024-10-04T14:10:00Z">
        <w:r>
          <w:rPr>
            <w:rFonts w:ascii="Times New Roman" w:hAnsi="Times New Roman" w:cs="Times New Roman"/>
          </w:rPr>
          <w:t xml:space="preserve"> </w:t>
        </w:r>
      </w:ins>
      <w:ins w:id="682" w:author="Francesco Polazzo" w:date="2024-10-04T16:05:00Z" w16du:dateUtc="2024-10-04T14:05:00Z">
        <w:r w:rsidRPr="00877DC3">
          <w:rPr>
            <w:rFonts w:ascii="Times New Roman" w:hAnsi="Times New Roman" w:cs="Times New Roman"/>
          </w:rPr>
          <w:t>(</w:t>
        </w:r>
        <w:r>
          <w:rPr>
            <w:rFonts w:ascii="Times New Roman" w:hAnsi="Times New Roman" w:cs="Times New Roman"/>
          </w:rPr>
          <w:t xml:space="preserve">Appendix </w:t>
        </w:r>
        <w:r w:rsidRPr="00877DC3">
          <w:rPr>
            <w:rFonts w:ascii="Times New Roman" w:hAnsi="Times New Roman" w:cs="Times New Roman"/>
          </w:rPr>
          <w:t xml:space="preserve">Table </w:t>
        </w:r>
      </w:ins>
      <w:ins w:id="683" w:author="Francesco Polazzo" w:date="2024-10-07T09:54:00Z" w16du:dateUtc="2024-10-07T07:54:00Z">
        <w:r w:rsidR="00D6534C">
          <w:rPr>
            <w:rFonts w:ascii="Times New Roman" w:hAnsi="Times New Roman" w:cs="Times New Roman"/>
          </w:rPr>
          <w:t>5</w:t>
        </w:r>
      </w:ins>
      <w:ins w:id="684" w:author="Francesco Polazzo" w:date="2024-10-04T16:05:00Z" w16du:dateUtc="2024-10-04T14:05:00Z">
        <w:r w:rsidRPr="00877DC3">
          <w:rPr>
            <w:rFonts w:ascii="Times New Roman" w:hAnsi="Times New Roman" w:cs="Times New Roman"/>
          </w:rPr>
          <w:t>).</w:t>
        </w:r>
      </w:ins>
      <w:ins w:id="685" w:author="Andreu Rico Artero" w:date="2024-10-10T19:54:00Z" w16du:dateUtc="2024-10-10T17:54:00Z">
        <w:r w:rsidR="00394B06">
          <w:rPr>
            <w:rFonts w:ascii="Times New Roman" w:hAnsi="Times New Roman" w:cs="Times New Roman"/>
          </w:rPr>
          <w:t xml:space="preserve"> Resilience of phytoplankton biomass was reduced after the first HW. However, it recovered after the second HW but became negative again after the third HW (Fig. 4b).</w:t>
        </w:r>
      </w:ins>
    </w:p>
    <w:p w14:paraId="27C83F21" w14:textId="4A5BF2C0" w:rsidR="00E15E6E" w:rsidDel="00394B06" w:rsidRDefault="00E15E6E" w:rsidP="008279E9">
      <w:pPr>
        <w:spacing w:line="480" w:lineRule="auto"/>
        <w:ind w:firstLine="720"/>
        <w:jc w:val="both"/>
        <w:rPr>
          <w:ins w:id="686" w:author="Francesco Polazzo" w:date="2024-10-04T16:19:00Z" w16du:dateUtc="2024-10-04T14:19:00Z"/>
          <w:del w:id="687" w:author="Andreu Rico Artero" w:date="2024-10-10T19:54:00Z" w16du:dateUtc="2024-10-10T17:54:00Z"/>
          <w:rFonts w:ascii="Times New Roman" w:hAnsi="Times New Roman" w:cs="Times New Roman"/>
        </w:rPr>
      </w:pPr>
    </w:p>
    <w:p w14:paraId="47687FAA" w14:textId="35AC560B" w:rsidR="00E15E6E" w:rsidDel="00394B06" w:rsidRDefault="00E15E6E">
      <w:pPr>
        <w:spacing w:line="480" w:lineRule="auto"/>
        <w:ind w:firstLine="720"/>
        <w:jc w:val="both"/>
        <w:rPr>
          <w:ins w:id="688" w:author="Francesco Polazzo" w:date="2024-10-04T15:45:00Z" w16du:dateUtc="2024-10-04T13:45:00Z"/>
          <w:del w:id="689" w:author="Andreu Rico Artero" w:date="2024-10-10T19:53:00Z" w16du:dateUtc="2024-10-10T17:53:00Z"/>
          <w:rFonts w:ascii="Times New Roman" w:hAnsi="Times New Roman" w:cs="Times New Roman"/>
        </w:rPr>
        <w:pPrChange w:id="690" w:author="Andreu Rico Artero" w:date="2024-10-10T20:00:00Z" w16du:dateUtc="2024-10-10T18:00:00Z">
          <w:pPr>
            <w:spacing w:line="480" w:lineRule="auto"/>
            <w:jc w:val="both"/>
          </w:pPr>
        </w:pPrChange>
      </w:pPr>
      <w:ins w:id="691" w:author="Francesco Polazzo" w:date="2024-10-04T16:19:00Z" w16du:dateUtc="2024-10-04T14:19:00Z">
        <w:del w:id="692" w:author="Andreu Rico Artero" w:date="2024-10-10T19:53:00Z" w16du:dateUtc="2024-10-10T17:53:00Z">
          <w:r w:rsidDel="00394B06">
            <w:rPr>
              <w:rFonts w:ascii="Times New Roman" w:hAnsi="Times New Roman" w:cs="Times New Roman"/>
            </w:rPr>
            <w:delText>Resilience of phytoplankton biomass was reduce</w:delText>
          </w:r>
        </w:del>
      </w:ins>
      <w:ins w:id="693" w:author="Francesco Polazzo" w:date="2024-10-04T16:20:00Z" w16du:dateUtc="2024-10-04T14:20:00Z">
        <w:del w:id="694" w:author="Andreu Rico Artero" w:date="2024-10-10T19:53:00Z" w16du:dateUtc="2024-10-10T17:53:00Z">
          <w:r w:rsidDel="00394B06">
            <w:rPr>
              <w:rFonts w:ascii="Times New Roman" w:hAnsi="Times New Roman" w:cs="Times New Roman"/>
            </w:rPr>
            <w:delText>d</w:delText>
          </w:r>
        </w:del>
      </w:ins>
      <w:ins w:id="695" w:author="Francesco Polazzo" w:date="2024-10-04T16:19:00Z" w16du:dateUtc="2024-10-04T14:19:00Z">
        <w:del w:id="696" w:author="Andreu Rico Artero" w:date="2024-10-10T19:53:00Z" w16du:dateUtc="2024-10-10T17:53:00Z">
          <w:r w:rsidDel="00394B06">
            <w:rPr>
              <w:rFonts w:ascii="Times New Roman" w:hAnsi="Times New Roman" w:cs="Times New Roman"/>
            </w:rPr>
            <w:delText xml:space="preserve"> afte</w:delText>
          </w:r>
        </w:del>
      </w:ins>
      <w:ins w:id="697" w:author="Francesco Polazzo" w:date="2024-10-04T16:20:00Z" w16du:dateUtc="2024-10-04T14:20:00Z">
        <w:del w:id="698" w:author="Andreu Rico Artero" w:date="2024-10-10T19:53:00Z" w16du:dateUtc="2024-10-10T17:53:00Z">
          <w:r w:rsidDel="00394B06">
            <w:rPr>
              <w:rFonts w:ascii="Times New Roman" w:hAnsi="Times New Roman" w:cs="Times New Roman"/>
            </w:rPr>
            <w:delText>r the first HW</w:delText>
          </w:r>
        </w:del>
      </w:ins>
      <w:ins w:id="699" w:author="Francesco Polazzo" w:date="2024-10-04T16:21:00Z" w16du:dateUtc="2024-10-04T14:21:00Z">
        <w:del w:id="700" w:author="Andreu Rico Artero" w:date="2024-10-10T19:51:00Z" w16du:dateUtc="2024-10-10T17:51:00Z">
          <w:r w:rsidDel="00394B06">
            <w:rPr>
              <w:rFonts w:ascii="Times New Roman" w:hAnsi="Times New Roman" w:cs="Times New Roman"/>
            </w:rPr>
            <w:delText xml:space="preserve"> (Fig. 4b)</w:delText>
          </w:r>
        </w:del>
      </w:ins>
      <w:ins w:id="701" w:author="Francesco Polazzo" w:date="2024-10-04T16:20:00Z" w16du:dateUtc="2024-10-04T14:20:00Z">
        <w:del w:id="702" w:author="Andreu Rico Artero" w:date="2024-10-10T19:53:00Z" w16du:dateUtc="2024-10-10T17:53:00Z">
          <w:r w:rsidDel="00394B06">
            <w:rPr>
              <w:rFonts w:ascii="Times New Roman" w:hAnsi="Times New Roman" w:cs="Times New Roman"/>
            </w:rPr>
            <w:delText xml:space="preserve">. However, it recovered after the second </w:delText>
          </w:r>
        </w:del>
      </w:ins>
      <w:ins w:id="703" w:author="Francesco Polazzo" w:date="2024-10-04T16:23:00Z" w16du:dateUtc="2024-10-04T14:23:00Z">
        <w:del w:id="704" w:author="Andreu Rico Artero" w:date="2024-10-10T19:53:00Z" w16du:dateUtc="2024-10-10T17:53:00Z">
          <w:r w:rsidDel="00394B06">
            <w:rPr>
              <w:rFonts w:ascii="Times New Roman" w:hAnsi="Times New Roman" w:cs="Times New Roman"/>
            </w:rPr>
            <w:delText>HW but</w:delText>
          </w:r>
        </w:del>
      </w:ins>
      <w:ins w:id="705" w:author="Francesco Polazzo" w:date="2024-10-04T16:20:00Z" w16du:dateUtc="2024-10-04T14:20:00Z">
        <w:del w:id="706" w:author="Andreu Rico Artero" w:date="2024-10-10T19:53:00Z" w16du:dateUtc="2024-10-10T17:53:00Z">
          <w:r w:rsidDel="00394B06">
            <w:rPr>
              <w:rFonts w:ascii="Times New Roman" w:hAnsi="Times New Roman" w:cs="Times New Roman"/>
            </w:rPr>
            <w:delText xml:space="preserve"> became negative again after the third HW (Fig. 4b)</w:delText>
          </w:r>
        </w:del>
      </w:ins>
      <w:ins w:id="707" w:author="Francesco Polazzo" w:date="2024-10-04T16:21:00Z" w16du:dateUtc="2024-10-04T14:21:00Z">
        <w:del w:id="708" w:author="Andreu Rico Artero" w:date="2024-10-10T19:53:00Z" w16du:dateUtc="2024-10-10T17:53:00Z">
          <w:r w:rsidDel="00394B06">
            <w:rPr>
              <w:rFonts w:ascii="Times New Roman" w:hAnsi="Times New Roman" w:cs="Times New Roman"/>
            </w:rPr>
            <w:delText>.</w:delText>
          </w:r>
        </w:del>
      </w:ins>
    </w:p>
    <w:p w14:paraId="0A94D985" w14:textId="22988D3E" w:rsidR="00E15E6E" w:rsidRDefault="00E15E6E" w:rsidP="008279E9">
      <w:pPr>
        <w:spacing w:line="480" w:lineRule="auto"/>
        <w:jc w:val="both"/>
        <w:rPr>
          <w:ins w:id="709" w:author="Francesco Polazzo" w:date="2024-10-04T16:11:00Z" w16du:dateUtc="2024-10-04T14:11:00Z"/>
          <w:rFonts w:ascii="Times New Roman" w:hAnsi="Times New Roman" w:cs="Times New Roman"/>
        </w:rPr>
      </w:pPr>
      <w:ins w:id="710" w:author="Francesco Polazzo" w:date="2024-10-04T15:56:00Z" w16du:dateUtc="2024-10-04T13:56:00Z">
        <w:r>
          <w:rPr>
            <w:rFonts w:ascii="Times New Roman" w:hAnsi="Times New Roman" w:cs="Times New Roman"/>
            <w:noProof/>
          </w:rPr>
          <w:drawing>
            <wp:inline distT="0" distB="0" distL="0" distR="0" wp14:anchorId="516F5678" wp14:editId="3DD61CD6">
              <wp:extent cx="5731510" cy="4370705"/>
              <wp:effectExtent l="0" t="0" r="0" b="0"/>
              <wp:docPr id="1365379253" name="Picture 5" descr="A graph of heatwave and heat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79253" name="Picture 5" descr="A graph of heatwave and heatwav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370705"/>
                      </a:xfrm>
                      <a:prstGeom prst="rect">
                        <a:avLst/>
                      </a:prstGeom>
                    </pic:spPr>
                  </pic:pic>
                </a:graphicData>
              </a:graphic>
            </wp:inline>
          </w:drawing>
        </w:r>
      </w:ins>
    </w:p>
    <w:p w14:paraId="6A9DD216" w14:textId="4CF95BD5" w:rsidR="00E15E6E" w:rsidRPr="00686186" w:rsidRDefault="00E15E6E" w:rsidP="008279E9">
      <w:pPr>
        <w:spacing w:line="480" w:lineRule="auto"/>
        <w:jc w:val="both"/>
        <w:rPr>
          <w:ins w:id="711" w:author="Francesco Polazzo" w:date="2024-10-04T16:11:00Z" w16du:dateUtc="2024-10-04T14:11:00Z"/>
          <w:rFonts w:ascii="Times New Roman" w:hAnsi="Times New Roman" w:cs="Times New Roman"/>
          <w:sz w:val="21"/>
          <w:szCs w:val="21"/>
        </w:rPr>
      </w:pPr>
      <w:ins w:id="712" w:author="Francesco Polazzo" w:date="2024-10-04T16:11:00Z" w16du:dateUtc="2024-10-04T14:11:00Z">
        <w:r w:rsidRPr="00ED7DBC">
          <w:rPr>
            <w:rFonts w:ascii="Times New Roman" w:hAnsi="Times New Roman" w:cs="Times New Roman"/>
            <w:b/>
            <w:bCs/>
            <w:sz w:val="21"/>
            <w:szCs w:val="21"/>
          </w:rPr>
          <w:t xml:space="preserve">Figure </w:t>
        </w:r>
        <w:r>
          <w:rPr>
            <w:rFonts w:ascii="Times New Roman" w:hAnsi="Times New Roman" w:cs="Times New Roman"/>
            <w:b/>
            <w:bCs/>
            <w:sz w:val="21"/>
            <w:szCs w:val="21"/>
          </w:rPr>
          <w:t>4</w:t>
        </w:r>
        <w:r w:rsidRPr="00686186">
          <w:rPr>
            <w:rFonts w:ascii="Times New Roman" w:hAnsi="Times New Roman" w:cs="Times New Roman"/>
            <w:sz w:val="21"/>
            <w:szCs w:val="21"/>
          </w:rPr>
          <w:t xml:space="preserve">. </w:t>
        </w:r>
        <w:r>
          <w:rPr>
            <w:rFonts w:ascii="Times New Roman" w:hAnsi="Times New Roman" w:cs="Times New Roman"/>
            <w:sz w:val="21"/>
            <w:szCs w:val="21"/>
          </w:rPr>
          <w:t>Phytopla</w:t>
        </w:r>
      </w:ins>
      <w:ins w:id="713" w:author="Francesco Polazzo" w:date="2024-10-04T16:12:00Z" w16du:dateUtc="2024-10-04T14:12:00Z">
        <w:r>
          <w:rPr>
            <w:rFonts w:ascii="Times New Roman" w:hAnsi="Times New Roman" w:cs="Times New Roman"/>
            <w:sz w:val="21"/>
            <w:szCs w:val="21"/>
          </w:rPr>
          <w:t>nkton biomass</w:t>
        </w:r>
      </w:ins>
      <w:ins w:id="714" w:author="Francesco Polazzo" w:date="2024-10-04T16:11:00Z" w16du:dateUtc="2024-10-04T14:11:00Z">
        <w:r w:rsidRPr="00686186">
          <w:rPr>
            <w:rFonts w:ascii="Times New Roman" w:hAnsi="Times New Roman" w:cs="Times New Roman"/>
            <w:sz w:val="21"/>
            <w:szCs w:val="21"/>
          </w:rPr>
          <w:t xml:space="preserve"> dynamic over time. (a) shows the difference in </w:t>
        </w:r>
      </w:ins>
      <w:ins w:id="715" w:author="Francesco Polazzo" w:date="2024-10-04T16:12:00Z" w16du:dateUtc="2024-10-04T14:12:00Z">
        <w:r>
          <w:rPr>
            <w:rFonts w:ascii="Times New Roman" w:hAnsi="Times New Roman" w:cs="Times New Roman"/>
            <w:sz w:val="21"/>
            <w:szCs w:val="21"/>
          </w:rPr>
          <w:t>phytoplankton biomass</w:t>
        </w:r>
      </w:ins>
      <w:ins w:id="716" w:author="Francesco Polazzo" w:date="2024-10-04T16:11:00Z" w16du:dateUtc="2024-10-04T14:11:00Z">
        <w:r w:rsidRPr="00686186">
          <w:rPr>
            <w:rFonts w:ascii="Times New Roman" w:hAnsi="Times New Roman" w:cs="Times New Roman"/>
            <w:sz w:val="21"/>
            <w:szCs w:val="21"/>
          </w:rPr>
          <w:t xml:space="preserve"> between mesocosms undergoing the HWs treatment and the control</w:t>
        </w:r>
        <w:r>
          <w:rPr>
            <w:rFonts w:ascii="Times New Roman" w:hAnsi="Times New Roman" w:cs="Times New Roman"/>
            <w:sz w:val="21"/>
            <w:szCs w:val="21"/>
          </w:rPr>
          <w:t xml:space="preserve"> mesocosms</w:t>
        </w:r>
        <w:r w:rsidRPr="00686186">
          <w:rPr>
            <w:rFonts w:ascii="Times New Roman" w:hAnsi="Times New Roman" w:cs="Times New Roman"/>
            <w:sz w:val="21"/>
            <w:szCs w:val="21"/>
          </w:rPr>
          <w:t xml:space="preserve"> (dashed line at zero). The red areas show the three heatwaves. (b) </w:t>
        </w:r>
        <w:r>
          <w:rPr>
            <w:rFonts w:ascii="Times New Roman" w:hAnsi="Times New Roman" w:cs="Times New Roman"/>
            <w:sz w:val="21"/>
            <w:szCs w:val="21"/>
          </w:rPr>
          <w:t xml:space="preserve">boxplot of resilience of </w:t>
        </w:r>
      </w:ins>
      <w:ins w:id="717" w:author="Francesco Polazzo" w:date="2024-10-04T16:12:00Z" w16du:dateUtc="2024-10-04T14:12:00Z">
        <w:r>
          <w:rPr>
            <w:rFonts w:ascii="Times New Roman" w:hAnsi="Times New Roman" w:cs="Times New Roman"/>
            <w:sz w:val="21"/>
            <w:szCs w:val="21"/>
          </w:rPr>
          <w:t>phytoplankton biomass</w:t>
        </w:r>
      </w:ins>
      <w:ins w:id="718" w:author="Francesco Polazzo" w:date="2024-10-04T16:11:00Z" w16du:dateUtc="2024-10-04T14:11:00Z">
        <w:r w:rsidRPr="00686186">
          <w:rPr>
            <w:rFonts w:ascii="Times New Roman" w:hAnsi="Times New Roman" w:cs="Times New Roman"/>
            <w:sz w:val="21"/>
            <w:szCs w:val="21"/>
          </w:rPr>
          <w:t xml:space="preserve"> </w:t>
        </w:r>
        <w:r>
          <w:rPr>
            <w:rFonts w:ascii="Times New Roman" w:hAnsi="Times New Roman" w:cs="Times New Roman"/>
            <w:sz w:val="21"/>
            <w:szCs w:val="21"/>
          </w:rPr>
          <w:t xml:space="preserve">after each HW. Coloured dots represent the different mesocosms. Values of resilience &gt; 0 mean increased resilience (HW </w:t>
        </w:r>
        <w:r>
          <w:rPr>
            <w:rFonts w:ascii="Times New Roman" w:hAnsi="Times New Roman" w:cs="Times New Roman"/>
            <w:sz w:val="21"/>
            <w:szCs w:val="21"/>
          </w:rPr>
          <w:lastRenderedPageBreak/>
          <w:t>and control mesocosms became more similar after a HW), whereas values of resilience &lt;0 mean decreased resilience (HW and control mesocosms became more dissimilar after a HW).</w:t>
        </w:r>
      </w:ins>
    </w:p>
    <w:p w14:paraId="44BBFB12" w14:textId="77777777" w:rsidR="00E15E6E" w:rsidRDefault="00E15E6E" w:rsidP="008279E9">
      <w:pPr>
        <w:spacing w:line="480" w:lineRule="auto"/>
        <w:jc w:val="both"/>
        <w:rPr>
          <w:ins w:id="719" w:author="Francesco Polazzo" w:date="2024-10-04T15:45:00Z" w16du:dateUtc="2024-10-04T13:45:00Z"/>
          <w:rFonts w:ascii="Times New Roman" w:hAnsi="Times New Roman" w:cs="Times New Roman"/>
        </w:rPr>
      </w:pPr>
    </w:p>
    <w:p w14:paraId="12577E2F" w14:textId="33A4F554" w:rsidR="00E15E6E" w:rsidRDefault="00F74060" w:rsidP="008279E9">
      <w:pPr>
        <w:spacing w:line="480" w:lineRule="auto"/>
        <w:jc w:val="both"/>
        <w:rPr>
          <w:ins w:id="720" w:author="Francesco Polazzo" w:date="2024-10-07T09:57:00Z" w16du:dateUtc="2024-10-07T07:57:00Z"/>
          <w:rFonts w:ascii="Times New Roman" w:hAnsi="Times New Roman" w:cs="Times New Roman"/>
        </w:rPr>
      </w:pPr>
      <w:r w:rsidRPr="00877DC3">
        <w:rPr>
          <w:rFonts w:ascii="Times New Roman" w:hAnsi="Times New Roman" w:cs="Times New Roman"/>
        </w:rPr>
        <w:t xml:space="preserve">The relative biomass of </w:t>
      </w:r>
      <w:r w:rsidR="006A129C">
        <w:rPr>
          <w:rFonts w:ascii="Times New Roman" w:hAnsi="Times New Roman" w:cs="Times New Roman"/>
        </w:rPr>
        <w:t xml:space="preserve">the </w:t>
      </w:r>
      <w:r w:rsidRPr="00877DC3">
        <w:rPr>
          <w:rFonts w:ascii="Times New Roman" w:hAnsi="Times New Roman" w:cs="Times New Roman"/>
        </w:rPr>
        <w:t xml:space="preserve">different </w:t>
      </w:r>
      <w:r w:rsidR="001A0B2B" w:rsidRPr="00877DC3">
        <w:rPr>
          <w:rFonts w:ascii="Times New Roman" w:hAnsi="Times New Roman" w:cs="Times New Roman"/>
        </w:rPr>
        <w:t xml:space="preserve">phytoplankton groups in </w:t>
      </w:r>
      <w:r w:rsidR="003B7BD7">
        <w:rPr>
          <w:rFonts w:ascii="Times New Roman" w:hAnsi="Times New Roman" w:cs="Times New Roman"/>
        </w:rPr>
        <w:t xml:space="preserve">the </w:t>
      </w:r>
      <w:r w:rsidR="001A0B2B" w:rsidRPr="00877DC3">
        <w:rPr>
          <w:rFonts w:ascii="Times New Roman" w:hAnsi="Times New Roman" w:cs="Times New Roman"/>
        </w:rPr>
        <w:t xml:space="preserve">mesocosms undergoing the HW treatment showed a gradual turnover </w:t>
      </w:r>
      <w:r w:rsidR="000B4A01">
        <w:rPr>
          <w:rFonts w:ascii="Times New Roman" w:hAnsi="Times New Roman" w:cs="Times New Roman"/>
        </w:rPr>
        <w:t>over</w:t>
      </w:r>
      <w:r w:rsidR="000B4A01" w:rsidRPr="00877DC3">
        <w:rPr>
          <w:rFonts w:ascii="Times New Roman" w:hAnsi="Times New Roman" w:cs="Times New Roman"/>
        </w:rPr>
        <w:t xml:space="preserve"> </w:t>
      </w:r>
      <w:r w:rsidR="001A0B2B" w:rsidRPr="00877DC3">
        <w:rPr>
          <w:rFonts w:ascii="Times New Roman" w:hAnsi="Times New Roman" w:cs="Times New Roman"/>
        </w:rPr>
        <w:t>the</w:t>
      </w:r>
      <w:r w:rsidR="000B4A01">
        <w:rPr>
          <w:rFonts w:ascii="Times New Roman" w:hAnsi="Times New Roman" w:cs="Times New Roman"/>
        </w:rPr>
        <w:t xml:space="preserve"> course of the</w:t>
      </w:r>
      <w:r w:rsidR="001A0B2B" w:rsidRPr="00877DC3">
        <w:rPr>
          <w:rFonts w:ascii="Times New Roman" w:hAnsi="Times New Roman" w:cs="Times New Roman"/>
        </w:rPr>
        <w:t xml:space="preserve"> </w:t>
      </w:r>
      <w:r w:rsidR="003B7BD7" w:rsidRPr="00877DC3">
        <w:rPr>
          <w:rFonts w:ascii="Times New Roman" w:hAnsi="Times New Roman" w:cs="Times New Roman"/>
        </w:rPr>
        <w:t>experiment and</w:t>
      </w:r>
      <w:r w:rsidR="000B4A01">
        <w:rPr>
          <w:rFonts w:ascii="Times New Roman" w:hAnsi="Times New Roman" w:cs="Times New Roman"/>
        </w:rPr>
        <w:t xml:space="preserve"> </w:t>
      </w:r>
      <w:r w:rsidR="000B4A01" w:rsidRPr="00877DC3">
        <w:rPr>
          <w:rFonts w:ascii="Times New Roman" w:hAnsi="Times New Roman" w:cs="Times New Roman"/>
        </w:rPr>
        <w:t>gradually</w:t>
      </w:r>
      <w:r w:rsidR="001A0B2B" w:rsidRPr="00877DC3">
        <w:rPr>
          <w:rFonts w:ascii="Times New Roman" w:hAnsi="Times New Roman" w:cs="Times New Roman"/>
        </w:rPr>
        <w:t xml:space="preserve"> became more and more dissimilar to </w:t>
      </w:r>
      <w:r w:rsidR="003B7BD7">
        <w:rPr>
          <w:rFonts w:ascii="Times New Roman" w:hAnsi="Times New Roman" w:cs="Times New Roman"/>
        </w:rPr>
        <w:t xml:space="preserve">the </w:t>
      </w:r>
      <w:r w:rsidR="001A0B2B" w:rsidRPr="00877DC3">
        <w:rPr>
          <w:rFonts w:ascii="Times New Roman" w:hAnsi="Times New Roman" w:cs="Times New Roman"/>
        </w:rPr>
        <w:t xml:space="preserve">control mesocosms (Fig. </w:t>
      </w:r>
      <w:ins w:id="721" w:author="Francesco Polazzo" w:date="2024-10-04T16:23:00Z" w16du:dateUtc="2024-10-04T14:23:00Z">
        <w:r w:rsidR="00E15E6E">
          <w:rPr>
            <w:rFonts w:ascii="Times New Roman" w:hAnsi="Times New Roman" w:cs="Times New Roman"/>
          </w:rPr>
          <w:t>5</w:t>
        </w:r>
      </w:ins>
      <w:del w:id="722" w:author="Francesco Polazzo" w:date="2024-10-04T16:23:00Z" w16du:dateUtc="2024-10-04T14:23:00Z">
        <w:r w:rsidR="001A0B2B" w:rsidRPr="00877DC3" w:rsidDel="00E15E6E">
          <w:rPr>
            <w:rFonts w:ascii="Times New Roman" w:hAnsi="Times New Roman" w:cs="Times New Roman"/>
          </w:rPr>
          <w:delText>4</w:delText>
        </w:r>
      </w:del>
      <w:r w:rsidR="001A0B2B" w:rsidRPr="00877DC3">
        <w:rPr>
          <w:rFonts w:ascii="Times New Roman" w:hAnsi="Times New Roman" w:cs="Times New Roman"/>
        </w:rPr>
        <w:t>). The increased compositional dissimilarity was confirmed by the PERMANOVA analysis, which highlighted</w:t>
      </w:r>
      <w:r w:rsidR="003B7BD7">
        <w:rPr>
          <w:rFonts w:ascii="Times New Roman" w:hAnsi="Times New Roman" w:cs="Times New Roman"/>
        </w:rPr>
        <w:t xml:space="preserve"> a</w:t>
      </w:r>
      <w:r w:rsidR="001A0B2B" w:rsidRPr="00877DC3">
        <w:rPr>
          <w:rFonts w:ascii="Times New Roman" w:hAnsi="Times New Roman" w:cs="Times New Roman"/>
        </w:rPr>
        <w:t xml:space="preserve"> significantly different </w:t>
      </w:r>
      <w:r w:rsidR="003B7BD7">
        <w:rPr>
          <w:rFonts w:ascii="Times New Roman" w:hAnsi="Times New Roman" w:cs="Times New Roman"/>
        </w:rPr>
        <w:t>community composition</w:t>
      </w:r>
      <w:r w:rsidR="003B7BD7" w:rsidRPr="00877DC3">
        <w:rPr>
          <w:rFonts w:ascii="Times New Roman" w:hAnsi="Times New Roman" w:cs="Times New Roman"/>
        </w:rPr>
        <w:t xml:space="preserve"> </w:t>
      </w:r>
      <w:r w:rsidR="001A0B2B" w:rsidRPr="00877DC3">
        <w:rPr>
          <w:rFonts w:ascii="Times New Roman" w:hAnsi="Times New Roman" w:cs="Times New Roman"/>
        </w:rPr>
        <w:t xml:space="preserve">between </w:t>
      </w:r>
      <w:r w:rsidR="003B7BD7">
        <w:rPr>
          <w:rFonts w:ascii="Times New Roman" w:hAnsi="Times New Roman" w:cs="Times New Roman"/>
        </w:rPr>
        <w:t xml:space="preserve">the </w:t>
      </w:r>
      <w:r w:rsidR="001A0B2B" w:rsidRPr="00877DC3">
        <w:rPr>
          <w:rFonts w:ascii="Times New Roman" w:hAnsi="Times New Roman" w:cs="Times New Roman"/>
        </w:rPr>
        <w:t xml:space="preserve">control and </w:t>
      </w:r>
      <w:r w:rsidR="003B7BD7">
        <w:rPr>
          <w:rFonts w:ascii="Times New Roman" w:hAnsi="Times New Roman" w:cs="Times New Roman"/>
        </w:rPr>
        <w:t xml:space="preserve">the </w:t>
      </w:r>
      <w:r w:rsidR="001A0B2B" w:rsidRPr="00877DC3">
        <w:rPr>
          <w:rFonts w:ascii="Times New Roman" w:hAnsi="Times New Roman" w:cs="Times New Roman"/>
        </w:rPr>
        <w:t>mesocosms</w:t>
      </w:r>
      <w:r w:rsidR="003B7BD7">
        <w:rPr>
          <w:rFonts w:ascii="Times New Roman" w:hAnsi="Times New Roman" w:cs="Times New Roman"/>
        </w:rPr>
        <w:t xml:space="preserve"> exposed to the HWs</w:t>
      </w:r>
      <w:r w:rsidR="001A0B2B" w:rsidRPr="00877DC3">
        <w:rPr>
          <w:rFonts w:ascii="Times New Roman" w:hAnsi="Times New Roman" w:cs="Times New Roman"/>
        </w:rPr>
        <w:t xml:space="preserve"> on day 10</w:t>
      </w:r>
      <w:r w:rsidR="00482F69">
        <w:rPr>
          <w:rFonts w:ascii="Times New Roman" w:hAnsi="Times New Roman" w:cs="Times New Roman"/>
        </w:rPr>
        <w:t xml:space="preserve"> (F = </w:t>
      </w:r>
      <w:r w:rsidR="00ED637E">
        <w:rPr>
          <w:rFonts w:ascii="Times New Roman" w:hAnsi="Times New Roman" w:cs="Times New Roman"/>
        </w:rPr>
        <w:t>4.21</w:t>
      </w:r>
      <w:r w:rsidR="00482F69">
        <w:rPr>
          <w:rFonts w:ascii="Times New Roman" w:hAnsi="Times New Roman" w:cs="Times New Roman"/>
        </w:rPr>
        <w:t>, p = 0.027)</w:t>
      </w:r>
      <w:r w:rsidR="001A0B2B" w:rsidRPr="00877DC3">
        <w:rPr>
          <w:rFonts w:ascii="Times New Roman" w:hAnsi="Times New Roman" w:cs="Times New Roman"/>
        </w:rPr>
        <w:t>, 30</w:t>
      </w:r>
      <w:r w:rsidR="00482F69">
        <w:rPr>
          <w:rFonts w:ascii="Times New Roman" w:hAnsi="Times New Roman" w:cs="Times New Roman"/>
        </w:rPr>
        <w:t xml:space="preserve"> (F = 3.</w:t>
      </w:r>
      <w:r w:rsidR="00213C04">
        <w:rPr>
          <w:rFonts w:ascii="Times New Roman" w:hAnsi="Times New Roman" w:cs="Times New Roman"/>
        </w:rPr>
        <w:t>10</w:t>
      </w:r>
      <w:r w:rsidR="00482F69">
        <w:rPr>
          <w:rFonts w:ascii="Times New Roman" w:hAnsi="Times New Roman" w:cs="Times New Roman"/>
        </w:rPr>
        <w:t>, p = 0.032)</w:t>
      </w:r>
      <w:r w:rsidR="001A0B2B" w:rsidRPr="00877DC3">
        <w:rPr>
          <w:rFonts w:ascii="Times New Roman" w:hAnsi="Times New Roman" w:cs="Times New Roman"/>
        </w:rPr>
        <w:t>, and 38</w:t>
      </w:r>
      <w:r w:rsidR="00482F69">
        <w:rPr>
          <w:rFonts w:ascii="Times New Roman" w:hAnsi="Times New Roman" w:cs="Times New Roman"/>
        </w:rPr>
        <w:t xml:space="preserve"> (F = 2.</w:t>
      </w:r>
      <w:r w:rsidR="00213C04">
        <w:rPr>
          <w:rFonts w:ascii="Times New Roman" w:hAnsi="Times New Roman" w:cs="Times New Roman"/>
        </w:rPr>
        <w:t>55</w:t>
      </w:r>
      <w:r w:rsidR="00482F69">
        <w:rPr>
          <w:rFonts w:ascii="Times New Roman" w:hAnsi="Times New Roman" w:cs="Times New Roman"/>
        </w:rPr>
        <w:t>, p = 0.026;</w:t>
      </w:r>
      <w:del w:id="723" w:author="Francesco Polazzo" w:date="2024-10-07T09:58:00Z" w16du:dateUtc="2024-10-07T07:58:00Z">
        <w:r w:rsidR="00482F69" w:rsidDel="00D6534C">
          <w:rPr>
            <w:rFonts w:ascii="Times New Roman" w:hAnsi="Times New Roman" w:cs="Times New Roman"/>
          </w:rPr>
          <w:delText xml:space="preserve"> Appendix,</w:delText>
        </w:r>
      </w:del>
      <w:r w:rsidR="00482F69">
        <w:rPr>
          <w:rFonts w:ascii="Times New Roman" w:hAnsi="Times New Roman" w:cs="Times New Roman"/>
        </w:rPr>
        <w:t xml:space="preserve"> </w:t>
      </w:r>
      <w:r w:rsidR="001A0B2B" w:rsidRPr="00877DC3">
        <w:rPr>
          <w:rFonts w:ascii="Times New Roman" w:hAnsi="Times New Roman" w:cs="Times New Roman"/>
        </w:rPr>
        <w:t xml:space="preserve">Table </w:t>
      </w:r>
      <w:del w:id="724" w:author="Francesco Polazzo" w:date="2024-10-07T09:58:00Z" w16du:dateUtc="2024-10-07T07:58:00Z">
        <w:r w:rsidR="001D059E" w:rsidRPr="00877DC3" w:rsidDel="00D6534C">
          <w:rPr>
            <w:rFonts w:ascii="Times New Roman" w:hAnsi="Times New Roman" w:cs="Times New Roman"/>
          </w:rPr>
          <w:delText>4</w:delText>
        </w:r>
      </w:del>
      <w:ins w:id="725" w:author="Francesco Polazzo" w:date="2024-10-07T09:58:00Z" w16du:dateUtc="2024-10-07T07:58:00Z">
        <w:r w:rsidR="00D6534C">
          <w:rPr>
            <w:rFonts w:ascii="Times New Roman" w:hAnsi="Times New Roman" w:cs="Times New Roman"/>
          </w:rPr>
          <w:t>1</w:t>
        </w:r>
      </w:ins>
      <w:r w:rsidR="001A0B2B" w:rsidRPr="00877DC3">
        <w:rPr>
          <w:rFonts w:ascii="Times New Roman" w:hAnsi="Times New Roman" w:cs="Times New Roman"/>
        </w:rPr>
        <w:t>).</w:t>
      </w:r>
      <w:r w:rsidR="003B7BD7">
        <w:rPr>
          <w:rFonts w:ascii="Times New Roman" w:hAnsi="Times New Roman" w:cs="Times New Roman"/>
        </w:rPr>
        <w:t xml:space="preserve"> </w:t>
      </w:r>
    </w:p>
    <w:p w14:paraId="3FC919A9" w14:textId="24AEF2F8" w:rsidR="00D6534C" w:rsidRDefault="00D6534C" w:rsidP="008279E9">
      <w:pPr>
        <w:spacing w:line="480" w:lineRule="auto"/>
        <w:jc w:val="both"/>
        <w:rPr>
          <w:ins w:id="726" w:author="Francesco Polazzo" w:date="2024-10-07T09:57:00Z" w16du:dateUtc="2024-10-07T07:57:00Z"/>
          <w:rFonts w:ascii="Times New Roman" w:hAnsi="Times New Roman" w:cs="Times New Roman"/>
        </w:rPr>
      </w:pPr>
      <w:ins w:id="727" w:author="Francesco Polazzo" w:date="2024-10-07T09:57:00Z" w16du:dateUtc="2024-10-07T07:57:00Z">
        <w:r w:rsidRPr="00483B80">
          <w:rPr>
            <w:rFonts w:ascii="Times New Roman" w:hAnsi="Times New Roman" w:cs="Times New Roman"/>
            <w:b/>
            <w:bCs/>
          </w:rPr>
          <w:t xml:space="preserve">Table </w:t>
        </w:r>
      </w:ins>
      <w:ins w:id="728" w:author="Francesco Polazzo" w:date="2024-10-07T09:58:00Z" w16du:dateUtc="2024-10-07T07:58:00Z">
        <w:r>
          <w:rPr>
            <w:rFonts w:ascii="Times New Roman" w:hAnsi="Times New Roman" w:cs="Times New Roman"/>
            <w:b/>
            <w:bCs/>
          </w:rPr>
          <w:t>1</w:t>
        </w:r>
      </w:ins>
      <w:ins w:id="729" w:author="Francesco Polazzo" w:date="2024-10-07T09:57:00Z" w16du:dateUtc="2024-10-07T07:57:00Z">
        <w:r w:rsidRPr="002A09EB">
          <w:rPr>
            <w:rFonts w:ascii="Times New Roman" w:hAnsi="Times New Roman" w:cs="Times New Roman"/>
          </w:rPr>
          <w:t>. Results of the PERMANOVA analysing the effects of the HWs on phytoplankton community composition in different days of the experiment.</w:t>
        </w:r>
      </w:ins>
    </w:p>
    <w:tbl>
      <w:tblPr>
        <w:tblW w:w="3970" w:type="pct"/>
        <w:jc w:val="center"/>
        <w:tblLook w:val="0420" w:firstRow="1" w:lastRow="0" w:firstColumn="0" w:lastColumn="0" w:noHBand="0" w:noVBand="1"/>
      </w:tblPr>
      <w:tblGrid>
        <w:gridCol w:w="1076"/>
        <w:gridCol w:w="1773"/>
        <w:gridCol w:w="1291"/>
        <w:gridCol w:w="1291"/>
        <w:gridCol w:w="1736"/>
      </w:tblGrid>
      <w:tr w:rsidR="00024969" w:rsidRPr="00A34B78" w14:paraId="265E9C93" w14:textId="77777777" w:rsidTr="00024969">
        <w:trPr>
          <w:tblHeader/>
          <w:jc w:val="center"/>
          <w:ins w:id="730" w:author="Francesco Polazzo" w:date="2024-10-07T09:58:00Z"/>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740DA"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31" w:author="Francesco Polazzo" w:date="2024-10-07T09:58:00Z" w16du:dateUtc="2024-10-07T07:58:00Z"/>
                <w:rFonts w:ascii="Times New Roman" w:hAnsi="Times New Roman" w:cs="Times New Roman"/>
              </w:rPr>
              <w:pPrChange w:id="73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33" w:author="Francesco Polazzo" w:date="2024-10-07T09:58:00Z" w16du:dateUtc="2024-10-07T07:58:00Z">
              <w:r w:rsidRPr="00A34B78">
                <w:rPr>
                  <w:rFonts w:ascii="Times New Roman" w:eastAsia="Helvetica" w:hAnsi="Times New Roman" w:cs="Times New Roman"/>
                  <w:b/>
                  <w:color w:val="000000"/>
                  <w:sz w:val="22"/>
                  <w:szCs w:val="22"/>
                </w:rPr>
                <w:t>Day</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685683" w14:textId="594E145D"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34" w:author="Francesco Polazzo" w:date="2024-10-07T09:58:00Z" w16du:dateUtc="2024-10-07T07:58:00Z"/>
                <w:rFonts w:ascii="Times New Roman" w:hAnsi="Times New Roman" w:cs="Times New Roman"/>
              </w:rPr>
              <w:pPrChange w:id="73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36" w:author="Francesco Polazzo" w:date="2024-10-07T09:58:00Z" w16du:dateUtc="2024-10-07T07:58:00Z">
              <w:r w:rsidRPr="00A34B78">
                <w:rPr>
                  <w:rFonts w:ascii="Times New Roman" w:eastAsia="Helvetica" w:hAnsi="Times New Roman" w:cs="Times New Roman"/>
                  <w:b/>
                  <w:color w:val="000000"/>
                  <w:sz w:val="22"/>
                  <w:szCs w:val="22"/>
                </w:rPr>
                <w:t>residual</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CBBA1A"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37" w:author="Francesco Polazzo" w:date="2024-10-07T09:58:00Z" w16du:dateUtc="2024-10-07T07:58:00Z"/>
                <w:rFonts w:ascii="Times New Roman" w:hAnsi="Times New Roman" w:cs="Times New Roman"/>
              </w:rPr>
              <w:pPrChange w:id="73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39" w:author="Francesco Polazzo" w:date="2024-10-07T09:58:00Z" w16du:dateUtc="2024-10-07T07:58:00Z">
              <w:r w:rsidRPr="00A34B78">
                <w:rPr>
                  <w:rFonts w:ascii="Times New Roman" w:eastAsia="Helvetica" w:hAnsi="Times New Roman" w:cs="Times New Roman"/>
                  <w:b/>
                  <w:color w:val="000000"/>
                  <w:sz w:val="22"/>
                  <w:szCs w:val="22"/>
                </w:rPr>
                <w:t>F</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AF6177"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40" w:author="Francesco Polazzo" w:date="2024-10-07T09:58:00Z" w16du:dateUtc="2024-10-07T07:58:00Z"/>
                <w:rFonts w:ascii="Times New Roman" w:hAnsi="Times New Roman" w:cs="Times New Roman"/>
              </w:rPr>
              <w:pPrChange w:id="74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42" w:author="Francesco Polazzo" w:date="2024-10-07T09:58:00Z" w16du:dateUtc="2024-10-07T07:58:00Z">
              <w:r w:rsidRPr="00A34B78">
                <w:rPr>
                  <w:rFonts w:ascii="Times New Roman" w:eastAsia="Helvetica" w:hAnsi="Times New Roman" w:cs="Times New Roman"/>
                  <w:b/>
                  <w:color w:val="000000"/>
                  <w:sz w:val="22"/>
                  <w:szCs w:val="22"/>
                </w:rPr>
                <w:t>R2</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3B1341"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43" w:author="Francesco Polazzo" w:date="2024-10-07T09:58:00Z" w16du:dateUtc="2024-10-07T07:58:00Z"/>
                <w:rFonts w:ascii="Times New Roman" w:hAnsi="Times New Roman" w:cs="Times New Roman"/>
              </w:rPr>
              <w:pPrChange w:id="74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745" w:author="Francesco Polazzo" w:date="2024-10-07T09:58:00Z" w16du:dateUtc="2024-10-07T07:58:00Z">
              <w:r w:rsidRPr="00A34B78">
                <w:rPr>
                  <w:rFonts w:ascii="Times New Roman" w:eastAsia="Helvetica" w:hAnsi="Times New Roman" w:cs="Times New Roman"/>
                  <w:b/>
                  <w:color w:val="000000"/>
                  <w:sz w:val="22"/>
                  <w:szCs w:val="22"/>
                </w:rPr>
                <w:t>p_value</w:t>
              </w:r>
              <w:proofErr w:type="spellEnd"/>
            </w:ins>
          </w:p>
        </w:tc>
      </w:tr>
      <w:tr w:rsidR="00024969" w:rsidRPr="00A34B78" w14:paraId="3D692D48" w14:textId="77777777" w:rsidTr="00024969">
        <w:trPr>
          <w:jc w:val="center"/>
          <w:ins w:id="746" w:author="Francesco Polazzo" w:date="2024-10-07T09:58:00Z"/>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985D4"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47" w:author="Francesco Polazzo" w:date="2024-10-07T09:58:00Z" w16du:dateUtc="2024-10-07T07:58:00Z"/>
                <w:rFonts w:ascii="Times New Roman" w:hAnsi="Times New Roman" w:cs="Times New Roman"/>
              </w:rPr>
              <w:pPrChange w:id="74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49" w:author="Francesco Polazzo" w:date="2024-10-07T09:58:00Z" w16du:dateUtc="2024-10-07T07:58:00Z">
              <w:r w:rsidRPr="00A34B78">
                <w:rPr>
                  <w:rFonts w:ascii="Times New Roman" w:eastAsia="Helvetica" w:hAnsi="Times New Roman" w:cs="Times New Roman"/>
                  <w:color w:val="000000"/>
                  <w:sz w:val="22"/>
                  <w:szCs w:val="22"/>
                </w:rPr>
                <w:t>-4</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24561"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50" w:author="Francesco Polazzo" w:date="2024-10-07T09:58:00Z" w16du:dateUtc="2024-10-07T07:58:00Z"/>
                <w:rFonts w:ascii="Times New Roman" w:hAnsi="Times New Roman" w:cs="Times New Roman"/>
              </w:rPr>
              <w:pPrChange w:id="75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52" w:author="Francesco Polazzo" w:date="2024-10-07T09:58:00Z" w16du:dateUtc="2024-10-07T07:58:00Z">
              <w:r w:rsidRPr="00A34B78">
                <w:rPr>
                  <w:rFonts w:ascii="Times New Roman" w:eastAsia="Helvetica" w:hAnsi="Times New Roman" w:cs="Times New Roman"/>
                  <w:color w:val="000000"/>
                  <w:sz w:val="22"/>
                  <w:szCs w:val="22"/>
                </w:rPr>
                <w:t>6</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C69BD"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53" w:author="Francesco Polazzo" w:date="2024-10-07T09:58:00Z" w16du:dateUtc="2024-10-07T07:58:00Z"/>
                <w:rFonts w:ascii="Times New Roman" w:hAnsi="Times New Roman" w:cs="Times New Roman"/>
              </w:rPr>
              <w:pPrChange w:id="75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55" w:author="Francesco Polazzo" w:date="2024-10-07T09:58:00Z" w16du:dateUtc="2024-10-07T07:58:00Z">
              <w:r w:rsidRPr="00A34B78">
                <w:rPr>
                  <w:rFonts w:ascii="Times New Roman" w:eastAsia="Helvetica" w:hAnsi="Times New Roman" w:cs="Times New Roman"/>
                  <w:color w:val="000000"/>
                  <w:sz w:val="22"/>
                  <w:szCs w:val="22"/>
                </w:rPr>
                <w:t>0.895</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1523F"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56" w:author="Francesco Polazzo" w:date="2024-10-07T09:58:00Z" w16du:dateUtc="2024-10-07T07:58:00Z"/>
                <w:rFonts w:ascii="Times New Roman" w:hAnsi="Times New Roman" w:cs="Times New Roman"/>
              </w:rPr>
              <w:pPrChange w:id="75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58" w:author="Francesco Polazzo" w:date="2024-10-07T09:58:00Z" w16du:dateUtc="2024-10-07T07:58:00Z">
              <w:r w:rsidRPr="00A34B78">
                <w:rPr>
                  <w:rFonts w:ascii="Times New Roman" w:eastAsia="Helvetica" w:hAnsi="Times New Roman" w:cs="Times New Roman"/>
                  <w:color w:val="000000"/>
                  <w:sz w:val="22"/>
                  <w:szCs w:val="22"/>
                </w:rPr>
                <w:t>0.130</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D2BE2"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59" w:author="Francesco Polazzo" w:date="2024-10-07T09:58:00Z" w16du:dateUtc="2024-10-07T07:58:00Z"/>
                <w:rFonts w:ascii="Times New Roman" w:hAnsi="Times New Roman" w:cs="Times New Roman"/>
              </w:rPr>
              <w:pPrChange w:id="76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61" w:author="Francesco Polazzo" w:date="2024-10-07T09:58:00Z" w16du:dateUtc="2024-10-07T07:58:00Z">
              <w:r w:rsidRPr="00A34B78">
                <w:rPr>
                  <w:rFonts w:ascii="Times New Roman" w:eastAsia="Helvetica" w:hAnsi="Times New Roman" w:cs="Times New Roman"/>
                  <w:color w:val="000000"/>
                  <w:sz w:val="22"/>
                  <w:szCs w:val="22"/>
                </w:rPr>
                <w:t>0.367</w:t>
              </w:r>
            </w:ins>
          </w:p>
        </w:tc>
      </w:tr>
      <w:tr w:rsidR="00024969" w:rsidRPr="00A34B78" w14:paraId="70DD1CED" w14:textId="77777777" w:rsidTr="00024969">
        <w:trPr>
          <w:jc w:val="center"/>
          <w:ins w:id="762" w:author="Francesco Polazzo" w:date="2024-10-07T09:58: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AF522"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63" w:author="Francesco Polazzo" w:date="2024-10-07T09:58:00Z" w16du:dateUtc="2024-10-07T07:58:00Z"/>
                <w:rFonts w:ascii="Times New Roman" w:hAnsi="Times New Roman" w:cs="Times New Roman"/>
              </w:rPr>
              <w:pPrChange w:id="76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65" w:author="Francesco Polazzo" w:date="2024-10-07T09:58:00Z" w16du:dateUtc="2024-10-07T07:58:00Z">
              <w:r w:rsidRPr="00A34B78">
                <w:rPr>
                  <w:rFonts w:ascii="Times New Roman" w:eastAsia="Helvetica" w:hAnsi="Times New Roman" w:cs="Times New Roman"/>
                  <w:color w:val="000000"/>
                  <w:sz w:val="22"/>
                  <w:szCs w:val="22"/>
                </w:rPr>
                <w:t>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D0592"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66" w:author="Francesco Polazzo" w:date="2024-10-07T09:58:00Z" w16du:dateUtc="2024-10-07T07:58:00Z"/>
                <w:rFonts w:ascii="Times New Roman" w:hAnsi="Times New Roman" w:cs="Times New Roman"/>
              </w:rPr>
              <w:pPrChange w:id="76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68" w:author="Francesco Polazzo" w:date="2024-10-07T09:58:00Z" w16du:dateUtc="2024-10-07T07:58:00Z">
              <w:r w:rsidRPr="00A34B78">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B7F4B"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69" w:author="Francesco Polazzo" w:date="2024-10-07T09:58:00Z" w16du:dateUtc="2024-10-07T07:58:00Z"/>
                <w:rFonts w:ascii="Times New Roman" w:hAnsi="Times New Roman" w:cs="Times New Roman"/>
              </w:rPr>
              <w:pPrChange w:id="77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71" w:author="Francesco Polazzo" w:date="2024-10-07T09:58:00Z" w16du:dateUtc="2024-10-07T07:58:00Z">
              <w:r w:rsidRPr="00A34B78">
                <w:rPr>
                  <w:rFonts w:ascii="Times New Roman" w:eastAsia="Helvetica" w:hAnsi="Times New Roman" w:cs="Times New Roman"/>
                  <w:color w:val="000000"/>
                  <w:sz w:val="22"/>
                  <w:szCs w:val="22"/>
                </w:rPr>
                <w:t>3.091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F1E24"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72" w:author="Francesco Polazzo" w:date="2024-10-07T09:58:00Z" w16du:dateUtc="2024-10-07T07:58:00Z"/>
                <w:rFonts w:ascii="Times New Roman" w:hAnsi="Times New Roman" w:cs="Times New Roman"/>
              </w:rPr>
              <w:pPrChange w:id="77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74" w:author="Francesco Polazzo" w:date="2024-10-07T09:58:00Z" w16du:dateUtc="2024-10-07T07:58:00Z">
              <w:r w:rsidRPr="00A34B78">
                <w:rPr>
                  <w:rFonts w:ascii="Times New Roman" w:eastAsia="Helvetica" w:hAnsi="Times New Roman" w:cs="Times New Roman"/>
                  <w:color w:val="000000"/>
                  <w:sz w:val="22"/>
                  <w:szCs w:val="22"/>
                </w:rPr>
                <w:t>0.340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3FFE8"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75" w:author="Francesco Polazzo" w:date="2024-10-07T09:58:00Z" w16du:dateUtc="2024-10-07T07:58:00Z"/>
                <w:rFonts w:ascii="Times New Roman" w:hAnsi="Times New Roman" w:cs="Times New Roman"/>
              </w:rPr>
              <w:pPrChange w:id="77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77" w:author="Francesco Polazzo" w:date="2024-10-07T09:58:00Z" w16du:dateUtc="2024-10-07T07:58:00Z">
              <w:r w:rsidRPr="00A34B78">
                <w:rPr>
                  <w:rFonts w:ascii="Times New Roman" w:eastAsia="Helvetica" w:hAnsi="Times New Roman" w:cs="Times New Roman"/>
                  <w:color w:val="000000"/>
                  <w:sz w:val="22"/>
                  <w:szCs w:val="22"/>
                </w:rPr>
                <w:t>0.067</w:t>
              </w:r>
            </w:ins>
          </w:p>
        </w:tc>
      </w:tr>
      <w:tr w:rsidR="00024969" w:rsidRPr="00A34B78" w14:paraId="1D6F3E92" w14:textId="77777777" w:rsidTr="00024969">
        <w:trPr>
          <w:jc w:val="center"/>
          <w:ins w:id="778" w:author="Francesco Polazzo" w:date="2024-10-07T09:58: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BB265"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79" w:author="Francesco Polazzo" w:date="2024-10-07T09:58:00Z" w16du:dateUtc="2024-10-07T07:58:00Z"/>
                <w:rFonts w:ascii="Times New Roman" w:hAnsi="Times New Roman" w:cs="Times New Roman"/>
                <w:b/>
                <w:bCs/>
              </w:rPr>
              <w:pPrChange w:id="78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81" w:author="Francesco Polazzo" w:date="2024-10-07T09:58:00Z" w16du:dateUtc="2024-10-07T07:58:00Z">
              <w:r w:rsidRPr="00A34B78">
                <w:rPr>
                  <w:rFonts w:ascii="Times New Roman" w:eastAsia="Helvetica" w:hAnsi="Times New Roman" w:cs="Times New Roman"/>
                  <w:b/>
                  <w:bCs/>
                  <w:color w:val="000000"/>
                  <w:sz w:val="22"/>
                  <w:szCs w:val="22"/>
                </w:rPr>
                <w:t>10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44737"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82" w:author="Francesco Polazzo" w:date="2024-10-07T09:58:00Z" w16du:dateUtc="2024-10-07T07:58:00Z"/>
                <w:rFonts w:ascii="Times New Roman" w:hAnsi="Times New Roman" w:cs="Times New Roman"/>
                <w:b/>
                <w:bCs/>
              </w:rPr>
              <w:pPrChange w:id="78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84" w:author="Francesco Polazzo" w:date="2024-10-07T09:58:00Z" w16du:dateUtc="2024-10-07T07:58:00Z">
              <w:r w:rsidRPr="00A34B78">
                <w:rPr>
                  <w:rFonts w:ascii="Times New Roman" w:eastAsia="Helvetica" w:hAnsi="Times New Roman" w:cs="Times New Roman"/>
                  <w:b/>
                  <w:bCs/>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CE49E"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85" w:author="Francesco Polazzo" w:date="2024-10-07T09:58:00Z" w16du:dateUtc="2024-10-07T07:58:00Z"/>
                <w:rFonts w:ascii="Times New Roman" w:hAnsi="Times New Roman" w:cs="Times New Roman"/>
                <w:b/>
                <w:bCs/>
              </w:rPr>
              <w:pPrChange w:id="78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87" w:author="Francesco Polazzo" w:date="2024-10-07T09:58:00Z" w16du:dateUtc="2024-10-07T07:58:00Z">
              <w:r w:rsidRPr="00A34B78">
                <w:rPr>
                  <w:rFonts w:ascii="Times New Roman" w:eastAsia="Helvetica" w:hAnsi="Times New Roman" w:cs="Times New Roman"/>
                  <w:b/>
                  <w:bCs/>
                  <w:color w:val="000000"/>
                  <w:sz w:val="22"/>
                  <w:szCs w:val="22"/>
                </w:rPr>
                <w:t>4.376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B60DB"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88" w:author="Francesco Polazzo" w:date="2024-10-07T09:58:00Z" w16du:dateUtc="2024-10-07T07:58:00Z"/>
                <w:rFonts w:ascii="Times New Roman" w:hAnsi="Times New Roman" w:cs="Times New Roman"/>
                <w:b/>
                <w:bCs/>
              </w:rPr>
              <w:pPrChange w:id="78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90" w:author="Francesco Polazzo" w:date="2024-10-07T09:58:00Z" w16du:dateUtc="2024-10-07T07:58:00Z">
              <w:r w:rsidRPr="00A34B78">
                <w:rPr>
                  <w:rFonts w:ascii="Times New Roman" w:eastAsia="Helvetica" w:hAnsi="Times New Roman" w:cs="Times New Roman"/>
                  <w:b/>
                  <w:bCs/>
                  <w:color w:val="000000"/>
                  <w:sz w:val="22"/>
                  <w:szCs w:val="22"/>
                </w:rPr>
                <w:t>0.422</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F9B22"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91" w:author="Francesco Polazzo" w:date="2024-10-07T09:58:00Z" w16du:dateUtc="2024-10-07T07:58:00Z"/>
                <w:rFonts w:ascii="Times New Roman" w:hAnsi="Times New Roman" w:cs="Times New Roman"/>
                <w:b/>
                <w:bCs/>
              </w:rPr>
              <w:pPrChange w:id="79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93" w:author="Francesco Polazzo" w:date="2024-10-07T09:58:00Z" w16du:dateUtc="2024-10-07T07:58:00Z">
              <w:r w:rsidRPr="00A34B78">
                <w:rPr>
                  <w:rFonts w:ascii="Times New Roman" w:eastAsia="Helvetica" w:hAnsi="Times New Roman" w:cs="Times New Roman"/>
                  <w:b/>
                  <w:bCs/>
                  <w:color w:val="000000"/>
                  <w:sz w:val="22"/>
                  <w:szCs w:val="22"/>
                </w:rPr>
                <w:t>0.027</w:t>
              </w:r>
            </w:ins>
          </w:p>
        </w:tc>
      </w:tr>
      <w:tr w:rsidR="00024969" w:rsidRPr="00A34B78" w14:paraId="478A011E" w14:textId="77777777" w:rsidTr="00024969">
        <w:trPr>
          <w:jc w:val="center"/>
          <w:ins w:id="794" w:author="Francesco Polazzo" w:date="2024-10-07T09:58: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02B00"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95" w:author="Francesco Polazzo" w:date="2024-10-07T09:58:00Z" w16du:dateUtc="2024-10-07T07:58:00Z"/>
                <w:rFonts w:ascii="Times New Roman" w:hAnsi="Times New Roman" w:cs="Times New Roman"/>
              </w:rPr>
              <w:pPrChange w:id="79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797" w:author="Francesco Polazzo" w:date="2024-10-07T09:58:00Z" w16du:dateUtc="2024-10-07T07:58:00Z">
              <w:r w:rsidRPr="00A34B78">
                <w:rPr>
                  <w:rFonts w:ascii="Times New Roman" w:eastAsia="Helvetica" w:hAnsi="Times New Roman" w:cs="Times New Roman"/>
                  <w:color w:val="000000"/>
                  <w:sz w:val="22"/>
                  <w:szCs w:val="22"/>
                </w:rPr>
                <w:t>15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BD275"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798" w:author="Francesco Polazzo" w:date="2024-10-07T09:58:00Z" w16du:dateUtc="2024-10-07T07:58:00Z"/>
                <w:rFonts w:ascii="Times New Roman" w:hAnsi="Times New Roman" w:cs="Times New Roman"/>
              </w:rPr>
              <w:pPrChange w:id="79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00" w:author="Francesco Polazzo" w:date="2024-10-07T09:58:00Z" w16du:dateUtc="2024-10-07T07:58:00Z">
              <w:r w:rsidRPr="00A34B78">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5CCC9"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01" w:author="Francesco Polazzo" w:date="2024-10-07T09:58:00Z" w16du:dateUtc="2024-10-07T07:58:00Z"/>
                <w:rFonts w:ascii="Times New Roman" w:hAnsi="Times New Roman" w:cs="Times New Roman"/>
              </w:rPr>
              <w:pPrChange w:id="80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03" w:author="Francesco Polazzo" w:date="2024-10-07T09:58:00Z" w16du:dateUtc="2024-10-07T07:58:00Z">
              <w:r w:rsidRPr="00A34B78">
                <w:rPr>
                  <w:rFonts w:ascii="Times New Roman" w:eastAsia="Helvetica" w:hAnsi="Times New Roman" w:cs="Times New Roman"/>
                  <w:color w:val="000000"/>
                  <w:sz w:val="22"/>
                  <w:szCs w:val="22"/>
                </w:rPr>
                <w:t>1.766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E25A5"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04" w:author="Francesco Polazzo" w:date="2024-10-07T09:58:00Z" w16du:dateUtc="2024-10-07T07:58:00Z"/>
                <w:rFonts w:ascii="Times New Roman" w:hAnsi="Times New Roman" w:cs="Times New Roman"/>
              </w:rPr>
              <w:pPrChange w:id="80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06" w:author="Francesco Polazzo" w:date="2024-10-07T09:58:00Z" w16du:dateUtc="2024-10-07T07:58:00Z">
              <w:r w:rsidRPr="00A34B78">
                <w:rPr>
                  <w:rFonts w:ascii="Times New Roman" w:eastAsia="Helvetica" w:hAnsi="Times New Roman" w:cs="Times New Roman"/>
                  <w:color w:val="000000"/>
                  <w:sz w:val="22"/>
                  <w:szCs w:val="22"/>
                </w:rPr>
                <w:t>0.227</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F0A1"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07" w:author="Francesco Polazzo" w:date="2024-10-07T09:58:00Z" w16du:dateUtc="2024-10-07T07:58:00Z"/>
                <w:rFonts w:ascii="Times New Roman" w:hAnsi="Times New Roman" w:cs="Times New Roman"/>
              </w:rPr>
              <w:pPrChange w:id="80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09" w:author="Francesco Polazzo" w:date="2024-10-07T09:58:00Z" w16du:dateUtc="2024-10-07T07:58:00Z">
              <w:r w:rsidRPr="00A34B78">
                <w:rPr>
                  <w:rFonts w:ascii="Times New Roman" w:eastAsia="Helvetica" w:hAnsi="Times New Roman" w:cs="Times New Roman"/>
                  <w:color w:val="000000"/>
                  <w:sz w:val="22"/>
                  <w:szCs w:val="22"/>
                </w:rPr>
                <w:t>0.15</w:t>
              </w:r>
            </w:ins>
          </w:p>
        </w:tc>
      </w:tr>
      <w:tr w:rsidR="00024969" w:rsidRPr="00A34B78" w14:paraId="35A80E97" w14:textId="77777777" w:rsidTr="00024969">
        <w:trPr>
          <w:jc w:val="center"/>
          <w:ins w:id="810" w:author="Francesco Polazzo" w:date="2024-10-07T09:58: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9B152"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11" w:author="Francesco Polazzo" w:date="2024-10-07T09:58:00Z" w16du:dateUtc="2024-10-07T07:58:00Z"/>
                <w:rFonts w:ascii="Times New Roman" w:hAnsi="Times New Roman" w:cs="Times New Roman"/>
              </w:rPr>
              <w:pPrChange w:id="81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13" w:author="Francesco Polazzo" w:date="2024-10-07T09:58:00Z" w16du:dateUtc="2024-10-07T07:58:00Z">
              <w:r w:rsidRPr="00A34B78">
                <w:rPr>
                  <w:rFonts w:ascii="Times New Roman" w:eastAsia="Helvetica" w:hAnsi="Times New Roman" w:cs="Times New Roman"/>
                  <w:color w:val="000000"/>
                  <w:sz w:val="22"/>
                  <w:szCs w:val="22"/>
                </w:rPr>
                <w:t>24</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95FB8"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14" w:author="Francesco Polazzo" w:date="2024-10-07T09:58:00Z" w16du:dateUtc="2024-10-07T07:58:00Z"/>
                <w:rFonts w:ascii="Times New Roman" w:hAnsi="Times New Roman" w:cs="Times New Roman"/>
              </w:rPr>
              <w:pPrChange w:id="81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16" w:author="Francesco Polazzo" w:date="2024-10-07T09:58:00Z" w16du:dateUtc="2024-10-07T07:58:00Z">
              <w:r w:rsidRPr="00A34B78">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9F454"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17" w:author="Francesco Polazzo" w:date="2024-10-07T09:58:00Z" w16du:dateUtc="2024-10-07T07:58:00Z"/>
                <w:rFonts w:ascii="Times New Roman" w:hAnsi="Times New Roman" w:cs="Times New Roman"/>
              </w:rPr>
              <w:pPrChange w:id="81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19" w:author="Francesco Polazzo" w:date="2024-10-07T09:58:00Z" w16du:dateUtc="2024-10-07T07:58:00Z">
              <w:r w:rsidRPr="00A34B78">
                <w:rPr>
                  <w:rFonts w:ascii="Times New Roman" w:eastAsia="Helvetica" w:hAnsi="Times New Roman" w:cs="Times New Roman"/>
                  <w:color w:val="000000"/>
                  <w:sz w:val="22"/>
                  <w:szCs w:val="22"/>
                </w:rPr>
                <w:t>0.783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F163B"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20" w:author="Francesco Polazzo" w:date="2024-10-07T09:58:00Z" w16du:dateUtc="2024-10-07T07:58:00Z"/>
                <w:rFonts w:ascii="Times New Roman" w:hAnsi="Times New Roman" w:cs="Times New Roman"/>
              </w:rPr>
              <w:pPrChange w:id="82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22" w:author="Francesco Polazzo" w:date="2024-10-07T09:58:00Z" w16du:dateUtc="2024-10-07T07:58:00Z">
              <w:r w:rsidRPr="00A34B78">
                <w:rPr>
                  <w:rFonts w:ascii="Times New Roman" w:eastAsia="Helvetica" w:hAnsi="Times New Roman" w:cs="Times New Roman"/>
                  <w:color w:val="000000"/>
                  <w:sz w:val="22"/>
                  <w:szCs w:val="22"/>
                </w:rPr>
                <w:t>0.115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4957F"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23" w:author="Francesco Polazzo" w:date="2024-10-07T09:58:00Z" w16du:dateUtc="2024-10-07T07:58:00Z"/>
                <w:rFonts w:ascii="Times New Roman" w:hAnsi="Times New Roman" w:cs="Times New Roman"/>
              </w:rPr>
              <w:pPrChange w:id="82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25" w:author="Francesco Polazzo" w:date="2024-10-07T09:58:00Z" w16du:dateUtc="2024-10-07T07:58:00Z">
              <w:r w:rsidRPr="00A34B78">
                <w:rPr>
                  <w:rFonts w:ascii="Times New Roman" w:eastAsia="Helvetica" w:hAnsi="Times New Roman" w:cs="Times New Roman"/>
                  <w:color w:val="000000"/>
                  <w:sz w:val="22"/>
                  <w:szCs w:val="22"/>
                </w:rPr>
                <w:t>0.569</w:t>
              </w:r>
            </w:ins>
          </w:p>
        </w:tc>
      </w:tr>
      <w:tr w:rsidR="00024969" w:rsidRPr="00A34B78" w14:paraId="132144FF" w14:textId="77777777" w:rsidTr="00024969">
        <w:trPr>
          <w:jc w:val="center"/>
          <w:ins w:id="826" w:author="Francesco Polazzo" w:date="2024-10-07T09:58: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8E73"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27" w:author="Francesco Polazzo" w:date="2024-10-07T09:58:00Z" w16du:dateUtc="2024-10-07T07:58:00Z"/>
                <w:rFonts w:ascii="Times New Roman" w:hAnsi="Times New Roman" w:cs="Times New Roman"/>
                <w:b/>
                <w:bCs/>
              </w:rPr>
              <w:pPrChange w:id="82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29" w:author="Francesco Polazzo" w:date="2024-10-07T09:58:00Z" w16du:dateUtc="2024-10-07T07:58:00Z">
              <w:r w:rsidRPr="00A34B78">
                <w:rPr>
                  <w:rFonts w:ascii="Times New Roman" w:eastAsia="Helvetica" w:hAnsi="Times New Roman" w:cs="Times New Roman"/>
                  <w:b/>
                  <w:bCs/>
                  <w:color w:val="000000"/>
                  <w:sz w:val="22"/>
                  <w:szCs w:val="22"/>
                </w:rPr>
                <w:t>30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B29E9"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30" w:author="Francesco Polazzo" w:date="2024-10-07T09:58:00Z" w16du:dateUtc="2024-10-07T07:58:00Z"/>
                <w:rFonts w:ascii="Times New Roman" w:hAnsi="Times New Roman" w:cs="Times New Roman"/>
                <w:b/>
                <w:bCs/>
              </w:rPr>
              <w:pPrChange w:id="83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32" w:author="Francesco Polazzo" w:date="2024-10-07T09:58:00Z" w16du:dateUtc="2024-10-07T07:58:00Z">
              <w:r w:rsidRPr="00A34B78">
                <w:rPr>
                  <w:rFonts w:ascii="Times New Roman" w:eastAsia="Helvetica" w:hAnsi="Times New Roman" w:cs="Times New Roman"/>
                  <w:b/>
                  <w:bCs/>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B8FE"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33" w:author="Francesco Polazzo" w:date="2024-10-07T09:58:00Z" w16du:dateUtc="2024-10-07T07:58:00Z"/>
                <w:rFonts w:ascii="Times New Roman" w:hAnsi="Times New Roman" w:cs="Times New Roman"/>
                <w:b/>
                <w:bCs/>
              </w:rPr>
              <w:pPrChange w:id="83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35" w:author="Francesco Polazzo" w:date="2024-10-07T09:58:00Z" w16du:dateUtc="2024-10-07T07:58:00Z">
              <w:r w:rsidRPr="00A34B78">
                <w:rPr>
                  <w:rFonts w:ascii="Times New Roman" w:eastAsia="Helvetica" w:hAnsi="Times New Roman" w:cs="Times New Roman"/>
                  <w:b/>
                  <w:bCs/>
                  <w:color w:val="000000"/>
                  <w:sz w:val="22"/>
                  <w:szCs w:val="22"/>
                </w:rPr>
                <w:t>3.109</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CD0F3"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36" w:author="Francesco Polazzo" w:date="2024-10-07T09:58:00Z" w16du:dateUtc="2024-10-07T07:58:00Z"/>
                <w:rFonts w:ascii="Times New Roman" w:hAnsi="Times New Roman" w:cs="Times New Roman"/>
                <w:b/>
                <w:bCs/>
              </w:rPr>
              <w:pPrChange w:id="83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38" w:author="Francesco Polazzo" w:date="2024-10-07T09:58:00Z" w16du:dateUtc="2024-10-07T07:58:00Z">
              <w:r w:rsidRPr="00A34B78">
                <w:rPr>
                  <w:rFonts w:ascii="Times New Roman" w:eastAsia="Helvetica" w:hAnsi="Times New Roman" w:cs="Times New Roman"/>
                  <w:b/>
                  <w:bCs/>
                  <w:color w:val="000000"/>
                  <w:sz w:val="22"/>
                  <w:szCs w:val="22"/>
                </w:rPr>
                <w:t>0.341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8CA9A"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39" w:author="Francesco Polazzo" w:date="2024-10-07T09:58:00Z" w16du:dateUtc="2024-10-07T07:58:00Z"/>
                <w:rFonts w:ascii="Times New Roman" w:hAnsi="Times New Roman" w:cs="Times New Roman"/>
                <w:b/>
                <w:bCs/>
              </w:rPr>
              <w:pPrChange w:id="84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41" w:author="Francesco Polazzo" w:date="2024-10-07T09:58:00Z" w16du:dateUtc="2024-10-07T07:58:00Z">
              <w:r w:rsidRPr="00A34B78">
                <w:rPr>
                  <w:rFonts w:ascii="Times New Roman" w:eastAsia="Helvetica" w:hAnsi="Times New Roman" w:cs="Times New Roman"/>
                  <w:b/>
                  <w:bCs/>
                  <w:color w:val="000000"/>
                  <w:sz w:val="22"/>
                  <w:szCs w:val="22"/>
                </w:rPr>
                <w:t>0.032</w:t>
              </w:r>
            </w:ins>
          </w:p>
        </w:tc>
      </w:tr>
      <w:tr w:rsidR="00024969" w:rsidRPr="00A34B78" w14:paraId="169A5257" w14:textId="77777777" w:rsidTr="00024969">
        <w:trPr>
          <w:jc w:val="center"/>
          <w:ins w:id="842" w:author="Francesco Polazzo" w:date="2024-10-07T09:58:00Z"/>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0B650"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43" w:author="Francesco Polazzo" w:date="2024-10-07T09:58:00Z" w16du:dateUtc="2024-10-07T07:58:00Z"/>
                <w:rFonts w:ascii="Times New Roman" w:hAnsi="Times New Roman" w:cs="Times New Roman"/>
                <w:b/>
                <w:bCs/>
              </w:rPr>
              <w:pPrChange w:id="84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45" w:author="Francesco Polazzo" w:date="2024-10-07T09:58:00Z" w16du:dateUtc="2024-10-07T07:58:00Z">
              <w:r w:rsidRPr="00A34B78">
                <w:rPr>
                  <w:rFonts w:ascii="Times New Roman" w:eastAsia="Helvetica" w:hAnsi="Times New Roman" w:cs="Times New Roman"/>
                  <w:b/>
                  <w:bCs/>
                  <w:color w:val="000000"/>
                  <w:sz w:val="22"/>
                  <w:szCs w:val="22"/>
                </w:rPr>
                <w:t>38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E6B568"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46" w:author="Francesco Polazzo" w:date="2024-10-07T09:58:00Z" w16du:dateUtc="2024-10-07T07:58:00Z"/>
                <w:rFonts w:ascii="Times New Roman" w:hAnsi="Times New Roman" w:cs="Times New Roman"/>
                <w:b/>
                <w:bCs/>
              </w:rPr>
              <w:pPrChange w:id="84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48" w:author="Francesco Polazzo" w:date="2024-10-07T09:58:00Z" w16du:dateUtc="2024-10-07T07:58:00Z">
              <w:r w:rsidRPr="00A34B78">
                <w:rPr>
                  <w:rFonts w:ascii="Times New Roman" w:eastAsia="Helvetica" w:hAnsi="Times New Roman" w:cs="Times New Roman"/>
                  <w:b/>
                  <w:bCs/>
                  <w:color w:val="000000"/>
                  <w:sz w:val="22"/>
                  <w:szCs w:val="22"/>
                </w:rPr>
                <w:t>6</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CA0B88"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49" w:author="Francesco Polazzo" w:date="2024-10-07T09:58:00Z" w16du:dateUtc="2024-10-07T07:58:00Z"/>
                <w:rFonts w:ascii="Times New Roman" w:hAnsi="Times New Roman" w:cs="Times New Roman"/>
                <w:b/>
                <w:bCs/>
              </w:rPr>
              <w:pPrChange w:id="85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51" w:author="Francesco Polazzo" w:date="2024-10-07T09:58:00Z" w16du:dateUtc="2024-10-07T07:58:00Z">
              <w:r w:rsidRPr="00A34B78">
                <w:rPr>
                  <w:rFonts w:ascii="Times New Roman" w:eastAsia="Helvetica" w:hAnsi="Times New Roman" w:cs="Times New Roman"/>
                  <w:b/>
                  <w:bCs/>
                  <w:color w:val="000000"/>
                  <w:sz w:val="22"/>
                  <w:szCs w:val="22"/>
                </w:rPr>
                <w:t>2.553</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293574"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52" w:author="Francesco Polazzo" w:date="2024-10-07T09:58:00Z" w16du:dateUtc="2024-10-07T07:58:00Z"/>
                <w:rFonts w:ascii="Times New Roman" w:hAnsi="Times New Roman" w:cs="Times New Roman"/>
                <w:b/>
                <w:bCs/>
              </w:rPr>
              <w:pPrChange w:id="85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54" w:author="Francesco Polazzo" w:date="2024-10-07T09:58:00Z" w16du:dateUtc="2024-10-07T07:58:00Z">
              <w:r w:rsidRPr="00A34B78">
                <w:rPr>
                  <w:rFonts w:ascii="Times New Roman" w:eastAsia="Helvetica" w:hAnsi="Times New Roman" w:cs="Times New Roman"/>
                  <w:b/>
                  <w:bCs/>
                  <w:color w:val="000000"/>
                  <w:sz w:val="22"/>
                  <w:szCs w:val="22"/>
                </w:rPr>
                <w:t>0.298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F45CD7" w14:textId="77777777" w:rsidR="00024969" w:rsidRPr="00A34B78" w:rsidRDefault="00024969">
            <w:pPr>
              <w:pBdr>
                <w:top w:val="none" w:sz="0" w:space="0" w:color="000000"/>
                <w:left w:val="none" w:sz="0" w:space="0" w:color="000000"/>
                <w:bottom w:val="none" w:sz="0" w:space="0" w:color="000000"/>
                <w:right w:val="none" w:sz="0" w:space="0" w:color="000000"/>
              </w:pBdr>
              <w:spacing w:before="100" w:after="100"/>
              <w:ind w:left="100" w:right="100"/>
              <w:jc w:val="both"/>
              <w:rPr>
                <w:ins w:id="855" w:author="Francesco Polazzo" w:date="2024-10-07T09:58:00Z" w16du:dateUtc="2024-10-07T07:58:00Z"/>
                <w:rFonts w:ascii="Times New Roman" w:hAnsi="Times New Roman" w:cs="Times New Roman"/>
                <w:b/>
                <w:bCs/>
              </w:rPr>
              <w:pPrChange w:id="85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857" w:author="Francesco Polazzo" w:date="2024-10-07T09:58:00Z" w16du:dateUtc="2024-10-07T07:58:00Z">
              <w:r w:rsidRPr="00A34B78">
                <w:rPr>
                  <w:rFonts w:ascii="Times New Roman" w:eastAsia="Helvetica" w:hAnsi="Times New Roman" w:cs="Times New Roman"/>
                  <w:b/>
                  <w:bCs/>
                  <w:color w:val="000000"/>
                  <w:sz w:val="22"/>
                  <w:szCs w:val="22"/>
                </w:rPr>
                <w:t>0.026</w:t>
              </w:r>
            </w:ins>
          </w:p>
        </w:tc>
      </w:tr>
    </w:tbl>
    <w:p w14:paraId="70EB1B73" w14:textId="77777777" w:rsidR="00D6534C" w:rsidRPr="0002230D" w:rsidRDefault="00D6534C" w:rsidP="008279E9">
      <w:pPr>
        <w:spacing w:line="480" w:lineRule="auto"/>
        <w:jc w:val="both"/>
        <w:rPr>
          <w:ins w:id="858" w:author="Francesco Polazzo" w:date="2024-10-07T09:57:00Z" w16du:dateUtc="2024-10-07T07:57:00Z"/>
          <w:b/>
          <w:bCs/>
        </w:rPr>
      </w:pPr>
    </w:p>
    <w:p w14:paraId="3804FF36" w14:textId="77777777" w:rsidR="00D6534C" w:rsidRDefault="00D6534C" w:rsidP="008279E9">
      <w:pPr>
        <w:spacing w:line="480" w:lineRule="auto"/>
        <w:jc w:val="both"/>
        <w:rPr>
          <w:ins w:id="859" w:author="Francesco Polazzo" w:date="2024-10-04T16:26:00Z" w16du:dateUtc="2024-10-04T14:26:00Z"/>
          <w:rFonts w:ascii="Times New Roman" w:hAnsi="Times New Roman" w:cs="Times New Roman"/>
        </w:rPr>
      </w:pPr>
    </w:p>
    <w:p w14:paraId="02E94879" w14:textId="3AD8703B" w:rsidR="00E15E6E" w:rsidRDefault="00E15E6E" w:rsidP="008279E9">
      <w:pPr>
        <w:spacing w:line="480" w:lineRule="auto"/>
        <w:jc w:val="both"/>
        <w:rPr>
          <w:ins w:id="860" w:author="Francesco Polazzo" w:date="2024-10-04T16:26:00Z" w16du:dateUtc="2024-10-04T14:26:00Z"/>
          <w:rFonts w:ascii="Times New Roman" w:hAnsi="Times New Roman" w:cs="Times New Roman"/>
        </w:rPr>
      </w:pPr>
      <w:ins w:id="861" w:author="Francesco Polazzo" w:date="2024-10-04T16:26:00Z" w16du:dateUtc="2024-10-04T14:26:00Z">
        <w:r>
          <w:rPr>
            <w:rFonts w:ascii="Times New Roman" w:hAnsi="Times New Roman" w:cs="Times New Roman"/>
            <w:noProof/>
          </w:rPr>
          <w:lastRenderedPageBreak/>
          <w:drawing>
            <wp:inline distT="0" distB="0" distL="0" distR="0" wp14:anchorId="1C565D74" wp14:editId="487B50C3">
              <wp:extent cx="5731510" cy="2750820"/>
              <wp:effectExtent l="0" t="0" r="0" b="5080"/>
              <wp:docPr id="1692061151" name="Picture 6" descr="A graph of different 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61151" name="Picture 6" descr="A graph of different angle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ins>
    </w:p>
    <w:p w14:paraId="7A7D29D3" w14:textId="2372FD6A" w:rsidR="00E15E6E" w:rsidRDefault="00E15E6E" w:rsidP="008279E9">
      <w:pPr>
        <w:spacing w:line="480" w:lineRule="auto"/>
        <w:jc w:val="both"/>
        <w:rPr>
          <w:ins w:id="862" w:author="Francesco Polazzo" w:date="2024-10-04T16:31:00Z" w16du:dateUtc="2024-10-04T14:31:00Z"/>
          <w:rFonts w:ascii="Times New Roman" w:hAnsi="Times New Roman" w:cs="Times New Roman"/>
          <w:sz w:val="21"/>
          <w:szCs w:val="21"/>
        </w:rPr>
      </w:pPr>
      <w:ins w:id="863" w:author="Francesco Polazzo" w:date="2024-10-04T16:26:00Z" w16du:dateUtc="2024-10-04T14:26:00Z">
        <w:r w:rsidRPr="000F5601">
          <w:rPr>
            <w:rFonts w:ascii="Times New Roman" w:hAnsi="Times New Roman" w:cs="Times New Roman"/>
            <w:b/>
            <w:bCs/>
            <w:sz w:val="21"/>
            <w:szCs w:val="21"/>
          </w:rPr>
          <w:t xml:space="preserve">Figure </w:t>
        </w:r>
      </w:ins>
      <w:ins w:id="864" w:author="Francesco Polazzo" w:date="2024-10-04T16:27:00Z" w16du:dateUtc="2024-10-04T14:27:00Z">
        <w:r>
          <w:rPr>
            <w:rFonts w:ascii="Times New Roman" w:hAnsi="Times New Roman" w:cs="Times New Roman"/>
            <w:b/>
            <w:bCs/>
            <w:sz w:val="21"/>
            <w:szCs w:val="21"/>
          </w:rPr>
          <w:t>5</w:t>
        </w:r>
      </w:ins>
      <w:ins w:id="865" w:author="Francesco Polazzo" w:date="2024-10-04T16:26:00Z" w16du:dateUtc="2024-10-04T14:26:00Z">
        <w:r w:rsidRPr="00686186">
          <w:rPr>
            <w:rFonts w:ascii="Times New Roman" w:hAnsi="Times New Roman" w:cs="Times New Roman"/>
            <w:sz w:val="21"/>
            <w:szCs w:val="21"/>
          </w:rPr>
          <w:t xml:space="preserve">. </w:t>
        </w:r>
      </w:ins>
      <w:ins w:id="866" w:author="Francesco Polazzo" w:date="2024-10-04T16:27:00Z" w16du:dateUtc="2024-10-04T14:27:00Z">
        <w:r>
          <w:rPr>
            <w:rFonts w:ascii="Times New Roman" w:hAnsi="Times New Roman" w:cs="Times New Roman"/>
            <w:sz w:val="21"/>
            <w:szCs w:val="21"/>
          </w:rPr>
          <w:t>Non-metric multidimensional scaling (NMDS) plots of phytoplankton community composition</w:t>
        </w:r>
      </w:ins>
      <w:ins w:id="867" w:author="Francesco Polazzo" w:date="2024-10-04T16:30:00Z" w16du:dateUtc="2024-10-04T14:30:00Z">
        <w:r>
          <w:rPr>
            <w:rFonts w:ascii="Times New Roman" w:hAnsi="Times New Roman" w:cs="Times New Roman"/>
            <w:sz w:val="21"/>
            <w:szCs w:val="21"/>
          </w:rPr>
          <w:t xml:space="preserve"> over time</w:t>
        </w:r>
      </w:ins>
      <w:ins w:id="868" w:author="Francesco Polazzo" w:date="2024-10-04T16:26:00Z" w16du:dateUtc="2024-10-04T14:26:00Z">
        <w:r>
          <w:rPr>
            <w:rFonts w:ascii="Times New Roman" w:hAnsi="Times New Roman" w:cs="Times New Roman"/>
            <w:sz w:val="21"/>
            <w:szCs w:val="21"/>
          </w:rPr>
          <w:t>.</w:t>
        </w:r>
      </w:ins>
      <w:ins w:id="869" w:author="Francesco Polazzo" w:date="2024-10-04T16:27:00Z" w16du:dateUtc="2024-10-04T14:27:00Z">
        <w:r>
          <w:rPr>
            <w:rFonts w:ascii="Times New Roman" w:hAnsi="Times New Roman" w:cs="Times New Roman"/>
            <w:sz w:val="21"/>
            <w:szCs w:val="21"/>
          </w:rPr>
          <w:t xml:space="preserve"> Facets show different e</w:t>
        </w:r>
      </w:ins>
      <w:ins w:id="870" w:author="Francesco Polazzo" w:date="2024-10-04T16:28:00Z" w16du:dateUtc="2024-10-04T14:28:00Z">
        <w:r>
          <w:rPr>
            <w:rFonts w:ascii="Times New Roman" w:hAnsi="Times New Roman" w:cs="Times New Roman"/>
            <w:sz w:val="21"/>
            <w:szCs w:val="21"/>
          </w:rPr>
          <w:t xml:space="preserve">xperimental days. </w:t>
        </w:r>
      </w:ins>
      <w:ins w:id="871" w:author="Francesco Polazzo" w:date="2024-10-04T16:30:00Z" w16du:dateUtc="2024-10-04T14:30:00Z">
        <w:r>
          <w:rPr>
            <w:rFonts w:ascii="Times New Roman" w:hAnsi="Times New Roman" w:cs="Times New Roman"/>
            <w:sz w:val="21"/>
            <w:szCs w:val="21"/>
          </w:rPr>
          <w:t>Treatments are defined by colour</w:t>
        </w:r>
      </w:ins>
      <w:ins w:id="872" w:author="Francesco Polazzo" w:date="2024-10-04T16:31:00Z" w16du:dateUtc="2024-10-04T14:31:00Z">
        <w:r>
          <w:rPr>
            <w:rFonts w:ascii="Times New Roman" w:hAnsi="Times New Roman" w:cs="Times New Roman"/>
            <w:sz w:val="21"/>
            <w:szCs w:val="21"/>
          </w:rPr>
          <w:t xml:space="preserve">. The dots present the replicated mesocosms. </w:t>
        </w:r>
      </w:ins>
    </w:p>
    <w:p w14:paraId="7A163AF6" w14:textId="77777777" w:rsidR="00E15E6E" w:rsidRPr="00E15E6E" w:rsidRDefault="00E15E6E" w:rsidP="008279E9">
      <w:pPr>
        <w:spacing w:line="480" w:lineRule="auto"/>
        <w:jc w:val="both"/>
        <w:rPr>
          <w:ins w:id="873" w:author="Francesco Polazzo" w:date="2024-10-04T16:26:00Z" w16du:dateUtc="2024-10-04T14:26:00Z"/>
          <w:rFonts w:ascii="Times New Roman" w:hAnsi="Times New Roman" w:cs="Times New Roman"/>
          <w:sz w:val="21"/>
          <w:szCs w:val="21"/>
          <w:rPrChange w:id="874" w:author="Francesco Polazzo" w:date="2024-10-04T16:31:00Z" w16du:dateUtc="2024-10-04T14:31:00Z">
            <w:rPr>
              <w:ins w:id="875" w:author="Francesco Polazzo" w:date="2024-10-04T16:26:00Z" w16du:dateUtc="2024-10-04T14:26:00Z"/>
              <w:rFonts w:ascii="Times New Roman" w:hAnsi="Times New Roman" w:cs="Times New Roman"/>
            </w:rPr>
          </w:rPrChange>
        </w:rPr>
      </w:pPr>
    </w:p>
    <w:p w14:paraId="329CBB1D" w14:textId="48F7498C" w:rsidR="003B7BD7" w:rsidRPr="00877DC3" w:rsidDel="00E15E6E" w:rsidRDefault="003B7BD7" w:rsidP="008279E9">
      <w:pPr>
        <w:spacing w:line="480" w:lineRule="auto"/>
        <w:jc w:val="both"/>
        <w:rPr>
          <w:del w:id="876" w:author="Francesco Polazzo" w:date="2024-10-04T15:47:00Z" w16du:dateUtc="2024-10-04T13:47:00Z"/>
          <w:rFonts w:ascii="Times New Roman" w:hAnsi="Times New Roman" w:cs="Times New Roman"/>
        </w:rPr>
      </w:pPr>
      <w:r>
        <w:rPr>
          <w:rFonts w:ascii="Times New Roman" w:hAnsi="Times New Roman" w:cs="Times New Roman"/>
        </w:rPr>
        <w:t>Significant differences on day 10</w:t>
      </w:r>
      <w:r w:rsidR="00290678">
        <w:rPr>
          <w:rFonts w:ascii="Times New Roman" w:hAnsi="Times New Roman" w:cs="Times New Roman"/>
        </w:rPr>
        <w:t xml:space="preserve"> were related to a </w:t>
      </w:r>
      <w:r w:rsidR="00711D02">
        <w:rPr>
          <w:rFonts w:ascii="Times New Roman" w:hAnsi="Times New Roman" w:cs="Times New Roman"/>
        </w:rPr>
        <w:t xml:space="preserve">significant decline in Charophyta, </w:t>
      </w:r>
      <w:proofErr w:type="spellStart"/>
      <w:r w:rsidR="00711D02">
        <w:rPr>
          <w:rFonts w:ascii="Times New Roman" w:hAnsi="Times New Roman" w:cs="Times New Roman"/>
        </w:rPr>
        <w:t>Cryptophyta</w:t>
      </w:r>
      <w:proofErr w:type="spellEnd"/>
      <w:r w:rsidR="00711D02">
        <w:rPr>
          <w:rFonts w:ascii="Times New Roman" w:hAnsi="Times New Roman" w:cs="Times New Roman"/>
        </w:rPr>
        <w:t>, and Bacillariophyta biomass in the HW treatment compared to the control (</w:t>
      </w:r>
      <w:ins w:id="877" w:author="Francesco Polazzo" w:date="2024-10-04T16:26:00Z" w16du:dateUtc="2024-10-04T14:26:00Z">
        <w:r w:rsidR="00E15E6E">
          <w:rPr>
            <w:rFonts w:ascii="Times New Roman" w:hAnsi="Times New Roman" w:cs="Times New Roman"/>
          </w:rPr>
          <w:t xml:space="preserve">Fig. 6; </w:t>
        </w:r>
      </w:ins>
      <w:r w:rsidR="00711D02">
        <w:rPr>
          <w:rFonts w:ascii="Times New Roman" w:hAnsi="Times New Roman" w:cs="Times New Roman"/>
        </w:rPr>
        <w:t xml:space="preserve">SIMPER, Table </w:t>
      </w:r>
      <w:del w:id="878" w:author="Francesco Polazzo" w:date="2024-10-07T09:59:00Z" w16du:dateUtc="2024-10-07T07:59:00Z">
        <w:r w:rsidR="00867A91" w:rsidDel="00D6534C">
          <w:rPr>
            <w:rFonts w:ascii="Times New Roman" w:hAnsi="Times New Roman" w:cs="Times New Roman"/>
          </w:rPr>
          <w:delText>5</w:delText>
        </w:r>
        <w:r w:rsidR="00711D02" w:rsidDel="00D6534C">
          <w:rPr>
            <w:rFonts w:ascii="Times New Roman" w:hAnsi="Times New Roman" w:cs="Times New Roman"/>
          </w:rPr>
          <w:delText xml:space="preserve"> </w:delText>
        </w:r>
      </w:del>
      <w:ins w:id="879" w:author="Francesco Polazzo" w:date="2024-10-07T09:59:00Z" w16du:dateUtc="2024-10-07T07:59:00Z">
        <w:r w:rsidR="00D6534C">
          <w:rPr>
            <w:rFonts w:ascii="Times New Roman" w:hAnsi="Times New Roman" w:cs="Times New Roman"/>
          </w:rPr>
          <w:t xml:space="preserve">5 </w:t>
        </w:r>
      </w:ins>
      <w:r w:rsidR="00711D02">
        <w:rPr>
          <w:rFonts w:ascii="Times New Roman" w:hAnsi="Times New Roman" w:cs="Times New Roman"/>
        </w:rPr>
        <w:t xml:space="preserve">of the Appendix). On day 30, the compositional change was driven by a significant decline in </w:t>
      </w:r>
      <w:proofErr w:type="spellStart"/>
      <w:r w:rsidR="00711D02">
        <w:rPr>
          <w:rFonts w:ascii="Times New Roman" w:hAnsi="Times New Roman" w:cs="Times New Roman"/>
        </w:rPr>
        <w:t>Cryptophyta</w:t>
      </w:r>
      <w:proofErr w:type="spellEnd"/>
      <w:r w:rsidR="00711D02">
        <w:rPr>
          <w:rFonts w:ascii="Times New Roman" w:hAnsi="Times New Roman" w:cs="Times New Roman"/>
        </w:rPr>
        <w:t xml:space="preserve"> </w:t>
      </w:r>
      <w:r w:rsidR="00781830">
        <w:rPr>
          <w:rFonts w:ascii="Times New Roman" w:hAnsi="Times New Roman" w:cs="Times New Roman"/>
        </w:rPr>
        <w:t>(</w:t>
      </w:r>
      <w:ins w:id="880" w:author="Francesco Polazzo" w:date="2024-10-04T16:26:00Z" w16du:dateUtc="2024-10-04T14:26:00Z">
        <w:r w:rsidR="00E15E6E">
          <w:rPr>
            <w:rFonts w:ascii="Times New Roman" w:hAnsi="Times New Roman" w:cs="Times New Roman"/>
          </w:rPr>
          <w:t xml:space="preserve">Fig. 6; </w:t>
        </w:r>
      </w:ins>
      <w:r w:rsidR="00CA2660">
        <w:rPr>
          <w:rFonts w:ascii="Times New Roman" w:hAnsi="Times New Roman" w:cs="Times New Roman"/>
        </w:rPr>
        <w:t xml:space="preserve">SIMPER, </w:t>
      </w:r>
      <w:r w:rsidR="00781830">
        <w:rPr>
          <w:rFonts w:ascii="Times New Roman" w:hAnsi="Times New Roman" w:cs="Times New Roman"/>
        </w:rPr>
        <w:t xml:space="preserve">Table </w:t>
      </w:r>
      <w:del w:id="881" w:author="Francesco Polazzo" w:date="2024-10-07T09:59:00Z" w16du:dateUtc="2024-10-07T07:59:00Z">
        <w:r w:rsidR="00867A91" w:rsidDel="00D6534C">
          <w:rPr>
            <w:rFonts w:ascii="Times New Roman" w:hAnsi="Times New Roman" w:cs="Times New Roman"/>
          </w:rPr>
          <w:delText>5</w:delText>
        </w:r>
        <w:r w:rsidR="00781830" w:rsidDel="00D6534C">
          <w:rPr>
            <w:rFonts w:ascii="Times New Roman" w:hAnsi="Times New Roman" w:cs="Times New Roman"/>
          </w:rPr>
          <w:delText xml:space="preserve"> </w:delText>
        </w:r>
      </w:del>
      <w:ins w:id="882" w:author="Francesco Polazzo" w:date="2024-10-07T09:59:00Z" w16du:dateUtc="2024-10-07T07:59:00Z">
        <w:r w:rsidR="00D6534C">
          <w:rPr>
            <w:rFonts w:ascii="Times New Roman" w:hAnsi="Times New Roman" w:cs="Times New Roman"/>
          </w:rPr>
          <w:t xml:space="preserve">5 </w:t>
        </w:r>
      </w:ins>
      <w:r w:rsidR="00781830">
        <w:rPr>
          <w:rFonts w:ascii="Times New Roman" w:hAnsi="Times New Roman" w:cs="Times New Roman"/>
        </w:rPr>
        <w:t>of the Appendix)</w:t>
      </w:r>
      <w:r w:rsidR="00711D02">
        <w:rPr>
          <w:rFonts w:ascii="Times New Roman" w:hAnsi="Times New Roman" w:cs="Times New Roman"/>
        </w:rPr>
        <w:t xml:space="preserve">, whereas on day 38 there was a significant reduction in </w:t>
      </w:r>
      <w:proofErr w:type="spellStart"/>
      <w:r w:rsidR="00711D02">
        <w:rPr>
          <w:rFonts w:ascii="Times New Roman" w:hAnsi="Times New Roman" w:cs="Times New Roman"/>
        </w:rPr>
        <w:t>Cryptophyta</w:t>
      </w:r>
      <w:proofErr w:type="spellEnd"/>
      <w:r w:rsidR="00362A8F">
        <w:rPr>
          <w:rFonts w:ascii="Times New Roman" w:hAnsi="Times New Roman" w:cs="Times New Roman"/>
        </w:rPr>
        <w:t xml:space="preserve"> and</w:t>
      </w:r>
      <w:r w:rsidR="00711D02">
        <w:rPr>
          <w:rFonts w:ascii="Times New Roman" w:hAnsi="Times New Roman" w:cs="Times New Roman"/>
        </w:rPr>
        <w:t xml:space="preserve"> Chlorophyta</w:t>
      </w:r>
      <w:r w:rsidR="00362A8F">
        <w:rPr>
          <w:rFonts w:ascii="Times New Roman" w:hAnsi="Times New Roman" w:cs="Times New Roman"/>
        </w:rPr>
        <w:t xml:space="preserve"> </w:t>
      </w:r>
      <w:r w:rsidR="00711D02">
        <w:rPr>
          <w:rFonts w:ascii="Times New Roman" w:hAnsi="Times New Roman" w:cs="Times New Roman"/>
        </w:rPr>
        <w:t xml:space="preserve">biomass in </w:t>
      </w:r>
      <w:ins w:id="883" w:author="Andreu Rico Artero" w:date="2024-10-10T19:55:00Z" w16du:dateUtc="2024-10-10T17:55:00Z">
        <w:r w:rsidR="00394B06">
          <w:rPr>
            <w:rFonts w:ascii="Times New Roman" w:hAnsi="Times New Roman" w:cs="Times New Roman"/>
          </w:rPr>
          <w:t xml:space="preserve">the mesocosms exposed to the </w:t>
        </w:r>
      </w:ins>
      <w:r w:rsidR="00711D02">
        <w:rPr>
          <w:rFonts w:ascii="Times New Roman" w:hAnsi="Times New Roman" w:cs="Times New Roman"/>
        </w:rPr>
        <w:t>HW</w:t>
      </w:r>
      <w:ins w:id="884" w:author="Andreu Rico Artero" w:date="2024-10-10T19:55:00Z" w16du:dateUtc="2024-10-10T17:55:00Z">
        <w:r w:rsidR="00394B06">
          <w:rPr>
            <w:rFonts w:ascii="Times New Roman" w:hAnsi="Times New Roman" w:cs="Times New Roman"/>
          </w:rPr>
          <w:t xml:space="preserve">s </w:t>
        </w:r>
      </w:ins>
      <w:del w:id="885" w:author="Andreu Rico Artero" w:date="2024-10-10T19:55:00Z" w16du:dateUtc="2024-10-10T17:55:00Z">
        <w:r w:rsidR="00711D02" w:rsidDel="00394B06">
          <w:rPr>
            <w:rFonts w:ascii="Times New Roman" w:hAnsi="Times New Roman" w:cs="Times New Roman"/>
          </w:rPr>
          <w:delText xml:space="preserve"> mesocosms</w:delText>
        </w:r>
        <w:r w:rsidR="001609D7" w:rsidDel="00394B06">
          <w:rPr>
            <w:rFonts w:ascii="Times New Roman" w:hAnsi="Times New Roman" w:cs="Times New Roman"/>
          </w:rPr>
          <w:delText xml:space="preserve"> </w:delText>
        </w:r>
      </w:del>
      <w:r w:rsidR="001609D7">
        <w:rPr>
          <w:rFonts w:ascii="Times New Roman" w:hAnsi="Times New Roman" w:cs="Times New Roman"/>
        </w:rPr>
        <w:t>(</w:t>
      </w:r>
      <w:ins w:id="886" w:author="Francesco Polazzo" w:date="2024-10-04T16:26:00Z" w16du:dateUtc="2024-10-04T14:26:00Z">
        <w:r w:rsidR="00E15E6E">
          <w:rPr>
            <w:rFonts w:ascii="Times New Roman" w:hAnsi="Times New Roman" w:cs="Times New Roman"/>
          </w:rPr>
          <w:t xml:space="preserve">Fig. 6; </w:t>
        </w:r>
      </w:ins>
      <w:r w:rsidR="00CA2660">
        <w:rPr>
          <w:rFonts w:ascii="Times New Roman" w:hAnsi="Times New Roman" w:cs="Times New Roman"/>
        </w:rPr>
        <w:t xml:space="preserve">SIMPER, </w:t>
      </w:r>
      <w:r w:rsidR="001609D7">
        <w:rPr>
          <w:rFonts w:ascii="Times New Roman" w:hAnsi="Times New Roman" w:cs="Times New Roman"/>
        </w:rPr>
        <w:t>Table</w:t>
      </w:r>
      <w:r w:rsidR="00781830">
        <w:rPr>
          <w:rFonts w:ascii="Times New Roman" w:hAnsi="Times New Roman" w:cs="Times New Roman"/>
        </w:rPr>
        <w:t xml:space="preserve"> </w:t>
      </w:r>
      <w:del w:id="887" w:author="Francesco Polazzo" w:date="2024-10-07T09:59:00Z" w16du:dateUtc="2024-10-07T07:59:00Z">
        <w:r w:rsidR="00867A91" w:rsidDel="00D6534C">
          <w:rPr>
            <w:rFonts w:ascii="Times New Roman" w:hAnsi="Times New Roman" w:cs="Times New Roman"/>
          </w:rPr>
          <w:delText xml:space="preserve">5 </w:delText>
        </w:r>
      </w:del>
      <w:ins w:id="888" w:author="Francesco Polazzo" w:date="2024-10-07T09:59:00Z" w16du:dateUtc="2024-10-07T07:59:00Z">
        <w:r w:rsidR="00D6534C">
          <w:rPr>
            <w:rFonts w:ascii="Times New Roman" w:hAnsi="Times New Roman" w:cs="Times New Roman"/>
          </w:rPr>
          <w:t xml:space="preserve">5 </w:t>
        </w:r>
      </w:ins>
      <w:r w:rsidR="001609D7">
        <w:rPr>
          <w:rFonts w:ascii="Times New Roman" w:hAnsi="Times New Roman" w:cs="Times New Roman"/>
        </w:rPr>
        <w:t>of the Appendix)</w:t>
      </w:r>
      <w:r w:rsidR="00711D02">
        <w:rPr>
          <w:rFonts w:ascii="Times New Roman" w:hAnsi="Times New Roman" w:cs="Times New Roman"/>
        </w:rPr>
        <w:t xml:space="preserve">. </w:t>
      </w:r>
    </w:p>
    <w:p w14:paraId="57AA5804" w14:textId="3D7AC445" w:rsidR="001D059E" w:rsidRPr="00877DC3" w:rsidRDefault="001D059E" w:rsidP="008279E9">
      <w:pPr>
        <w:spacing w:line="480" w:lineRule="auto"/>
        <w:jc w:val="both"/>
        <w:rPr>
          <w:rFonts w:ascii="Times New Roman" w:hAnsi="Times New Roman" w:cs="Times New Roman"/>
        </w:rPr>
      </w:pPr>
    </w:p>
    <w:p w14:paraId="24A11A38" w14:textId="6C8A8117" w:rsidR="00F74060" w:rsidRPr="00877DC3" w:rsidRDefault="0002230D" w:rsidP="008279E9">
      <w:pPr>
        <w:spacing w:line="480" w:lineRule="auto"/>
        <w:jc w:val="both"/>
      </w:pPr>
      <w:del w:id="889" w:author="Francesco Polazzo" w:date="2024-09-30T16:30:00Z" w16du:dateUtc="2024-09-30T14:30:00Z">
        <w:r w:rsidDel="006D0937">
          <w:rPr>
            <w:noProof/>
          </w:rPr>
          <w:lastRenderedPageBreak/>
          <w:drawing>
            <wp:inline distT="0" distB="0" distL="0" distR="0" wp14:anchorId="57A09EB1" wp14:editId="2AD42D08">
              <wp:extent cx="5731510" cy="3671570"/>
              <wp:effectExtent l="0" t="0" r="0" b="0"/>
              <wp:docPr id="2101226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26112" name="Picture 21012261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71570"/>
                      </a:xfrm>
                      <a:prstGeom prst="rect">
                        <a:avLst/>
                      </a:prstGeom>
                    </pic:spPr>
                  </pic:pic>
                </a:graphicData>
              </a:graphic>
            </wp:inline>
          </w:drawing>
        </w:r>
      </w:del>
      <w:ins w:id="890" w:author="Francesco Polazzo" w:date="2024-10-04T15:47:00Z" w16du:dateUtc="2024-10-04T13:47:00Z">
        <w:r w:rsidR="00E15E6E" w:rsidRPr="00E15E6E">
          <w:rPr>
            <w:rFonts w:ascii="Times New Roman" w:hAnsi="Times New Roman" w:cs="Times New Roman"/>
            <w:noProof/>
          </w:rPr>
          <w:t xml:space="preserve"> </w:t>
        </w:r>
        <w:r w:rsidR="00E15E6E">
          <w:rPr>
            <w:rFonts w:ascii="Times New Roman" w:hAnsi="Times New Roman" w:cs="Times New Roman"/>
            <w:noProof/>
          </w:rPr>
          <w:drawing>
            <wp:inline distT="0" distB="0" distL="0" distR="0" wp14:anchorId="349BDB51" wp14:editId="7FB7C7DC">
              <wp:extent cx="5731510" cy="3916680"/>
              <wp:effectExtent l="0" t="0" r="0" b="0"/>
              <wp:docPr id="40210161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01613" name="Picture 4"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16680"/>
                      </a:xfrm>
                      <a:prstGeom prst="rect">
                        <a:avLst/>
                      </a:prstGeom>
                    </pic:spPr>
                  </pic:pic>
                </a:graphicData>
              </a:graphic>
            </wp:inline>
          </w:drawing>
        </w:r>
      </w:ins>
    </w:p>
    <w:p w14:paraId="7FBFD494" w14:textId="77777777" w:rsidR="00F80FD6" w:rsidRDefault="00F80FD6" w:rsidP="008279E9">
      <w:pPr>
        <w:spacing w:line="480" w:lineRule="auto"/>
        <w:jc w:val="both"/>
        <w:rPr>
          <w:rFonts w:ascii="Times New Roman" w:hAnsi="Times New Roman" w:cs="Times New Roman"/>
          <w:b/>
          <w:bCs/>
          <w:sz w:val="21"/>
          <w:szCs w:val="21"/>
        </w:rPr>
      </w:pPr>
    </w:p>
    <w:p w14:paraId="64C62117" w14:textId="4D728F9D" w:rsidR="002A09EB" w:rsidRDefault="002A09EB" w:rsidP="008279E9">
      <w:pPr>
        <w:spacing w:line="480" w:lineRule="auto"/>
        <w:jc w:val="both"/>
        <w:rPr>
          <w:ins w:id="891" w:author="Francesco Polazzo" w:date="2024-10-04T16:31:00Z" w16du:dateUtc="2024-10-04T14:31:00Z"/>
          <w:rFonts w:ascii="Times New Roman" w:hAnsi="Times New Roman" w:cs="Times New Roman"/>
          <w:sz w:val="21"/>
          <w:szCs w:val="21"/>
        </w:rPr>
      </w:pPr>
      <w:r w:rsidRPr="000F5601">
        <w:rPr>
          <w:rFonts w:ascii="Times New Roman" w:hAnsi="Times New Roman" w:cs="Times New Roman"/>
          <w:b/>
          <w:bCs/>
          <w:sz w:val="21"/>
          <w:szCs w:val="21"/>
        </w:rPr>
        <w:t xml:space="preserve">Figure </w:t>
      </w:r>
      <w:ins w:id="892" w:author="Francesco Polazzo" w:date="2024-10-04T16:25:00Z" w16du:dateUtc="2024-10-04T14:25:00Z">
        <w:r w:rsidR="00E15E6E">
          <w:rPr>
            <w:rFonts w:ascii="Times New Roman" w:hAnsi="Times New Roman" w:cs="Times New Roman"/>
            <w:b/>
            <w:bCs/>
            <w:sz w:val="21"/>
            <w:szCs w:val="21"/>
          </w:rPr>
          <w:t>6</w:t>
        </w:r>
      </w:ins>
      <w:del w:id="893" w:author="Francesco Polazzo" w:date="2024-10-04T15:47:00Z" w16du:dateUtc="2024-10-04T13:47:00Z">
        <w:r w:rsidRPr="000F5601" w:rsidDel="00E15E6E">
          <w:rPr>
            <w:rFonts w:ascii="Times New Roman" w:hAnsi="Times New Roman" w:cs="Times New Roman"/>
            <w:b/>
            <w:bCs/>
            <w:sz w:val="21"/>
            <w:szCs w:val="21"/>
          </w:rPr>
          <w:delText>4</w:delText>
        </w:r>
      </w:del>
      <w:r w:rsidRPr="00686186">
        <w:rPr>
          <w:rFonts w:ascii="Times New Roman" w:hAnsi="Times New Roman" w:cs="Times New Roman"/>
          <w:sz w:val="21"/>
          <w:szCs w:val="21"/>
        </w:rPr>
        <w:t xml:space="preserve">. Mean relative biomass of different phytoplankton taxa in </w:t>
      </w:r>
      <w:r w:rsidR="00EE74B4">
        <w:rPr>
          <w:rFonts w:ascii="Times New Roman" w:hAnsi="Times New Roman" w:cs="Times New Roman"/>
          <w:sz w:val="21"/>
          <w:szCs w:val="21"/>
        </w:rPr>
        <w:t xml:space="preserve">the </w:t>
      </w:r>
      <w:r w:rsidRPr="00686186">
        <w:rPr>
          <w:rFonts w:ascii="Times New Roman" w:hAnsi="Times New Roman" w:cs="Times New Roman"/>
          <w:sz w:val="21"/>
          <w:szCs w:val="21"/>
        </w:rPr>
        <w:t xml:space="preserve">control and </w:t>
      </w:r>
      <w:r w:rsidR="00EE74B4">
        <w:rPr>
          <w:rFonts w:ascii="Times New Roman" w:hAnsi="Times New Roman" w:cs="Times New Roman"/>
          <w:sz w:val="21"/>
          <w:szCs w:val="21"/>
        </w:rPr>
        <w:t xml:space="preserve">the </w:t>
      </w:r>
      <w:r w:rsidRPr="00686186">
        <w:rPr>
          <w:rFonts w:ascii="Times New Roman" w:hAnsi="Times New Roman" w:cs="Times New Roman"/>
          <w:sz w:val="21"/>
          <w:szCs w:val="21"/>
        </w:rPr>
        <w:t>mesocosms</w:t>
      </w:r>
      <w:r w:rsidR="00EE74B4">
        <w:rPr>
          <w:rFonts w:ascii="Times New Roman" w:hAnsi="Times New Roman" w:cs="Times New Roman"/>
          <w:sz w:val="21"/>
          <w:szCs w:val="21"/>
        </w:rPr>
        <w:t xml:space="preserve"> exposed to HWs</w:t>
      </w:r>
      <w:r w:rsidRPr="00686186">
        <w:rPr>
          <w:rFonts w:ascii="Times New Roman" w:hAnsi="Times New Roman" w:cs="Times New Roman"/>
          <w:sz w:val="21"/>
          <w:szCs w:val="21"/>
        </w:rPr>
        <w:t xml:space="preserve"> in different time points of the experiment.</w:t>
      </w:r>
      <w:r w:rsidR="00EE74B4">
        <w:rPr>
          <w:rFonts w:ascii="Times New Roman" w:hAnsi="Times New Roman" w:cs="Times New Roman"/>
          <w:sz w:val="21"/>
          <w:szCs w:val="21"/>
        </w:rPr>
        <w:t xml:space="preserve"> </w:t>
      </w:r>
      <w:ins w:id="894" w:author="Francesco Polazzo" w:date="2024-09-30T16:26:00Z" w16du:dateUtc="2024-09-30T14:26:00Z">
        <w:r w:rsidR="006D0937">
          <w:rPr>
            <w:rFonts w:ascii="Times New Roman" w:hAnsi="Times New Roman" w:cs="Times New Roman"/>
            <w:sz w:val="21"/>
            <w:szCs w:val="21"/>
          </w:rPr>
          <w:t>Day facets in white represent non-HW days, whereas light red facets represent HW days.</w:t>
        </w:r>
      </w:ins>
    </w:p>
    <w:p w14:paraId="6CC9071C" w14:textId="1C8E5BCA" w:rsidR="00E15E6E" w:rsidRDefault="00E15E6E">
      <w:pPr>
        <w:pStyle w:val="Heading3"/>
        <w:spacing w:line="480" w:lineRule="auto"/>
        <w:jc w:val="both"/>
        <w:rPr>
          <w:ins w:id="895" w:author="Francesco Polazzo" w:date="2024-10-04T16:36:00Z" w16du:dateUtc="2024-10-04T14:36:00Z"/>
          <w:rFonts w:ascii="Times New Roman" w:eastAsia="Times New Roman" w:hAnsi="Times New Roman" w:cs="Times New Roman"/>
          <w:b/>
          <w:bCs/>
          <w:color w:val="000000" w:themeColor="text1"/>
          <w:sz w:val="24"/>
          <w:szCs w:val="24"/>
          <w:lang w:eastAsia="en-GB"/>
        </w:rPr>
        <w:pPrChange w:id="896" w:author="Andreu Rico Artero" w:date="2024-10-10T20:00:00Z" w16du:dateUtc="2024-10-10T18:00:00Z">
          <w:pPr>
            <w:pStyle w:val="Heading3"/>
            <w:spacing w:line="480" w:lineRule="auto"/>
          </w:pPr>
        </w:pPrChange>
      </w:pPr>
      <w:ins w:id="897" w:author="Francesco Polazzo" w:date="2024-10-04T16:32:00Z" w16du:dateUtc="2024-10-04T14:32:00Z">
        <w:r>
          <w:rPr>
            <w:rFonts w:ascii="Times New Roman" w:eastAsia="Times New Roman" w:hAnsi="Times New Roman" w:cs="Times New Roman"/>
            <w:b/>
            <w:bCs/>
            <w:color w:val="000000" w:themeColor="text1"/>
            <w:sz w:val="24"/>
            <w:szCs w:val="24"/>
            <w:lang w:eastAsia="en-GB"/>
          </w:rPr>
          <w:t>Zoo</w:t>
        </w:r>
      </w:ins>
      <w:ins w:id="898" w:author="Francesco Polazzo" w:date="2024-10-04T16:31:00Z" w16du:dateUtc="2024-10-04T14:31:00Z">
        <w:r w:rsidRPr="00243A0E">
          <w:rPr>
            <w:rFonts w:ascii="Times New Roman" w:eastAsia="Times New Roman" w:hAnsi="Times New Roman" w:cs="Times New Roman"/>
            <w:b/>
            <w:bCs/>
            <w:color w:val="000000" w:themeColor="text1"/>
            <w:sz w:val="24"/>
            <w:szCs w:val="24"/>
            <w:lang w:eastAsia="en-GB"/>
          </w:rPr>
          <w:t xml:space="preserve">plankton community </w:t>
        </w:r>
        <w:r>
          <w:rPr>
            <w:rFonts w:ascii="Times New Roman" w:eastAsia="Times New Roman" w:hAnsi="Times New Roman" w:cs="Times New Roman"/>
            <w:b/>
            <w:bCs/>
            <w:color w:val="000000" w:themeColor="text1"/>
            <w:sz w:val="24"/>
            <w:szCs w:val="24"/>
            <w:lang w:eastAsia="en-GB"/>
          </w:rPr>
          <w:t xml:space="preserve">biomass and </w:t>
        </w:r>
        <w:r w:rsidRPr="00243A0E">
          <w:rPr>
            <w:rFonts w:ascii="Times New Roman" w:eastAsia="Times New Roman" w:hAnsi="Times New Roman" w:cs="Times New Roman"/>
            <w:b/>
            <w:bCs/>
            <w:color w:val="000000" w:themeColor="text1"/>
            <w:sz w:val="24"/>
            <w:szCs w:val="24"/>
            <w:lang w:eastAsia="en-GB"/>
          </w:rPr>
          <w:t xml:space="preserve">composition </w:t>
        </w:r>
      </w:ins>
    </w:p>
    <w:p w14:paraId="55FCB00A" w14:textId="144C8FFA" w:rsidR="00E15E6E" w:rsidRDefault="00E15E6E">
      <w:pPr>
        <w:spacing w:line="480" w:lineRule="auto"/>
        <w:jc w:val="both"/>
        <w:rPr>
          <w:ins w:id="899" w:author="Francesco Polazzo" w:date="2024-10-04T16:39:00Z" w16du:dateUtc="2024-10-04T14:39:00Z"/>
          <w:rFonts w:ascii="Times New Roman" w:hAnsi="Times New Roman" w:cs="Times New Roman"/>
          <w:lang w:eastAsia="en-GB"/>
        </w:rPr>
        <w:pPrChange w:id="900" w:author="Andreu Rico Artero" w:date="2024-10-10T20:00:00Z" w16du:dateUtc="2024-10-10T18:00:00Z">
          <w:pPr/>
        </w:pPrChange>
      </w:pPr>
      <w:ins w:id="901" w:author="Francesco Polazzo" w:date="2024-10-04T16:36:00Z" w16du:dateUtc="2024-10-04T14:36:00Z">
        <w:r>
          <w:rPr>
            <w:rFonts w:ascii="Times New Roman" w:hAnsi="Times New Roman" w:cs="Times New Roman"/>
            <w:lang w:eastAsia="en-GB"/>
          </w:rPr>
          <w:t xml:space="preserve">Zooplankton biomass </w:t>
        </w:r>
      </w:ins>
      <w:ins w:id="902" w:author="Francesco Polazzo" w:date="2024-10-04T16:37:00Z" w16du:dateUtc="2024-10-04T14:37:00Z">
        <w:r>
          <w:rPr>
            <w:rFonts w:ascii="Times New Roman" w:hAnsi="Times New Roman" w:cs="Times New Roman"/>
            <w:lang w:eastAsia="en-GB"/>
          </w:rPr>
          <w:t>was less affected by the HWs than phytoplankton biomass, and it showed only an initial decline after the first HW</w:t>
        </w:r>
      </w:ins>
      <w:ins w:id="903" w:author="Francesco Polazzo" w:date="2024-10-04T16:41:00Z" w16du:dateUtc="2024-10-04T14:41:00Z">
        <w:r>
          <w:rPr>
            <w:rFonts w:ascii="Times New Roman" w:hAnsi="Times New Roman" w:cs="Times New Roman"/>
            <w:lang w:eastAsia="en-GB"/>
          </w:rPr>
          <w:t xml:space="preserve"> (Fig. 7)</w:t>
        </w:r>
      </w:ins>
      <w:ins w:id="904" w:author="Francesco Polazzo" w:date="2024-10-04T16:37:00Z" w16du:dateUtc="2024-10-04T14:37:00Z">
        <w:r>
          <w:rPr>
            <w:rFonts w:ascii="Times New Roman" w:hAnsi="Times New Roman" w:cs="Times New Roman"/>
            <w:lang w:eastAsia="en-GB"/>
          </w:rPr>
          <w:t>. Later the variab</w:t>
        </w:r>
      </w:ins>
      <w:ins w:id="905" w:author="Francesco Polazzo" w:date="2024-10-04T16:38:00Z" w16du:dateUtc="2024-10-04T14:38:00Z">
        <w:r>
          <w:rPr>
            <w:rFonts w:ascii="Times New Roman" w:hAnsi="Times New Roman" w:cs="Times New Roman"/>
            <w:lang w:eastAsia="en-GB"/>
          </w:rPr>
          <w:t>ility among replicates was massive, but the general trend showed an increase after the second HW, and a subsequent de</w:t>
        </w:r>
      </w:ins>
      <w:ins w:id="906" w:author="Francesco Polazzo" w:date="2024-10-04T16:39:00Z" w16du:dateUtc="2024-10-04T14:39:00Z">
        <w:r>
          <w:rPr>
            <w:rFonts w:ascii="Times New Roman" w:hAnsi="Times New Roman" w:cs="Times New Roman"/>
            <w:lang w:eastAsia="en-GB"/>
          </w:rPr>
          <w:t>cline after the third</w:t>
        </w:r>
      </w:ins>
      <w:ins w:id="907" w:author="Andreu Rico Artero" w:date="2024-10-10T19:56:00Z" w16du:dateUtc="2024-10-10T17:56:00Z">
        <w:r w:rsidR="00394B06">
          <w:rPr>
            <w:rFonts w:ascii="Times New Roman" w:hAnsi="Times New Roman" w:cs="Times New Roman"/>
            <w:lang w:eastAsia="en-GB"/>
          </w:rPr>
          <w:t xml:space="preserve"> HW</w:t>
        </w:r>
      </w:ins>
      <w:ins w:id="908" w:author="Francesco Polazzo" w:date="2024-10-04T16:39:00Z" w16du:dateUtc="2024-10-04T14:39:00Z">
        <w:r>
          <w:rPr>
            <w:rFonts w:ascii="Times New Roman" w:hAnsi="Times New Roman" w:cs="Times New Roman"/>
            <w:lang w:eastAsia="en-GB"/>
          </w:rPr>
          <w:t xml:space="preserve">. </w:t>
        </w:r>
      </w:ins>
      <w:ins w:id="909" w:author="Andreu Rico Artero" w:date="2024-10-10T19:56:00Z" w16du:dateUtc="2024-10-10T17:56:00Z">
        <w:r w:rsidR="00394B06">
          <w:rPr>
            <w:rFonts w:ascii="Times New Roman" w:hAnsi="Times New Roman" w:cs="Times New Roman"/>
            <w:lang w:eastAsia="en-GB"/>
          </w:rPr>
          <w:t xml:space="preserve">The </w:t>
        </w:r>
      </w:ins>
      <w:ins w:id="910" w:author="Francesco Polazzo" w:date="2024-10-04T16:39:00Z" w16du:dateUtc="2024-10-04T14:39:00Z">
        <w:r>
          <w:rPr>
            <w:rFonts w:ascii="Times New Roman" w:hAnsi="Times New Roman" w:cs="Times New Roman"/>
            <w:lang w:eastAsia="en-GB"/>
          </w:rPr>
          <w:t xml:space="preserve">LMM analysis </w:t>
        </w:r>
      </w:ins>
      <w:ins w:id="911" w:author="Francesco Polazzo" w:date="2024-10-07T10:08:00Z" w16du:dateUtc="2024-10-07T08:08:00Z">
        <w:del w:id="912" w:author="Andreu Rico Artero" w:date="2024-10-10T19:56:00Z" w16du:dateUtc="2024-10-10T17:56:00Z">
          <w:r w:rsidR="006464A5" w:rsidDel="00394B06">
            <w:rPr>
              <w:rFonts w:ascii="Times New Roman" w:hAnsi="Times New Roman" w:cs="Times New Roman"/>
              <w:lang w:eastAsia="en-GB"/>
            </w:rPr>
            <w:delText xml:space="preserve">found </w:delText>
          </w:r>
        </w:del>
      </w:ins>
      <w:ins w:id="913" w:author="Andreu Rico Artero" w:date="2024-10-10T19:56:00Z" w16du:dateUtc="2024-10-10T17:56:00Z">
        <w:r w:rsidR="00394B06">
          <w:rPr>
            <w:rFonts w:ascii="Times New Roman" w:hAnsi="Times New Roman" w:cs="Times New Roman"/>
            <w:lang w:eastAsia="en-GB"/>
          </w:rPr>
          <w:t xml:space="preserve">shows </w:t>
        </w:r>
      </w:ins>
      <w:ins w:id="914" w:author="Francesco Polazzo" w:date="2024-10-07T10:08:00Z" w16du:dateUtc="2024-10-07T08:08:00Z">
        <w:r w:rsidR="006464A5">
          <w:rPr>
            <w:rFonts w:ascii="Times New Roman" w:hAnsi="Times New Roman" w:cs="Times New Roman"/>
            <w:lang w:eastAsia="en-GB"/>
          </w:rPr>
          <w:t>a</w:t>
        </w:r>
      </w:ins>
      <w:ins w:id="915" w:author="Francesco Polazzo" w:date="2024-10-04T16:39:00Z" w16du:dateUtc="2024-10-04T14:39:00Z">
        <w:r>
          <w:rPr>
            <w:rFonts w:ascii="Times New Roman" w:hAnsi="Times New Roman" w:cs="Times New Roman"/>
            <w:lang w:eastAsia="en-GB"/>
          </w:rPr>
          <w:t xml:space="preserve"> significant effect of time on zooplankton biomass (</w:t>
        </w:r>
      </w:ins>
      <w:ins w:id="916" w:author="Francesco Polazzo" w:date="2024-10-07T10:08:00Z" w16du:dateUtc="2024-10-07T08:08:00Z">
        <w:r w:rsidR="006464A5">
          <w:rPr>
            <w:rFonts w:ascii="Times New Roman" w:hAnsi="Times New Roman" w:cs="Times New Roman"/>
            <w:lang w:eastAsia="en-GB"/>
          </w:rPr>
          <w:t>estimate: 0.006, 95% confidence interval of 0.004 to 0.009, p-value &lt;</w:t>
        </w:r>
      </w:ins>
      <w:ins w:id="917" w:author="Francesco Polazzo" w:date="2024-10-07T10:09:00Z" w16du:dateUtc="2024-10-07T08:09:00Z">
        <w:r w:rsidR="006464A5">
          <w:rPr>
            <w:rFonts w:ascii="Times New Roman" w:hAnsi="Times New Roman" w:cs="Times New Roman"/>
            <w:lang w:eastAsia="en-GB"/>
          </w:rPr>
          <w:t xml:space="preserve"> 0.001; </w:t>
        </w:r>
      </w:ins>
      <w:ins w:id="918" w:author="Francesco Polazzo" w:date="2024-10-04T16:39:00Z" w16du:dateUtc="2024-10-04T14:39:00Z">
        <w:r>
          <w:rPr>
            <w:rFonts w:ascii="Times New Roman" w:hAnsi="Times New Roman" w:cs="Times New Roman"/>
            <w:lang w:eastAsia="en-GB"/>
          </w:rPr>
          <w:t xml:space="preserve">Table </w:t>
        </w:r>
      </w:ins>
      <w:ins w:id="919" w:author="Francesco Polazzo" w:date="2024-10-07T10:08:00Z" w16du:dateUtc="2024-10-07T08:08:00Z">
        <w:r w:rsidR="006464A5">
          <w:rPr>
            <w:rFonts w:ascii="Times New Roman" w:hAnsi="Times New Roman" w:cs="Times New Roman"/>
            <w:lang w:eastAsia="en-GB"/>
          </w:rPr>
          <w:t>7</w:t>
        </w:r>
      </w:ins>
      <w:ins w:id="920" w:author="Francesco Polazzo" w:date="2024-10-07T10:09:00Z" w16du:dateUtc="2024-10-07T08:09:00Z">
        <w:r w:rsidR="006464A5">
          <w:rPr>
            <w:rFonts w:ascii="Times New Roman" w:hAnsi="Times New Roman" w:cs="Times New Roman"/>
            <w:lang w:eastAsia="en-GB"/>
          </w:rPr>
          <w:t xml:space="preserve"> of the Appendix</w:t>
        </w:r>
      </w:ins>
      <w:ins w:id="921" w:author="Francesco Polazzo" w:date="2024-10-04T16:39:00Z" w16du:dateUtc="2024-10-04T14:39:00Z">
        <w:r>
          <w:rPr>
            <w:rFonts w:ascii="Times New Roman" w:hAnsi="Times New Roman" w:cs="Times New Roman"/>
            <w:lang w:eastAsia="en-GB"/>
          </w:rPr>
          <w:t xml:space="preserve">). </w:t>
        </w:r>
      </w:ins>
    </w:p>
    <w:p w14:paraId="0461FBAC" w14:textId="6F0CF3F9" w:rsidR="00E15E6E" w:rsidRPr="00E15E6E" w:rsidRDefault="00E15E6E">
      <w:pPr>
        <w:spacing w:line="480" w:lineRule="auto"/>
        <w:jc w:val="both"/>
        <w:rPr>
          <w:ins w:id="922" w:author="Francesco Polazzo" w:date="2024-10-04T16:31:00Z" w16du:dateUtc="2024-10-04T14:31:00Z"/>
          <w:rFonts w:ascii="Times New Roman" w:hAnsi="Times New Roman" w:cs="Times New Roman"/>
          <w:lang w:eastAsia="en-GB"/>
          <w:rPrChange w:id="923" w:author="Francesco Polazzo" w:date="2024-10-04T16:36:00Z" w16du:dateUtc="2024-10-04T14:36:00Z">
            <w:rPr>
              <w:ins w:id="924" w:author="Francesco Polazzo" w:date="2024-10-04T16:31:00Z" w16du:dateUtc="2024-10-04T14:31:00Z"/>
              <w:rFonts w:ascii="Times New Roman" w:eastAsia="Times New Roman" w:hAnsi="Times New Roman" w:cs="Times New Roman"/>
              <w:b/>
              <w:bCs/>
              <w:color w:val="000000" w:themeColor="text1"/>
              <w:sz w:val="24"/>
              <w:szCs w:val="24"/>
              <w:lang w:eastAsia="en-GB"/>
            </w:rPr>
          </w:rPrChange>
        </w:rPr>
        <w:pPrChange w:id="925" w:author="Andreu Rico Artero" w:date="2024-10-10T20:00:00Z" w16du:dateUtc="2024-10-10T18:00:00Z">
          <w:pPr>
            <w:pStyle w:val="Heading3"/>
            <w:spacing w:line="480" w:lineRule="auto"/>
          </w:pPr>
        </w:pPrChange>
      </w:pPr>
      <w:ins w:id="926" w:author="Francesco Polazzo" w:date="2024-10-04T16:39:00Z" w16du:dateUtc="2024-10-04T14:39:00Z">
        <w:r>
          <w:rPr>
            <w:rFonts w:ascii="Times New Roman" w:hAnsi="Times New Roman" w:cs="Times New Roman"/>
            <w:lang w:eastAsia="en-GB"/>
          </w:rPr>
          <w:lastRenderedPageBreak/>
          <w:tab/>
          <w:t>Commu</w:t>
        </w:r>
      </w:ins>
      <w:ins w:id="927" w:author="Francesco Polazzo" w:date="2024-10-04T16:40:00Z" w16du:dateUtc="2024-10-04T14:40:00Z">
        <w:r>
          <w:rPr>
            <w:rFonts w:ascii="Times New Roman" w:hAnsi="Times New Roman" w:cs="Times New Roman"/>
            <w:lang w:eastAsia="en-GB"/>
          </w:rPr>
          <w:t xml:space="preserve">nity composition was also not significantly affected by the HWs, as showed by the PERMANOVA analysis (Table </w:t>
        </w:r>
      </w:ins>
      <w:ins w:id="928" w:author="Francesco Polazzo" w:date="2024-10-07T10:09:00Z" w16du:dateUtc="2024-10-07T08:09:00Z">
        <w:r w:rsidR="006464A5">
          <w:rPr>
            <w:rFonts w:ascii="Times New Roman" w:hAnsi="Times New Roman" w:cs="Times New Roman"/>
            <w:lang w:eastAsia="en-GB"/>
          </w:rPr>
          <w:t>8 of the Appendix</w:t>
        </w:r>
      </w:ins>
      <w:ins w:id="929" w:author="Francesco Polazzo" w:date="2024-10-04T16:40:00Z" w16du:dateUtc="2024-10-04T14:40:00Z">
        <w:r>
          <w:rPr>
            <w:rFonts w:ascii="Times New Roman" w:hAnsi="Times New Roman" w:cs="Times New Roman"/>
            <w:lang w:eastAsia="en-GB"/>
          </w:rPr>
          <w:t>). However, a general incr</w:t>
        </w:r>
      </w:ins>
      <w:ins w:id="930" w:author="Francesco Polazzo" w:date="2024-10-04T16:41:00Z" w16du:dateUtc="2024-10-04T14:41:00Z">
        <w:r>
          <w:rPr>
            <w:rFonts w:ascii="Times New Roman" w:hAnsi="Times New Roman" w:cs="Times New Roman"/>
            <w:lang w:eastAsia="en-GB"/>
          </w:rPr>
          <w:t xml:space="preserve">ease in Cladocera </w:t>
        </w:r>
      </w:ins>
      <w:ins w:id="931" w:author="Andreu Rico Artero" w:date="2024-10-10T19:57:00Z" w16du:dateUtc="2024-10-10T17:57:00Z">
        <w:r w:rsidR="00394B06">
          <w:rPr>
            <w:rFonts w:ascii="Times New Roman" w:hAnsi="Times New Roman" w:cs="Times New Roman"/>
            <w:lang w:eastAsia="en-GB"/>
          </w:rPr>
          <w:t xml:space="preserve">and a decrease of </w:t>
        </w:r>
        <w:proofErr w:type="spellStart"/>
        <w:r w:rsidR="00394B06">
          <w:rPr>
            <w:rFonts w:ascii="Times New Roman" w:hAnsi="Times New Roman" w:cs="Times New Roman"/>
            <w:lang w:eastAsia="en-GB"/>
          </w:rPr>
          <w:t>Copepoda</w:t>
        </w:r>
        <w:proofErr w:type="spellEnd"/>
        <w:r w:rsidR="00394B06">
          <w:rPr>
            <w:rFonts w:ascii="Times New Roman" w:hAnsi="Times New Roman" w:cs="Times New Roman"/>
            <w:lang w:eastAsia="en-GB"/>
          </w:rPr>
          <w:t xml:space="preserve"> </w:t>
        </w:r>
      </w:ins>
      <w:ins w:id="932" w:author="Francesco Polazzo" w:date="2024-10-04T16:41:00Z" w16du:dateUtc="2024-10-04T14:41:00Z">
        <w:r>
          <w:rPr>
            <w:rFonts w:ascii="Times New Roman" w:hAnsi="Times New Roman" w:cs="Times New Roman"/>
            <w:lang w:eastAsia="en-GB"/>
          </w:rPr>
          <w:t>could be noted after the third HW (Fig. 7).</w:t>
        </w:r>
      </w:ins>
    </w:p>
    <w:p w14:paraId="0679604F" w14:textId="36080631" w:rsidR="00E15E6E" w:rsidDel="00E15E6E" w:rsidRDefault="00E15E6E" w:rsidP="008279E9">
      <w:pPr>
        <w:spacing w:line="480" w:lineRule="auto"/>
        <w:jc w:val="both"/>
        <w:rPr>
          <w:del w:id="933" w:author="Francesco Polazzo" w:date="2024-10-04T16:31:00Z" w16du:dateUtc="2024-10-04T14:31:00Z"/>
          <w:rFonts w:ascii="Times New Roman" w:hAnsi="Times New Roman" w:cs="Times New Roman"/>
          <w:sz w:val="21"/>
          <w:szCs w:val="21"/>
        </w:rPr>
      </w:pPr>
      <w:ins w:id="934" w:author="Francesco Polazzo" w:date="2024-10-04T16:53:00Z" w16du:dateUtc="2024-10-04T14:53:00Z">
        <w:r>
          <w:rPr>
            <w:rFonts w:ascii="Times New Roman" w:hAnsi="Times New Roman" w:cs="Times New Roman"/>
            <w:noProof/>
            <w:sz w:val="21"/>
            <w:szCs w:val="21"/>
          </w:rPr>
          <w:drawing>
            <wp:inline distT="0" distB="0" distL="0" distR="0" wp14:anchorId="6CE25B71" wp14:editId="0503D966">
              <wp:extent cx="5731510" cy="5681980"/>
              <wp:effectExtent l="0" t="0" r="0" b="0"/>
              <wp:docPr id="160055026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0260" name="Picture 8"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681980"/>
                      </a:xfrm>
                      <a:prstGeom prst="rect">
                        <a:avLst/>
                      </a:prstGeom>
                    </pic:spPr>
                  </pic:pic>
                </a:graphicData>
              </a:graphic>
            </wp:inline>
          </w:drawing>
        </w:r>
      </w:ins>
    </w:p>
    <w:p w14:paraId="3FD2EA03" w14:textId="39B3AF5A" w:rsidR="00E15E6E" w:rsidRPr="00686186" w:rsidRDefault="00E15E6E" w:rsidP="008279E9">
      <w:pPr>
        <w:spacing w:line="480" w:lineRule="auto"/>
        <w:jc w:val="both"/>
        <w:rPr>
          <w:ins w:id="935" w:author="Francesco Polazzo" w:date="2024-10-04T16:53:00Z" w16du:dateUtc="2024-10-04T14:53:00Z"/>
          <w:rFonts w:ascii="Times New Roman" w:hAnsi="Times New Roman" w:cs="Times New Roman"/>
          <w:sz w:val="21"/>
          <w:szCs w:val="21"/>
        </w:rPr>
      </w:pPr>
      <w:ins w:id="936" w:author="Francesco Polazzo" w:date="2024-10-04T16:53:00Z" w16du:dateUtc="2024-10-04T14:53:00Z">
        <w:r w:rsidRPr="000F5601">
          <w:rPr>
            <w:rFonts w:ascii="Times New Roman" w:hAnsi="Times New Roman" w:cs="Times New Roman"/>
            <w:b/>
            <w:bCs/>
            <w:sz w:val="21"/>
            <w:szCs w:val="21"/>
          </w:rPr>
          <w:t xml:space="preserve">Figure </w:t>
        </w:r>
        <w:r>
          <w:rPr>
            <w:rFonts w:ascii="Times New Roman" w:hAnsi="Times New Roman" w:cs="Times New Roman"/>
            <w:b/>
            <w:bCs/>
            <w:sz w:val="21"/>
            <w:szCs w:val="21"/>
          </w:rPr>
          <w:t>7</w:t>
        </w:r>
        <w:r w:rsidRPr="00686186">
          <w:rPr>
            <w:rFonts w:ascii="Times New Roman" w:hAnsi="Times New Roman" w:cs="Times New Roman"/>
            <w:sz w:val="21"/>
            <w:szCs w:val="21"/>
          </w:rPr>
          <w:t xml:space="preserve">. </w:t>
        </w:r>
      </w:ins>
      <w:ins w:id="937" w:author="Francesco Polazzo" w:date="2024-10-04T16:54:00Z" w16du:dateUtc="2024-10-04T14:54:00Z">
        <w:r>
          <w:rPr>
            <w:rFonts w:ascii="Times New Roman" w:hAnsi="Times New Roman" w:cs="Times New Roman"/>
            <w:sz w:val="21"/>
            <w:szCs w:val="21"/>
          </w:rPr>
          <w:t>Zooplankton biomass</w:t>
        </w:r>
        <w:r w:rsidRPr="00686186">
          <w:rPr>
            <w:rFonts w:ascii="Times New Roman" w:hAnsi="Times New Roman" w:cs="Times New Roman"/>
            <w:sz w:val="21"/>
            <w:szCs w:val="21"/>
          </w:rPr>
          <w:t xml:space="preserve"> dynamic over time. (a) </w:t>
        </w:r>
      </w:ins>
      <w:ins w:id="938" w:author="Andreu Rico Artero" w:date="2024-10-10T19:58:00Z" w16du:dateUtc="2024-10-10T17:58:00Z">
        <w:r w:rsidR="008279E9">
          <w:rPr>
            <w:rFonts w:ascii="Times New Roman" w:hAnsi="Times New Roman" w:cs="Times New Roman"/>
            <w:sz w:val="21"/>
            <w:szCs w:val="21"/>
          </w:rPr>
          <w:t>S</w:t>
        </w:r>
      </w:ins>
      <w:ins w:id="939" w:author="Francesco Polazzo" w:date="2024-10-04T16:54:00Z" w16du:dateUtc="2024-10-04T14:54:00Z">
        <w:del w:id="940" w:author="Andreu Rico Artero" w:date="2024-10-10T19:58:00Z" w16du:dateUtc="2024-10-10T17:58:00Z">
          <w:r w:rsidRPr="00686186" w:rsidDel="008279E9">
            <w:rPr>
              <w:rFonts w:ascii="Times New Roman" w:hAnsi="Times New Roman" w:cs="Times New Roman"/>
              <w:sz w:val="21"/>
              <w:szCs w:val="21"/>
            </w:rPr>
            <w:delText>s</w:delText>
          </w:r>
        </w:del>
        <w:r w:rsidRPr="00686186">
          <w:rPr>
            <w:rFonts w:ascii="Times New Roman" w:hAnsi="Times New Roman" w:cs="Times New Roman"/>
            <w:sz w:val="21"/>
            <w:szCs w:val="21"/>
          </w:rPr>
          <w:t xml:space="preserve">hows the difference in </w:t>
        </w:r>
        <w:del w:id="941" w:author="Andreu Rico Artero" w:date="2024-10-10T19:57:00Z" w16du:dateUtc="2024-10-10T17:57:00Z">
          <w:r w:rsidDel="008279E9">
            <w:rPr>
              <w:rFonts w:ascii="Times New Roman" w:hAnsi="Times New Roman" w:cs="Times New Roman"/>
              <w:sz w:val="21"/>
              <w:szCs w:val="21"/>
            </w:rPr>
            <w:delText>zoolankton</w:delText>
          </w:r>
        </w:del>
      </w:ins>
      <w:ins w:id="942" w:author="Andreu Rico Artero" w:date="2024-10-10T19:57:00Z" w16du:dateUtc="2024-10-10T17:57:00Z">
        <w:r w:rsidR="008279E9">
          <w:rPr>
            <w:rFonts w:ascii="Times New Roman" w:hAnsi="Times New Roman" w:cs="Times New Roman"/>
            <w:sz w:val="21"/>
            <w:szCs w:val="21"/>
          </w:rPr>
          <w:t>zooplankton</w:t>
        </w:r>
      </w:ins>
      <w:ins w:id="943" w:author="Francesco Polazzo" w:date="2024-10-04T16:54:00Z" w16du:dateUtc="2024-10-04T14:54:00Z">
        <w:r>
          <w:rPr>
            <w:rFonts w:ascii="Times New Roman" w:hAnsi="Times New Roman" w:cs="Times New Roman"/>
            <w:sz w:val="21"/>
            <w:szCs w:val="21"/>
          </w:rPr>
          <w:t xml:space="preserve"> biomass</w:t>
        </w:r>
        <w:r w:rsidRPr="00686186">
          <w:rPr>
            <w:rFonts w:ascii="Times New Roman" w:hAnsi="Times New Roman" w:cs="Times New Roman"/>
            <w:sz w:val="21"/>
            <w:szCs w:val="21"/>
          </w:rPr>
          <w:t xml:space="preserve"> between mesocosms undergoing the HWs treatment and the control</w:t>
        </w:r>
        <w:r>
          <w:rPr>
            <w:rFonts w:ascii="Times New Roman" w:hAnsi="Times New Roman" w:cs="Times New Roman"/>
            <w:sz w:val="21"/>
            <w:szCs w:val="21"/>
          </w:rPr>
          <w:t xml:space="preserve"> mesocosms</w:t>
        </w:r>
        <w:r w:rsidRPr="00686186">
          <w:rPr>
            <w:rFonts w:ascii="Times New Roman" w:hAnsi="Times New Roman" w:cs="Times New Roman"/>
            <w:sz w:val="21"/>
            <w:szCs w:val="21"/>
          </w:rPr>
          <w:t xml:space="preserve"> (dashed line at zero). The red areas show the three heatwaves.</w:t>
        </w:r>
        <w:r>
          <w:rPr>
            <w:rFonts w:ascii="Times New Roman" w:hAnsi="Times New Roman" w:cs="Times New Roman"/>
            <w:sz w:val="21"/>
            <w:szCs w:val="21"/>
          </w:rPr>
          <w:t xml:space="preserve"> (b) </w:t>
        </w:r>
      </w:ins>
      <w:ins w:id="944" w:author="Andreu Rico Artero" w:date="2024-10-10T19:58:00Z" w16du:dateUtc="2024-10-10T17:58:00Z">
        <w:r w:rsidR="008279E9">
          <w:rPr>
            <w:rFonts w:ascii="Times New Roman" w:hAnsi="Times New Roman" w:cs="Times New Roman"/>
            <w:sz w:val="21"/>
            <w:szCs w:val="21"/>
          </w:rPr>
          <w:t>M</w:t>
        </w:r>
      </w:ins>
      <w:ins w:id="945" w:author="Francesco Polazzo" w:date="2024-10-04T16:54:00Z" w16du:dateUtc="2024-10-04T14:54:00Z">
        <w:del w:id="946" w:author="Andreu Rico Artero" w:date="2024-10-10T19:58:00Z" w16du:dateUtc="2024-10-10T17:58:00Z">
          <w:r w:rsidDel="008279E9">
            <w:rPr>
              <w:rFonts w:ascii="Times New Roman" w:hAnsi="Times New Roman" w:cs="Times New Roman"/>
              <w:sz w:val="21"/>
              <w:szCs w:val="21"/>
            </w:rPr>
            <w:delText>m</w:delText>
          </w:r>
        </w:del>
      </w:ins>
      <w:ins w:id="947" w:author="Francesco Polazzo" w:date="2024-10-04T16:53:00Z" w16du:dateUtc="2024-10-04T14:53:00Z">
        <w:r w:rsidRPr="00686186">
          <w:rPr>
            <w:rFonts w:ascii="Times New Roman" w:hAnsi="Times New Roman" w:cs="Times New Roman"/>
            <w:sz w:val="21"/>
            <w:szCs w:val="21"/>
          </w:rPr>
          <w:t xml:space="preserve">ean relative biomass of different </w:t>
        </w:r>
      </w:ins>
      <w:ins w:id="948" w:author="Francesco Polazzo" w:date="2024-10-04T16:54:00Z" w16du:dateUtc="2024-10-04T14:54:00Z">
        <w:r>
          <w:rPr>
            <w:rFonts w:ascii="Times New Roman" w:hAnsi="Times New Roman" w:cs="Times New Roman"/>
            <w:sz w:val="21"/>
            <w:szCs w:val="21"/>
          </w:rPr>
          <w:t>zooplankton</w:t>
        </w:r>
      </w:ins>
      <w:ins w:id="949" w:author="Francesco Polazzo" w:date="2024-10-04T16:53:00Z" w16du:dateUtc="2024-10-04T14:53:00Z">
        <w:r w:rsidRPr="00686186">
          <w:rPr>
            <w:rFonts w:ascii="Times New Roman" w:hAnsi="Times New Roman" w:cs="Times New Roman"/>
            <w:sz w:val="21"/>
            <w:szCs w:val="21"/>
          </w:rPr>
          <w:t xml:space="preserve"> taxa in </w:t>
        </w:r>
        <w:r>
          <w:rPr>
            <w:rFonts w:ascii="Times New Roman" w:hAnsi="Times New Roman" w:cs="Times New Roman"/>
            <w:sz w:val="21"/>
            <w:szCs w:val="21"/>
          </w:rPr>
          <w:t xml:space="preserve">the </w:t>
        </w:r>
        <w:r w:rsidRPr="00686186">
          <w:rPr>
            <w:rFonts w:ascii="Times New Roman" w:hAnsi="Times New Roman" w:cs="Times New Roman"/>
            <w:sz w:val="21"/>
            <w:szCs w:val="21"/>
          </w:rPr>
          <w:t xml:space="preserve">control and </w:t>
        </w:r>
        <w:r>
          <w:rPr>
            <w:rFonts w:ascii="Times New Roman" w:hAnsi="Times New Roman" w:cs="Times New Roman"/>
            <w:sz w:val="21"/>
            <w:szCs w:val="21"/>
          </w:rPr>
          <w:t xml:space="preserve">the </w:t>
        </w:r>
        <w:r w:rsidRPr="00686186">
          <w:rPr>
            <w:rFonts w:ascii="Times New Roman" w:hAnsi="Times New Roman" w:cs="Times New Roman"/>
            <w:sz w:val="21"/>
            <w:szCs w:val="21"/>
          </w:rPr>
          <w:t>mesocosms</w:t>
        </w:r>
        <w:r>
          <w:rPr>
            <w:rFonts w:ascii="Times New Roman" w:hAnsi="Times New Roman" w:cs="Times New Roman"/>
            <w:sz w:val="21"/>
            <w:szCs w:val="21"/>
          </w:rPr>
          <w:t xml:space="preserve"> exposed to HWs</w:t>
        </w:r>
        <w:r w:rsidRPr="00686186">
          <w:rPr>
            <w:rFonts w:ascii="Times New Roman" w:hAnsi="Times New Roman" w:cs="Times New Roman"/>
            <w:sz w:val="21"/>
            <w:szCs w:val="21"/>
          </w:rPr>
          <w:t xml:space="preserve"> in different </w:t>
        </w:r>
        <w:del w:id="950" w:author="Andreu Rico Artero" w:date="2024-10-10T19:58:00Z" w16du:dateUtc="2024-10-10T17:58:00Z">
          <w:r w:rsidRPr="00686186" w:rsidDel="008279E9">
            <w:rPr>
              <w:rFonts w:ascii="Times New Roman" w:hAnsi="Times New Roman" w:cs="Times New Roman"/>
              <w:sz w:val="21"/>
              <w:szCs w:val="21"/>
            </w:rPr>
            <w:delText>time points</w:delText>
          </w:r>
        </w:del>
      </w:ins>
      <w:ins w:id="951" w:author="Andreu Rico Artero" w:date="2024-10-10T19:58:00Z" w16du:dateUtc="2024-10-10T17:58:00Z">
        <w:r w:rsidR="008279E9">
          <w:rPr>
            <w:rFonts w:ascii="Times New Roman" w:hAnsi="Times New Roman" w:cs="Times New Roman"/>
            <w:sz w:val="21"/>
            <w:szCs w:val="21"/>
          </w:rPr>
          <w:t>sampling days</w:t>
        </w:r>
      </w:ins>
      <w:ins w:id="952" w:author="Francesco Polazzo" w:date="2024-10-04T16:53:00Z" w16du:dateUtc="2024-10-04T14:53:00Z">
        <w:r w:rsidRPr="00686186">
          <w:rPr>
            <w:rFonts w:ascii="Times New Roman" w:hAnsi="Times New Roman" w:cs="Times New Roman"/>
            <w:sz w:val="21"/>
            <w:szCs w:val="21"/>
          </w:rPr>
          <w:t xml:space="preserve"> of the experiment</w:t>
        </w:r>
      </w:ins>
      <w:ins w:id="953" w:author="Andreu Rico Artero" w:date="2024-10-10T19:58:00Z" w16du:dateUtc="2024-10-10T17:58:00Z">
        <w:r w:rsidR="008279E9">
          <w:rPr>
            <w:rFonts w:ascii="Times New Roman" w:hAnsi="Times New Roman" w:cs="Times New Roman"/>
            <w:sz w:val="21"/>
            <w:szCs w:val="21"/>
          </w:rPr>
          <w:t>.</w:t>
        </w:r>
      </w:ins>
    </w:p>
    <w:p w14:paraId="08FDF8EB" w14:textId="77777777" w:rsidR="001A0B2B" w:rsidRPr="00877DC3" w:rsidRDefault="001A0B2B" w:rsidP="008279E9">
      <w:pPr>
        <w:spacing w:line="480" w:lineRule="auto"/>
        <w:jc w:val="both"/>
      </w:pPr>
    </w:p>
    <w:p w14:paraId="16EBB4FD" w14:textId="0979B422" w:rsidR="001D059E" w:rsidRPr="00243A0E" w:rsidRDefault="001D059E">
      <w:pPr>
        <w:pStyle w:val="Heading2"/>
        <w:spacing w:line="480" w:lineRule="auto"/>
        <w:jc w:val="both"/>
        <w:rPr>
          <w:rFonts w:ascii="Times New Roman" w:eastAsia="Times New Roman" w:hAnsi="Times New Roman" w:cs="Times New Roman"/>
          <w:b/>
          <w:bCs/>
          <w:color w:val="000000" w:themeColor="text1"/>
          <w:lang w:eastAsia="en-GB"/>
        </w:rPr>
        <w:pPrChange w:id="954" w:author="Andreu Rico Artero" w:date="2024-10-10T20:00:00Z" w16du:dateUtc="2024-10-10T18:00:00Z">
          <w:pPr>
            <w:pStyle w:val="Heading2"/>
            <w:spacing w:line="480" w:lineRule="auto"/>
          </w:pPr>
        </w:pPrChange>
      </w:pPr>
      <w:r w:rsidRPr="00243A0E">
        <w:rPr>
          <w:rFonts w:ascii="Times New Roman" w:eastAsia="Times New Roman" w:hAnsi="Times New Roman" w:cs="Times New Roman"/>
          <w:b/>
          <w:bCs/>
          <w:color w:val="000000" w:themeColor="text1"/>
          <w:lang w:eastAsia="en-GB"/>
        </w:rPr>
        <w:lastRenderedPageBreak/>
        <w:t>Discussion</w:t>
      </w:r>
    </w:p>
    <w:p w14:paraId="0D06B02E" w14:textId="54A1DBEE" w:rsidR="003E0E48" w:rsidDel="008279E9" w:rsidRDefault="003E0E48">
      <w:pPr>
        <w:spacing w:line="480" w:lineRule="auto"/>
        <w:jc w:val="both"/>
        <w:rPr>
          <w:ins w:id="955" w:author="Francesco Polazzo" w:date="2024-10-08T08:51:00Z" w16du:dateUtc="2024-10-08T06:51:00Z"/>
          <w:del w:id="956" w:author="Andreu Rico Artero" w:date="2024-10-10T19:59:00Z" w16du:dateUtc="2024-10-10T17:59:00Z"/>
          <w:rFonts w:ascii="Times New Roman" w:hAnsi="Times New Roman" w:cs="Times New Roman"/>
        </w:rPr>
        <w:pPrChange w:id="957" w:author="Andreu Rico Artero" w:date="2024-10-10T20:00:00Z" w16du:dateUtc="2024-10-10T18:00:00Z">
          <w:pPr>
            <w:spacing w:line="480" w:lineRule="auto"/>
          </w:pPr>
        </w:pPrChange>
      </w:pPr>
      <w:ins w:id="958" w:author="Francesco Polazzo" w:date="2024-10-08T08:51:00Z" w16du:dateUtc="2024-10-08T06:51:00Z">
        <w:r w:rsidRPr="0070303B">
          <w:rPr>
            <w:rFonts w:ascii="Times New Roman" w:hAnsi="Times New Roman" w:cs="Times New Roman"/>
          </w:rPr>
          <w:t xml:space="preserve">Our experiment </w:t>
        </w:r>
        <w:del w:id="959" w:author="Andreu Rico Artero" w:date="2024-10-10T19:59:00Z" w16du:dateUtc="2024-10-10T17:59:00Z">
          <w:r w:rsidRPr="0070303B" w:rsidDel="008279E9">
            <w:rPr>
              <w:rFonts w:ascii="Times New Roman" w:hAnsi="Times New Roman" w:cs="Times New Roman"/>
            </w:rPr>
            <w:delText>highlights</w:delText>
          </w:r>
        </w:del>
      </w:ins>
      <w:ins w:id="960" w:author="Andreu Rico Artero" w:date="2024-10-10T19:59:00Z" w16du:dateUtc="2024-10-10T17:59:00Z">
        <w:r w:rsidR="008279E9">
          <w:rPr>
            <w:rFonts w:ascii="Times New Roman" w:hAnsi="Times New Roman" w:cs="Times New Roman"/>
          </w:rPr>
          <w:t>shows</w:t>
        </w:r>
      </w:ins>
      <w:ins w:id="961" w:author="Francesco Polazzo" w:date="2024-10-08T08:51:00Z" w16du:dateUtc="2024-10-08T06:51:00Z">
        <w:r w:rsidRPr="0070303B">
          <w:rPr>
            <w:rFonts w:ascii="Times New Roman" w:hAnsi="Times New Roman" w:cs="Times New Roman"/>
          </w:rPr>
          <w:t xml:space="preserve"> </w:t>
        </w:r>
        <w:del w:id="962" w:author="Andreu Rico Artero" w:date="2024-10-10T19:59:00Z" w16du:dateUtc="2024-10-10T17:59:00Z">
          <w:r w:rsidRPr="0070303B" w:rsidDel="008279E9">
            <w:rPr>
              <w:rFonts w:ascii="Times New Roman" w:hAnsi="Times New Roman" w:cs="Times New Roman"/>
            </w:rPr>
            <w:delText xml:space="preserve">the </w:delText>
          </w:r>
        </w:del>
        <w:r w:rsidRPr="0070303B">
          <w:rPr>
            <w:rFonts w:ascii="Times New Roman" w:hAnsi="Times New Roman" w:cs="Times New Roman"/>
          </w:rPr>
          <w:t>profound impact</w:t>
        </w:r>
      </w:ins>
      <w:ins w:id="963" w:author="Andreu Rico Artero" w:date="2024-10-10T19:59:00Z" w16du:dateUtc="2024-10-10T17:59:00Z">
        <w:r w:rsidR="008279E9">
          <w:rPr>
            <w:rFonts w:ascii="Times New Roman" w:hAnsi="Times New Roman" w:cs="Times New Roman"/>
          </w:rPr>
          <w:t>s</w:t>
        </w:r>
      </w:ins>
      <w:ins w:id="964" w:author="Francesco Polazzo" w:date="2024-10-08T08:51:00Z" w16du:dateUtc="2024-10-08T06:51:00Z">
        <w:r w:rsidRPr="0070303B">
          <w:rPr>
            <w:rFonts w:ascii="Times New Roman" w:hAnsi="Times New Roman" w:cs="Times New Roman"/>
          </w:rPr>
          <w:t xml:space="preserve"> of recurring HWs on the resilience of aquatic communities. Our findings align with the growing body of literature reporting th</w:t>
        </w:r>
      </w:ins>
      <w:ins w:id="965" w:author="Andreu Rico Artero" w:date="2024-10-10T20:00:00Z" w16du:dateUtc="2024-10-10T18:00:00Z">
        <w:r w:rsidR="008279E9">
          <w:rPr>
            <w:rFonts w:ascii="Times New Roman" w:hAnsi="Times New Roman" w:cs="Times New Roman"/>
          </w:rPr>
          <w:t xml:space="preserve">at HWs have </w:t>
        </w:r>
      </w:ins>
      <w:ins w:id="966" w:author="Andreu Rico Artero" w:date="2024-10-10T20:01:00Z" w16du:dateUtc="2024-10-10T18:01:00Z">
        <w:r w:rsidR="008279E9">
          <w:rPr>
            <w:rFonts w:ascii="Times New Roman" w:hAnsi="Times New Roman" w:cs="Times New Roman"/>
          </w:rPr>
          <w:t xml:space="preserve">significant </w:t>
        </w:r>
      </w:ins>
      <w:ins w:id="967" w:author="Andreu Rico Artero" w:date="2024-10-10T20:00:00Z" w16du:dateUtc="2024-10-10T18:00:00Z">
        <w:r w:rsidR="008279E9">
          <w:rPr>
            <w:rFonts w:ascii="Times New Roman" w:hAnsi="Times New Roman" w:cs="Times New Roman"/>
          </w:rPr>
          <w:t>detrimental effect</w:t>
        </w:r>
      </w:ins>
      <w:ins w:id="968" w:author="Andreu Rico Artero" w:date="2024-10-10T20:01:00Z" w16du:dateUtc="2024-10-10T18:01:00Z">
        <w:r w:rsidR="008279E9">
          <w:rPr>
            <w:rFonts w:ascii="Times New Roman" w:hAnsi="Times New Roman" w:cs="Times New Roman"/>
          </w:rPr>
          <w:t>s</w:t>
        </w:r>
      </w:ins>
      <w:ins w:id="969" w:author="Andreu Rico Artero" w:date="2024-10-10T20:00:00Z" w16du:dateUtc="2024-10-10T18:00:00Z">
        <w:r w:rsidR="008279E9">
          <w:rPr>
            <w:rFonts w:ascii="Times New Roman" w:hAnsi="Times New Roman" w:cs="Times New Roman"/>
          </w:rPr>
          <w:t xml:space="preserve"> on </w:t>
        </w:r>
      </w:ins>
      <w:ins w:id="970" w:author="Francesco Polazzo" w:date="2024-10-08T08:51:00Z" w16du:dateUtc="2024-10-08T06:51:00Z">
        <w:del w:id="971" w:author="Andreu Rico Artero" w:date="2024-10-10T20:00:00Z" w16du:dateUtc="2024-10-10T18:00:00Z">
          <w:r w:rsidRPr="0070303B" w:rsidDel="008279E9">
            <w:rPr>
              <w:rFonts w:ascii="Times New Roman" w:hAnsi="Times New Roman" w:cs="Times New Roman"/>
            </w:rPr>
            <w:delText xml:space="preserve">e detrimental effects of HWs on </w:delText>
          </w:r>
        </w:del>
        <w:r w:rsidRPr="0070303B">
          <w:rPr>
            <w:rFonts w:ascii="Times New Roman" w:hAnsi="Times New Roman" w:cs="Times New Roman"/>
          </w:rPr>
          <w:t xml:space="preserve">aquatic ecosystems </w:t>
        </w:r>
        <w:r w:rsidRPr="0070303B">
          <w:rPr>
            <w:rFonts w:ascii="Times New Roman" w:hAnsi="Times New Roman" w:cs="Times New Roman"/>
          </w:rPr>
          <w:fldChar w:fldCharType="begin"/>
        </w:r>
        <w:r w:rsidRPr="0070303B">
          <w:rPr>
            <w:rFonts w:ascii="Times New Roman" w:hAnsi="Times New Roman" w:cs="Times New Roman"/>
          </w:rPr>
          <w:instrText xml:space="preserve"> ADDIN ZOTERO_ITEM CSL_CITATION {"citationID":"BF2zFmBs","properties":{"formattedCitation":"(Hermann {\\i{}et al.} 2023, 2024; Polazzo {\\i{}et al.} 2022; Ross {\\i{}et al.} 2021)","plainCitation":"(Hermann et al. 2023, 2024; Polazzo et al. 2022; Ross et al. 2021)","noteIndex":0},"citationItems":[{"id":1865,"uris":["http://zotero.org/users/10426170/items/HDIQISPY"],"itemData":{"id":1865,"type":"article-journal","abstract":"Climate impacts of elevated temperatures and more severe and frequent weather extremes like heatwaves are globally becoming discernible on nature. While a mechanistic understanding is pivotal for ecosystem management, stressors like pesticides may interact with warming, leading to unpredictable effects on freshwater ecosystems. These multiple stressor studies are scarce and experimental designs often lack environmental realism. To investigate the multiple stressor effects, we conducted a microcosm experiment for 48 days comprising benthic macroinvertebrates, zooplankton, phytoplankton, macrophytes, and microbes. The fungicide carbendazim (100 μg/L) was investigated combined with temperature scenarios representing elevated temperatures (+4 °C) or heatwaves (+0 to +8 °C), both applied with similar energy input on a daily fluctuating ambient temperature (18 °C ± 1.5 °C), which served as control. Measurements showed the highest carbendazim dissipation in water under heatwaves followed by elevated and ambient temperatures. Average carbendazim concentrations were about 50% in water and 16% in sediment of the nominal concentration. In both heated cosms, zooplankton community dynamics revealed an unexpected shift from Rotifera to Cladocera and Copepoda nauplii, indicating variations in their thermal sensitivity, tolerance and resilience. Notably, warming and heatwaves shaped community responses similarly, suggesting heat intensity rather than distribution patterns determined the community structure. Heatwaves led to significant early and longer-lasting adverse effects that were exacerbated over time with Cladocera and Copepoda being most sensitive likely due to significant carbendazim interactions. Finally, a structural equation model demonstrated significant relationships between zooplankton and macrophytes and significantly negative carbendazim effects on zooplankton, whereas positive on macroinvertebrate abundances. The relationship between macroinvertebrate feeding and abundance was masked by significantly temperature-affected microbial leaf litter decomposition. Despite the thermal tolerance of zooplankton communities, our study highlights an increased pesticide threat under temperature extremes. More intense heatwaves are thus likely to cause significant alterations in community assemblages which will adversely affect ecosystem's processes and functions.","container-title":"Environmental Pollution","DOI":"10.1016/j.envpol.2023.121498","ISSN":"0269-7491","journalAbbreviation":"Environmental Pollution","language":"en","page":"121498","source":"ScienceDirect","title":"Heatwaves, elevated temperatures, and a pesticide cause interactive effects on multi-trophic levels of a freshwater ecosystem","volume":"327","author":[{"family":"Hermann","given":"Markus"},{"family":"Peeters","given":"Edwin T. H. M."},{"family":"Van den Brink","given":"Paul J."}],"issued":{"date-parts":[["2023",6,15]]}}},{"id":2654,"uris":["http://zotero.org/users/10426170/items/7LFIZCI2"],"itemData":{"id":2654,"type":"article-journal","abstract":"Ongoing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C."}],"issued":{"date-parts":[["2022"]]}}},{"id":31,"uris":["http://zotero.org/users/10426170/items/7L3INQI5"],"itemData":{"id":31,"type":"article-journal","container-title":"Global Change Biology","DOI":"10.1111/gcb.15956","ISSN":"1354-1013","issue":"October","page":"1-14","title":"Predators mitigate the destabilising effects of heatwaves on multitrophic stream communities","author":[{"family":"Ross","given":"Samuel R. P.‐J."},{"family":"García Molinos","given":"Jorge"},{"family":"Okuda","given":"Atsushi"},{"family":"Johnstone","given":"Jackson"},{"family":"Atsumi","given":"Keisuke"},{"family":"Futamura","given":"Ryo"},{"family":"Williams","given":"Maureen A."},{"family":"Matsuoka","given":"Yuichi"},{"family":"Uchida","given":"Jiro"},{"family":"Kumikawa","given":"Shoji"},{"family":"Sugiyama","given":"Hiroshi"},{"family":"Kishida","given":"Osamu"},{"family":"Donohue","given":"Ian"}],"issued":{"date-parts":[["2021"]]}}}],"schema":"https://github.com/citation-style-language/schema/raw/master/csl-citation.json"} </w:instrText>
        </w:r>
        <w:r w:rsidRPr="0070303B">
          <w:rPr>
            <w:rFonts w:ascii="Times New Roman" w:hAnsi="Times New Roman" w:cs="Times New Roman"/>
          </w:rPr>
          <w:fldChar w:fldCharType="separate"/>
        </w:r>
        <w:r w:rsidRPr="0070303B">
          <w:rPr>
            <w:rFonts w:ascii="Times New Roman" w:hAnsi="Times New Roman" w:cs="Times New Roman"/>
          </w:rPr>
          <w:t xml:space="preserve">(Hermann </w:t>
        </w:r>
        <w:r w:rsidRPr="0070303B">
          <w:rPr>
            <w:rFonts w:ascii="Times New Roman" w:hAnsi="Times New Roman" w:cs="Times New Roman"/>
            <w:i/>
            <w:iCs/>
          </w:rPr>
          <w:t>et al.</w:t>
        </w:r>
        <w:r w:rsidRPr="0070303B">
          <w:rPr>
            <w:rFonts w:ascii="Times New Roman" w:hAnsi="Times New Roman" w:cs="Times New Roman"/>
          </w:rPr>
          <w:t xml:space="preserve"> 2023, 2024; Polazzo </w:t>
        </w:r>
        <w:r w:rsidRPr="0070303B">
          <w:rPr>
            <w:rFonts w:ascii="Times New Roman" w:hAnsi="Times New Roman" w:cs="Times New Roman"/>
            <w:i/>
            <w:iCs/>
          </w:rPr>
          <w:t>et al.</w:t>
        </w:r>
        <w:r w:rsidRPr="0070303B">
          <w:rPr>
            <w:rFonts w:ascii="Times New Roman" w:hAnsi="Times New Roman" w:cs="Times New Roman"/>
          </w:rPr>
          <w:t xml:space="preserve"> 2022; Ross </w:t>
        </w:r>
        <w:r w:rsidRPr="0070303B">
          <w:rPr>
            <w:rFonts w:ascii="Times New Roman" w:hAnsi="Times New Roman" w:cs="Times New Roman"/>
            <w:i/>
            <w:iCs/>
          </w:rPr>
          <w:t>et al.</w:t>
        </w:r>
        <w:r w:rsidRPr="0070303B">
          <w:rPr>
            <w:rFonts w:ascii="Times New Roman" w:hAnsi="Times New Roman" w:cs="Times New Roman"/>
          </w:rPr>
          <w:t xml:space="preserve"> 2021)</w:t>
        </w:r>
        <w:r w:rsidRPr="0070303B">
          <w:rPr>
            <w:rFonts w:ascii="Times New Roman" w:hAnsi="Times New Roman" w:cs="Times New Roman"/>
          </w:rPr>
          <w:fldChar w:fldCharType="end"/>
        </w:r>
        <w:r w:rsidRPr="0070303B">
          <w:rPr>
            <w:rFonts w:ascii="Times New Roman" w:hAnsi="Times New Roman" w:cs="Times New Roman"/>
          </w:rPr>
          <w:t>. Critically, we show that a series of three, repeated HWs can erode the resilience of phytoplankton communities in freshwater ecosystems</w:t>
        </w:r>
        <w:r>
          <w:rPr>
            <w:rFonts w:ascii="Times New Roman" w:hAnsi="Times New Roman" w:cs="Times New Roman"/>
          </w:rPr>
          <w:t>.</w:t>
        </w:r>
      </w:ins>
      <w:ins w:id="972" w:author="Andreu Rico Artero" w:date="2024-10-10T19:59:00Z" w16du:dateUtc="2024-10-10T17:59:00Z">
        <w:r w:rsidR="008279E9">
          <w:rPr>
            <w:rFonts w:ascii="Times New Roman" w:hAnsi="Times New Roman" w:cs="Times New Roman"/>
          </w:rPr>
          <w:t xml:space="preserve"> </w:t>
        </w:r>
      </w:ins>
    </w:p>
    <w:p w14:paraId="7D7B5BF2" w14:textId="583F14D8" w:rsidR="00AC2C4B" w:rsidRDefault="003E0E48">
      <w:pPr>
        <w:spacing w:line="480" w:lineRule="auto"/>
        <w:jc w:val="both"/>
        <w:rPr>
          <w:ins w:id="973" w:author="Francesco Polazzo" w:date="2024-10-08T11:10:00Z" w16du:dateUtc="2024-10-08T09:10:00Z"/>
          <w:rFonts w:ascii="Times New Roman" w:hAnsi="Times New Roman" w:cs="Times New Roman"/>
        </w:rPr>
        <w:pPrChange w:id="974" w:author="Andreu Rico Artero" w:date="2024-10-10T20:00:00Z" w16du:dateUtc="2024-10-10T18:00:00Z">
          <w:pPr>
            <w:spacing w:line="480" w:lineRule="auto"/>
          </w:pPr>
        </w:pPrChange>
      </w:pPr>
      <w:ins w:id="975" w:author="Francesco Polazzo" w:date="2024-10-08T08:51:00Z" w16du:dateUtc="2024-10-08T06:51:00Z">
        <w:del w:id="976" w:author="Andreu Rico Artero" w:date="2024-10-10T19:59:00Z" w16du:dateUtc="2024-10-10T17:59:00Z">
          <w:r w:rsidDel="008279E9">
            <w:rPr>
              <w:rFonts w:ascii="Times New Roman" w:hAnsi="Times New Roman" w:cs="Times New Roman"/>
            </w:rPr>
            <w:tab/>
          </w:r>
        </w:del>
        <w:r w:rsidRPr="00E603EC">
          <w:rPr>
            <w:rFonts w:ascii="Times New Roman" w:hAnsi="Times New Roman" w:cs="Times New Roman"/>
          </w:rPr>
          <w:t>The observed trend</w:t>
        </w:r>
        <w:del w:id="977" w:author="Andreu Rico Artero" w:date="2024-10-10T20:01:00Z" w16du:dateUtc="2024-10-10T18:01:00Z">
          <w:r w:rsidRPr="00E603EC" w:rsidDel="008279E9">
            <w:rPr>
              <w:rFonts w:ascii="Times New Roman" w:hAnsi="Times New Roman" w:cs="Times New Roman"/>
            </w:rPr>
            <w:delText>s</w:delText>
          </w:r>
        </w:del>
        <w:r w:rsidRPr="00E603EC">
          <w:rPr>
            <w:rFonts w:ascii="Times New Roman" w:hAnsi="Times New Roman" w:cs="Times New Roman"/>
          </w:rPr>
          <w:t xml:space="preserve"> in dissolved oxygen (DO) levels suggest a pattern of critical slowing down, indicated by the gradual reduction in recovery </w:t>
        </w:r>
        <w:del w:id="978" w:author="Andreu Rico Artero" w:date="2024-10-10T20:02:00Z" w16du:dateUtc="2024-10-10T18:02:00Z">
          <w:r w:rsidDel="008279E9">
            <w:rPr>
              <w:rFonts w:ascii="Times New Roman" w:hAnsi="Times New Roman" w:cs="Times New Roman"/>
            </w:rPr>
            <w:delText>trajectory</w:delText>
          </w:r>
          <w:r w:rsidRPr="00E603EC" w:rsidDel="008279E9">
            <w:rPr>
              <w:rFonts w:ascii="Times New Roman" w:hAnsi="Times New Roman" w:cs="Times New Roman"/>
            </w:rPr>
            <w:delText xml:space="preserve"> with</w:delText>
          </w:r>
        </w:del>
      </w:ins>
      <w:ins w:id="979" w:author="Andreu Rico Artero" w:date="2024-10-10T20:02:00Z" w16du:dateUtc="2024-10-10T18:02:00Z">
        <w:r w:rsidR="008279E9">
          <w:rPr>
            <w:rFonts w:ascii="Times New Roman" w:hAnsi="Times New Roman" w:cs="Times New Roman"/>
          </w:rPr>
          <w:t>after</w:t>
        </w:r>
      </w:ins>
      <w:ins w:id="980" w:author="Francesco Polazzo" w:date="2024-10-08T08:51:00Z" w16du:dateUtc="2024-10-08T06:51:00Z">
        <w:r w:rsidRPr="00E603EC">
          <w:rPr>
            <w:rFonts w:ascii="Times New Roman" w:hAnsi="Times New Roman" w:cs="Times New Roman"/>
          </w:rPr>
          <w:t xml:space="preserve"> repeated disturbances</w:t>
        </w:r>
      </w:ins>
      <w:ins w:id="981" w:author="Andreu Rico Artero" w:date="2024-10-10T20:24:00Z" w16du:dateUtc="2024-10-10T18:24:00Z">
        <w:r w:rsidR="003847F6">
          <w:rPr>
            <w:rFonts w:ascii="Times New Roman" w:hAnsi="Times New Roman" w:cs="Times New Roman"/>
          </w:rPr>
          <w:t>, which</w:t>
        </w:r>
      </w:ins>
      <w:ins w:id="982" w:author="Francesco Polazzo" w:date="2024-10-08T08:51:00Z" w16du:dateUtc="2024-10-08T06:51:00Z">
        <w:del w:id="983" w:author="Andreu Rico Artero" w:date="2024-10-10T20:24:00Z" w16du:dateUtc="2024-10-10T18:24:00Z">
          <w:r w:rsidRPr="00E603EC" w:rsidDel="003847F6">
            <w:rPr>
              <w:rFonts w:ascii="Times New Roman" w:hAnsi="Times New Roman" w:cs="Times New Roman"/>
            </w:rPr>
            <w:delText xml:space="preserve"> that</w:delText>
          </w:r>
        </w:del>
        <w:r>
          <w:rPr>
            <w:rFonts w:ascii="Times New Roman" w:hAnsi="Times New Roman" w:cs="Times New Roman"/>
          </w:rPr>
          <w:t xml:space="preserve"> eventually</w:t>
        </w:r>
        <w:r w:rsidRPr="00E603EC">
          <w:rPr>
            <w:rFonts w:ascii="Times New Roman" w:hAnsi="Times New Roman" w:cs="Times New Roman"/>
          </w:rPr>
          <w:t xml:space="preserve"> determined a</w:t>
        </w:r>
        <w:r>
          <w:rPr>
            <w:rFonts w:ascii="Times New Roman" w:hAnsi="Times New Roman" w:cs="Times New Roman"/>
          </w:rPr>
          <w:t xml:space="preserve">n </w:t>
        </w:r>
        <w:r w:rsidRPr="00E603EC">
          <w:rPr>
            <w:rFonts w:ascii="Times New Roman" w:hAnsi="Times New Roman" w:cs="Times New Roman"/>
          </w:rPr>
          <w:t>erosion of resilience (</w:t>
        </w:r>
        <w:proofErr w:type="spellStart"/>
        <w:r w:rsidRPr="00E603EC">
          <w:rPr>
            <w:rFonts w:ascii="Times New Roman" w:hAnsi="Times New Roman" w:cs="Times New Roman"/>
          </w:rPr>
          <w:t>Veraart</w:t>
        </w:r>
        <w:proofErr w:type="spellEnd"/>
        <w:r w:rsidRPr="00E603EC">
          <w:rPr>
            <w:rFonts w:ascii="Times New Roman" w:hAnsi="Times New Roman" w:cs="Times New Roman"/>
          </w:rPr>
          <w:t xml:space="preserve"> et al. 2012)</w:t>
        </w:r>
        <w:r>
          <w:rPr>
            <w:rFonts w:ascii="Times New Roman" w:hAnsi="Times New Roman" w:cs="Times New Roman"/>
          </w:rPr>
          <w:t xml:space="preserve">. </w:t>
        </w:r>
      </w:ins>
      <w:ins w:id="984" w:author="Francesco Polazzo" w:date="2024-10-11T11:03:00Z">
        <w:r w:rsidR="00770892" w:rsidRPr="00770892">
          <w:rPr>
            <w:rFonts w:ascii="Times New Roman" w:hAnsi="Times New Roman" w:cs="Times New Roman"/>
          </w:rPr>
          <w:t>It is important to note that the positive resilience value following the second heatwave was driven solely by the high dissolved oxygen (DO) concentration on day 10</w:t>
        </w:r>
      </w:ins>
      <w:ins w:id="985" w:author="Francesco Polazzo" w:date="2024-10-11T11:03:00Z" w16du:dateUtc="2024-10-11T09:03:00Z">
        <w:r w:rsidR="00770892">
          <w:rPr>
            <w:rFonts w:ascii="Times New Roman" w:hAnsi="Times New Roman" w:cs="Times New Roman"/>
          </w:rPr>
          <w:t>, which was much higher than DO in control mesocosms</w:t>
        </w:r>
      </w:ins>
      <w:ins w:id="986" w:author="Francesco Polazzo" w:date="2024-10-11T11:03:00Z">
        <w:r w:rsidR="00770892" w:rsidRPr="00770892">
          <w:rPr>
            <w:rFonts w:ascii="Times New Roman" w:hAnsi="Times New Roman" w:cs="Times New Roman"/>
          </w:rPr>
          <w:t>. This led to a positive resilience measurement</w:t>
        </w:r>
      </w:ins>
      <w:ins w:id="987" w:author="Francesco Polazzo" w:date="2024-10-11T11:04:00Z" w16du:dateUtc="2024-10-11T09:04:00Z">
        <w:r w:rsidR="00770892">
          <w:rPr>
            <w:rFonts w:ascii="Times New Roman" w:hAnsi="Times New Roman" w:cs="Times New Roman"/>
          </w:rPr>
          <w:t xml:space="preserve"> after the second HW</w:t>
        </w:r>
      </w:ins>
      <w:ins w:id="988" w:author="Francesco Polazzo" w:date="2024-10-11T11:03:00Z">
        <w:r w:rsidR="00770892" w:rsidRPr="00770892">
          <w:rPr>
            <w:rFonts w:ascii="Times New Roman" w:hAnsi="Times New Roman" w:cs="Times New Roman"/>
          </w:rPr>
          <w:t xml:space="preserve">, despite the DO concentration on day 24 being </w:t>
        </w:r>
        <w:proofErr w:type="gramStart"/>
        <w:r w:rsidR="00770892" w:rsidRPr="00770892">
          <w:rPr>
            <w:rFonts w:ascii="Times New Roman" w:hAnsi="Times New Roman" w:cs="Times New Roman"/>
          </w:rPr>
          <w:t>similar to</w:t>
        </w:r>
        <w:proofErr w:type="gramEnd"/>
        <w:r w:rsidR="00770892" w:rsidRPr="00770892">
          <w:rPr>
            <w:rFonts w:ascii="Times New Roman" w:hAnsi="Times New Roman" w:cs="Times New Roman"/>
          </w:rPr>
          <w:t xml:space="preserve"> that in the control mesocosm. Overall, we observed a gradual decline in DO levels after each heatwave (Fig. 2a).</w:t>
        </w:r>
      </w:ins>
      <w:commentRangeStart w:id="989"/>
      <w:ins w:id="990" w:author="Andreu Rico Artero" w:date="2024-10-10T20:02:00Z" w16du:dateUtc="2024-10-10T18:02:00Z">
        <w:del w:id="991" w:author="Francesco Polazzo" w:date="2024-10-11T11:03:00Z" w16du:dateUtc="2024-10-11T09:03:00Z">
          <w:r w:rsidR="00963749" w:rsidDel="00770892">
            <w:rPr>
              <w:rFonts w:ascii="Times New Roman" w:hAnsi="Times New Roman" w:cs="Times New Roman"/>
            </w:rPr>
            <w:delText>nr</w:delText>
          </w:r>
        </w:del>
      </w:ins>
      <w:ins w:id="992" w:author="Andreu Rico Artero" w:date="2024-10-10T20:03:00Z" w16du:dateUtc="2024-10-10T18:03:00Z">
        <w:del w:id="993" w:author="Francesco Polazzo" w:date="2024-10-11T11:03:00Z" w16du:dateUtc="2024-10-11T09:03:00Z">
          <w:r w:rsidR="00963749" w:rsidDel="00770892">
            <w:rPr>
              <w:rFonts w:ascii="Times New Roman" w:hAnsi="Times New Roman" w:cs="Times New Roman"/>
            </w:rPr>
            <w:delText>,</w:delText>
          </w:r>
        </w:del>
      </w:ins>
      <w:commentRangeEnd w:id="989"/>
      <w:del w:id="994" w:author="Francesco Polazzo" w:date="2024-10-11T11:03:00Z" w16du:dateUtc="2024-10-11T09:03:00Z">
        <w:r w:rsidR="00963749" w:rsidDel="00770892">
          <w:rPr>
            <w:rStyle w:val="CommentReference"/>
          </w:rPr>
          <w:commentReference w:id="989"/>
        </w:r>
      </w:del>
    </w:p>
    <w:p w14:paraId="54A19D2A" w14:textId="5EA28995" w:rsidR="003E0E48" w:rsidRPr="00AC2C4B" w:rsidRDefault="00AC2C4B">
      <w:pPr>
        <w:spacing w:line="480" w:lineRule="auto"/>
        <w:jc w:val="both"/>
        <w:rPr>
          <w:ins w:id="995" w:author="Francesco Polazzo" w:date="2024-10-08T08:51:00Z" w16du:dateUtc="2024-10-08T06:51:00Z"/>
          <w:rFonts w:ascii="Times New Roman" w:hAnsi="Times New Roman" w:cs="Times New Roman"/>
        </w:rPr>
        <w:pPrChange w:id="996" w:author="Andreu Rico Artero" w:date="2024-10-10T20:00:00Z" w16du:dateUtc="2024-10-10T18:00:00Z">
          <w:pPr>
            <w:spacing w:line="480" w:lineRule="auto"/>
          </w:pPr>
        </w:pPrChange>
      </w:pPr>
      <w:ins w:id="997" w:author="Francesco Polazzo" w:date="2024-10-08T11:10:00Z" w16du:dateUtc="2024-10-08T09:10:00Z">
        <w:r>
          <w:rPr>
            <w:rFonts w:ascii="Times New Roman" w:hAnsi="Times New Roman" w:cs="Times New Roman"/>
          </w:rPr>
          <w:t>HWs</w:t>
        </w:r>
        <w:r w:rsidRPr="00AC2C4B">
          <w:rPr>
            <w:rFonts w:ascii="Times New Roman" w:hAnsi="Times New Roman" w:cs="Times New Roman"/>
          </w:rPr>
          <w:t xml:space="preserve"> can cause abrupt increases</w:t>
        </w:r>
        <w:r>
          <w:rPr>
            <w:rFonts w:ascii="Times New Roman" w:hAnsi="Times New Roman" w:cs="Times New Roman"/>
          </w:rPr>
          <w:t xml:space="preserve"> i</w:t>
        </w:r>
        <w:r w:rsidRPr="00AC2C4B">
          <w:rPr>
            <w:rFonts w:ascii="Times New Roman" w:hAnsi="Times New Roman" w:cs="Times New Roman"/>
          </w:rPr>
          <w:t>n</w:t>
        </w:r>
        <w:r>
          <w:rPr>
            <w:rFonts w:ascii="Times New Roman" w:hAnsi="Times New Roman" w:cs="Times New Roman"/>
          </w:rPr>
          <w:t xml:space="preserve"> </w:t>
        </w:r>
        <w:del w:id="998" w:author="Andreu Rico Artero" w:date="2024-10-10T20:05:00Z" w16du:dateUtc="2024-10-10T18:05:00Z">
          <w:r w:rsidRPr="00AC2C4B" w:rsidDel="00963749">
            <w:rPr>
              <w:rFonts w:ascii="Times New Roman" w:hAnsi="Times New Roman" w:cs="Times New Roman"/>
            </w:rPr>
            <w:delText>O</w:delText>
          </w:r>
          <w:r w:rsidRPr="00AC2C4B" w:rsidDel="00963749">
            <w:rPr>
              <w:rFonts w:ascii="Times New Roman" w:hAnsi="Times New Roman" w:cs="Times New Roman"/>
              <w:vertAlign w:val="subscript"/>
              <w:rPrChange w:id="999" w:author="Francesco Polazzo" w:date="2024-10-08T11:10:00Z" w16du:dateUtc="2024-10-08T09:10:00Z">
                <w:rPr>
                  <w:rFonts w:ascii="Times New Roman" w:hAnsi="Times New Roman" w:cs="Times New Roman"/>
                </w:rPr>
              </w:rPrChange>
            </w:rPr>
            <w:delText>2</w:delText>
          </w:r>
        </w:del>
      </w:ins>
      <w:ins w:id="1000" w:author="Andreu Rico Artero" w:date="2024-10-10T20:05:00Z" w16du:dateUtc="2024-10-10T18:05:00Z">
        <w:r w:rsidR="00963749">
          <w:rPr>
            <w:rFonts w:ascii="Times New Roman" w:hAnsi="Times New Roman" w:cs="Times New Roman"/>
          </w:rPr>
          <w:t>DO</w:t>
        </w:r>
      </w:ins>
      <w:ins w:id="1001" w:author="Francesco Polazzo" w:date="2024-10-08T11:10:00Z" w16du:dateUtc="2024-10-08T09:10:00Z">
        <w:r>
          <w:rPr>
            <w:rFonts w:ascii="Times New Roman" w:hAnsi="Times New Roman" w:cs="Times New Roman"/>
          </w:rPr>
          <w:t xml:space="preserve"> </w:t>
        </w:r>
        <w:r w:rsidRPr="00AC2C4B">
          <w:rPr>
            <w:rFonts w:ascii="Times New Roman" w:hAnsi="Times New Roman" w:cs="Times New Roman"/>
          </w:rPr>
          <w:t>consumption</w:t>
        </w:r>
      </w:ins>
      <w:ins w:id="1002" w:author="Francesco Polazzo" w:date="2024-10-08T11:11:00Z" w16du:dateUtc="2024-10-08T09:11: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{"citationID":"uS1Zrq4s","properties":{"formattedCitation":"(Yvon-Durocher {\\i{}et al.} 2012)","plainCitation":"(Yvon-Durocher et al. 2012)","noteIndex":0},"citationItems":[{"id":2806,"uris":["http://zotero.org/users/10426170/items/I34EQXNI"],"itemData":{"id":2806,"type":"article-journal","abstract":"The sensitivity of ecosystem respiration to seasonal changes in temperature is shown to be remarkably similar for a wide range of ecosystem types spanning the globe; however, terrestrial and aquatic ecosystems differ markedly in their temperature sensitivity over annual timescales.","container-title":"Nature","DOI":"10.1038/nature11205","ISSN":"1476-4687","issue":"7408","language":"en","license":"2012 Springer Nature Limited","note":"publisher: Nature Publishing Group","page":"472-476","source":"www.nature.com","title":"Reconciling the temperature dependence of respiration across timescales and ecosystem types","volume":"487","author":[{"family":"Yvon-Durocher","given":"Gabriel"},{"family":"Caffrey","given":"Jane M."},{"family":"Cescatti","given":"Alessandro"},{"family":"Dossena","given":"Matteo"},{"family":"Giorgio","given":"Paul","dropping-particle":"del"},{"family":"Gasol","given":"Josep M."},{"family":"Montoya","given":"José M."},{"family":"Pumpanen","given":"Jukka"},{"family":"Staehr","given":"Peter A."},{"family":"Trimmer","given":"Mark"},{"family":"Woodward","given":"Guy"},{"family":"Allen","given":"Andrew P."}],"issued":{"date-parts":[["2012",7]]}}}],"schema":"https://github.com/citation-style-language/schema/raw/master/csl-citation.json"} </w:instrText>
      </w:r>
      <w:r>
        <w:rPr>
          <w:rFonts w:ascii="Times New Roman" w:hAnsi="Times New Roman" w:cs="Times New Roman"/>
        </w:rPr>
        <w:fldChar w:fldCharType="separate"/>
      </w:r>
      <w:r w:rsidRPr="00AC2C4B">
        <w:rPr>
          <w:rFonts w:ascii="Times New Roman" w:hAnsi="Times New Roman" w:cs="Times New Roman"/>
          <w:kern w:val="0"/>
        </w:rPr>
        <w:t xml:space="preserve">(Yvon-Durocher </w:t>
      </w:r>
      <w:r w:rsidRPr="00AC2C4B">
        <w:rPr>
          <w:rFonts w:ascii="Times New Roman" w:hAnsi="Times New Roman" w:cs="Times New Roman"/>
          <w:i/>
          <w:iCs/>
          <w:kern w:val="0"/>
        </w:rPr>
        <w:t>et al.</w:t>
      </w:r>
      <w:r w:rsidRPr="00AC2C4B">
        <w:rPr>
          <w:rFonts w:ascii="Times New Roman" w:hAnsi="Times New Roman" w:cs="Times New Roman"/>
          <w:kern w:val="0"/>
        </w:rPr>
        <w:t xml:space="preserve"> 2012)</w:t>
      </w:r>
      <w:r>
        <w:rPr>
          <w:rFonts w:ascii="Times New Roman" w:hAnsi="Times New Roman" w:cs="Times New Roman"/>
        </w:rPr>
        <w:fldChar w:fldCharType="end"/>
      </w:r>
      <w:ins w:id="1003" w:author="Francesco Polazzo" w:date="2024-10-08T11:10:00Z" w16du:dateUtc="2024-10-08T09:10:00Z">
        <w:r>
          <w:rPr>
            <w:rFonts w:ascii="Times New Roman" w:hAnsi="Times New Roman" w:cs="Times New Roman"/>
          </w:rPr>
          <w:t xml:space="preserve">, </w:t>
        </w:r>
        <w:r w:rsidRPr="00AC2C4B">
          <w:rPr>
            <w:rFonts w:ascii="Times New Roman" w:hAnsi="Times New Roman" w:cs="Times New Roman"/>
          </w:rPr>
          <w:t>ultimately</w:t>
        </w:r>
      </w:ins>
      <w:ins w:id="1004" w:author="Francesco Polazzo" w:date="2024-10-08T11:11:00Z" w16du:dateUtc="2024-10-08T09:11:00Z">
        <w:r>
          <w:rPr>
            <w:rFonts w:ascii="Times New Roman" w:hAnsi="Times New Roman" w:cs="Times New Roman"/>
          </w:rPr>
          <w:t xml:space="preserve"> </w:t>
        </w:r>
      </w:ins>
      <w:ins w:id="1005" w:author="Francesco Polazzo" w:date="2024-10-08T11:10:00Z" w16du:dateUtc="2024-10-08T09:10:00Z">
        <w:r w:rsidRPr="00AC2C4B">
          <w:rPr>
            <w:rFonts w:ascii="Times New Roman" w:hAnsi="Times New Roman" w:cs="Times New Roman"/>
          </w:rPr>
          <w:t>modifying</w:t>
        </w:r>
      </w:ins>
      <w:ins w:id="1006" w:author="Francesco Polazzo" w:date="2024-10-08T11:11:00Z" w16du:dateUtc="2024-10-08T09:11:00Z">
        <w:r>
          <w:rPr>
            <w:rFonts w:ascii="Times New Roman" w:hAnsi="Times New Roman" w:cs="Times New Roman"/>
          </w:rPr>
          <w:t xml:space="preserve"> </w:t>
        </w:r>
      </w:ins>
      <w:ins w:id="1007" w:author="Francesco Polazzo" w:date="2024-10-08T11:10:00Z" w16du:dateUtc="2024-10-08T09:10:00Z">
        <w:r w:rsidRPr="00AC2C4B">
          <w:rPr>
            <w:rFonts w:ascii="Times New Roman" w:hAnsi="Times New Roman" w:cs="Times New Roman"/>
          </w:rPr>
          <w:t>the</w:t>
        </w:r>
      </w:ins>
      <w:ins w:id="1008" w:author="Francesco Polazzo" w:date="2024-10-08T11:11:00Z" w16du:dateUtc="2024-10-08T09:11:00Z">
        <w:r>
          <w:rPr>
            <w:rFonts w:ascii="Times New Roman" w:hAnsi="Times New Roman" w:cs="Times New Roman"/>
          </w:rPr>
          <w:t xml:space="preserve"> </w:t>
        </w:r>
      </w:ins>
      <w:ins w:id="1009" w:author="Francesco Polazzo" w:date="2024-10-08T11:10:00Z" w16du:dateUtc="2024-10-08T09:10:00Z">
        <w:r w:rsidRPr="00AC2C4B">
          <w:rPr>
            <w:rFonts w:ascii="Times New Roman" w:hAnsi="Times New Roman" w:cs="Times New Roman"/>
          </w:rPr>
          <w:t>hourly</w:t>
        </w:r>
      </w:ins>
      <w:ins w:id="1010" w:author="Francesco Polazzo" w:date="2024-10-08T11:11:00Z" w16du:dateUtc="2024-10-08T09:11:00Z">
        <w:r>
          <w:rPr>
            <w:rFonts w:ascii="Times New Roman" w:hAnsi="Times New Roman" w:cs="Times New Roman"/>
          </w:rPr>
          <w:t xml:space="preserve"> </w:t>
        </w:r>
      </w:ins>
      <w:ins w:id="1011" w:author="Francesco Polazzo" w:date="2024-10-08T11:10:00Z" w16du:dateUtc="2024-10-08T09:10:00Z">
        <w:r w:rsidRPr="00AC2C4B">
          <w:rPr>
            <w:rFonts w:ascii="Times New Roman" w:hAnsi="Times New Roman" w:cs="Times New Roman"/>
          </w:rPr>
          <w:t>amplitude</w:t>
        </w:r>
      </w:ins>
      <w:ins w:id="1012" w:author="Francesco Polazzo" w:date="2024-10-08T11:11:00Z" w16du:dateUtc="2024-10-08T09:11:00Z">
        <w:r>
          <w:rPr>
            <w:rFonts w:ascii="Times New Roman" w:hAnsi="Times New Roman" w:cs="Times New Roman"/>
          </w:rPr>
          <w:t xml:space="preserve"> </w:t>
        </w:r>
      </w:ins>
      <w:ins w:id="1013" w:author="Francesco Polazzo" w:date="2024-10-08T11:10:00Z" w16du:dateUtc="2024-10-08T09:10:00Z">
        <w:r w:rsidRPr="00AC2C4B">
          <w:rPr>
            <w:rFonts w:ascii="Times New Roman" w:hAnsi="Times New Roman" w:cs="Times New Roman"/>
          </w:rPr>
          <w:t>of</w:t>
        </w:r>
      </w:ins>
      <w:ins w:id="1014" w:author="Francesco Polazzo" w:date="2024-10-08T11:11:00Z" w16du:dateUtc="2024-10-08T09:11:00Z">
        <w:r>
          <w:rPr>
            <w:rFonts w:ascii="Times New Roman" w:hAnsi="Times New Roman" w:cs="Times New Roman"/>
          </w:rPr>
          <w:t xml:space="preserve"> t</w:t>
        </w:r>
      </w:ins>
      <w:ins w:id="1015" w:author="Francesco Polazzo" w:date="2024-10-08T11:10:00Z" w16du:dateUtc="2024-10-08T09:10:00Z">
        <w:r w:rsidRPr="00AC2C4B">
          <w:rPr>
            <w:rFonts w:ascii="Times New Roman" w:hAnsi="Times New Roman" w:cs="Times New Roman"/>
          </w:rPr>
          <w:t>he</w:t>
        </w:r>
      </w:ins>
      <w:ins w:id="1016" w:author="Francesco Polazzo" w:date="2024-10-08T11:11:00Z" w16du:dateUtc="2024-10-08T09:11:00Z">
        <w:r>
          <w:rPr>
            <w:rFonts w:ascii="Times New Roman" w:hAnsi="Times New Roman" w:cs="Times New Roman"/>
          </w:rPr>
          <w:t xml:space="preserve"> </w:t>
        </w:r>
      </w:ins>
      <w:ins w:id="1017" w:author="Francesco Polazzo" w:date="2024-10-08T11:10:00Z" w16du:dateUtc="2024-10-08T09:10:00Z">
        <w:r w:rsidRPr="00AC2C4B">
          <w:rPr>
            <w:rFonts w:ascii="Times New Roman" w:hAnsi="Times New Roman" w:cs="Times New Roman"/>
          </w:rPr>
          <w:t>balance</w:t>
        </w:r>
      </w:ins>
      <w:ins w:id="1018" w:author="Francesco Polazzo" w:date="2024-10-08T11:11:00Z" w16du:dateUtc="2024-10-08T09:11:00Z">
        <w:r>
          <w:rPr>
            <w:rFonts w:ascii="Times New Roman" w:hAnsi="Times New Roman" w:cs="Times New Roman"/>
          </w:rPr>
          <w:t xml:space="preserve"> </w:t>
        </w:r>
      </w:ins>
      <w:ins w:id="1019" w:author="Francesco Polazzo" w:date="2024-10-08T11:10:00Z" w16du:dateUtc="2024-10-08T09:10:00Z">
        <w:r w:rsidRPr="00AC2C4B">
          <w:rPr>
            <w:rFonts w:ascii="Times New Roman" w:hAnsi="Times New Roman" w:cs="Times New Roman"/>
          </w:rPr>
          <w:t xml:space="preserve">between </w:t>
        </w:r>
        <w:del w:id="1020" w:author="Andreu Rico Artero" w:date="2024-10-10T20:05:00Z" w16du:dateUtc="2024-10-10T18:05:00Z">
          <w:r w:rsidRPr="00AC2C4B" w:rsidDel="00963749">
            <w:rPr>
              <w:rFonts w:ascii="Times New Roman" w:hAnsi="Times New Roman" w:cs="Times New Roman"/>
            </w:rPr>
            <w:delText>CO</w:delText>
          </w:r>
          <w:r w:rsidRPr="00AC2C4B" w:rsidDel="00963749">
            <w:rPr>
              <w:rFonts w:ascii="Times New Roman" w:hAnsi="Times New Roman" w:cs="Times New Roman"/>
              <w:vertAlign w:val="subscript"/>
              <w:rPrChange w:id="1021" w:author="Francesco Polazzo" w:date="2024-10-08T11:11:00Z" w16du:dateUtc="2024-10-08T09:11:00Z">
                <w:rPr>
                  <w:rFonts w:ascii="Times New Roman" w:hAnsi="Times New Roman" w:cs="Times New Roman"/>
                </w:rPr>
              </w:rPrChange>
            </w:rPr>
            <w:delText>2</w:delText>
          </w:r>
          <w:r w:rsidRPr="00AC2C4B" w:rsidDel="00963749">
            <w:rPr>
              <w:rFonts w:ascii="Times New Roman" w:hAnsi="Times New Roman" w:cs="Times New Roman"/>
            </w:rPr>
            <w:delText xml:space="preserve"> and O</w:delText>
          </w:r>
          <w:r w:rsidRPr="00AC2C4B" w:rsidDel="00963749">
            <w:rPr>
              <w:rFonts w:ascii="Times New Roman" w:hAnsi="Times New Roman" w:cs="Times New Roman"/>
              <w:vertAlign w:val="subscript"/>
              <w:rPrChange w:id="1022" w:author="Francesco Polazzo" w:date="2024-10-08T11:12:00Z" w16du:dateUtc="2024-10-08T09:12:00Z">
                <w:rPr>
                  <w:rFonts w:ascii="Times New Roman" w:hAnsi="Times New Roman" w:cs="Times New Roman"/>
                </w:rPr>
              </w:rPrChange>
            </w:rPr>
            <w:delText>2</w:delText>
          </w:r>
        </w:del>
      </w:ins>
      <w:ins w:id="1023" w:author="Andreu Rico Artero" w:date="2024-10-10T20:05:00Z" w16du:dateUtc="2024-10-10T18:05:00Z">
        <w:r w:rsidR="00963749">
          <w:rPr>
            <w:rFonts w:ascii="Times New Roman" w:hAnsi="Times New Roman" w:cs="Times New Roman"/>
          </w:rPr>
          <w:t>carbon dioxide and DO</w:t>
        </w:r>
      </w:ins>
      <w:ins w:id="1024" w:author="Francesco Polazzo" w:date="2024-10-08T11:10:00Z" w16du:dateUtc="2024-10-08T09:10:00Z">
        <w:r w:rsidRPr="00AC2C4B">
          <w:rPr>
            <w:rFonts w:ascii="Times New Roman" w:hAnsi="Times New Roman" w:cs="Times New Roman"/>
          </w:rPr>
          <w:t xml:space="preserve"> without altering the diurnal frequency of the lake metabolism cycle.</w:t>
        </w:r>
      </w:ins>
      <w:ins w:id="1025" w:author="Francesco Polazzo" w:date="2024-10-08T11:12:00Z" w16du:dateUtc="2024-10-08T09:12:00Z">
        <w:r>
          <w:rPr>
            <w:rFonts w:ascii="Times New Roman" w:hAnsi="Times New Roman" w:cs="Times New Roman"/>
          </w:rPr>
          <w:t xml:space="preserve"> The increased </w:t>
        </w:r>
        <w:del w:id="1026" w:author="Andreu Rico Artero" w:date="2024-10-10T20:05:00Z" w16du:dateUtc="2024-10-10T18:05:00Z">
          <w:r w:rsidDel="00963749">
            <w:rPr>
              <w:rFonts w:ascii="Times New Roman" w:hAnsi="Times New Roman" w:cs="Times New Roman"/>
            </w:rPr>
            <w:delText>O</w:delText>
          </w:r>
          <w:r w:rsidDel="00963749">
            <w:rPr>
              <w:rFonts w:ascii="Times New Roman" w:hAnsi="Times New Roman" w:cs="Times New Roman"/>
              <w:vertAlign w:val="subscript"/>
            </w:rPr>
            <w:delText>2</w:delText>
          </w:r>
        </w:del>
      </w:ins>
      <w:ins w:id="1027" w:author="Andreu Rico Artero" w:date="2024-10-10T20:05:00Z" w16du:dateUtc="2024-10-10T18:05:00Z">
        <w:r w:rsidR="00963749">
          <w:rPr>
            <w:rFonts w:ascii="Times New Roman" w:hAnsi="Times New Roman" w:cs="Times New Roman"/>
          </w:rPr>
          <w:t>DO</w:t>
        </w:r>
      </w:ins>
      <w:ins w:id="1028" w:author="Francesco Polazzo" w:date="2024-10-08T11:12:00Z" w16du:dateUtc="2024-10-08T09:12:00Z">
        <w:r>
          <w:rPr>
            <w:rFonts w:ascii="Times New Roman" w:hAnsi="Times New Roman" w:cs="Times New Roman"/>
            <w:vertAlign w:val="subscript"/>
          </w:rPr>
          <w:t xml:space="preserve"> </w:t>
        </w:r>
        <w:r>
          <w:rPr>
            <w:rFonts w:ascii="Times New Roman" w:hAnsi="Times New Roman" w:cs="Times New Roman"/>
          </w:rPr>
          <w:t xml:space="preserve">consumption determined by the HWs, together with the </w:t>
        </w:r>
      </w:ins>
      <w:ins w:id="1029" w:author="Francesco Polazzo" w:date="2024-10-08T11:13:00Z" w16du:dateUtc="2024-10-08T09:13:00Z">
        <w:r>
          <w:rPr>
            <w:rFonts w:ascii="Times New Roman" w:hAnsi="Times New Roman" w:cs="Times New Roman"/>
          </w:rPr>
          <w:t xml:space="preserve">heat-driven </w:t>
        </w:r>
      </w:ins>
      <w:ins w:id="1030" w:author="Francesco Polazzo" w:date="2024-10-08T11:12:00Z" w16du:dateUtc="2024-10-08T09:12:00Z">
        <w:r>
          <w:rPr>
            <w:rFonts w:ascii="Times New Roman" w:hAnsi="Times New Roman" w:cs="Times New Roman"/>
          </w:rPr>
          <w:t>reduced photosynthetic activity</w:t>
        </w:r>
      </w:ins>
      <w:ins w:id="1031" w:author="Andreu Rico Artero" w:date="2024-10-10T20:06:00Z" w16du:dateUtc="2024-10-10T18:06:00Z">
        <w:r w:rsidR="00963749">
          <w:rPr>
            <w:rFonts w:ascii="Times New Roman" w:hAnsi="Times New Roman" w:cs="Times New Roman"/>
          </w:rPr>
          <w:t>,</w:t>
        </w:r>
      </w:ins>
      <w:ins w:id="1032" w:author="Francesco Polazzo" w:date="2024-10-08T11:12:00Z" w16du:dateUtc="2024-10-08T09:12:00Z">
        <w:r>
          <w:rPr>
            <w:rFonts w:ascii="Times New Roman" w:hAnsi="Times New Roman" w:cs="Times New Roman"/>
          </w:rPr>
          <w:t xml:space="preserve"> </w:t>
        </w:r>
      </w:ins>
      <w:ins w:id="1033" w:author="Francesco Polazzo" w:date="2024-10-08T11:13:00Z" w16du:dateUtc="2024-10-08T09:13:00Z">
        <w:r>
          <w:rPr>
            <w:rFonts w:ascii="Times New Roman" w:hAnsi="Times New Roman" w:cs="Times New Roman"/>
          </w:rPr>
          <w:t xml:space="preserve">determined an overall decline in DO after each HW, and decreased </w:t>
        </w:r>
      </w:ins>
      <w:ins w:id="1034" w:author="Andreu Rico Artero" w:date="2024-10-10T20:06:00Z" w16du:dateUtc="2024-10-10T18:06:00Z">
        <w:r w:rsidR="00963749">
          <w:rPr>
            <w:rFonts w:ascii="Times New Roman" w:hAnsi="Times New Roman" w:cs="Times New Roman"/>
          </w:rPr>
          <w:t>its resilience</w:t>
        </w:r>
      </w:ins>
      <w:ins w:id="1035" w:author="Francesco Polazzo" w:date="2024-10-08T11:13:00Z" w16du:dateUtc="2024-10-08T09:13:00Z">
        <w:del w:id="1036" w:author="Andreu Rico Artero" w:date="2024-10-10T20:06:00Z" w16du:dateUtc="2024-10-10T18:06:00Z">
          <w:r w:rsidDel="00963749">
            <w:rPr>
              <w:rFonts w:ascii="Times New Roman" w:hAnsi="Times New Roman" w:cs="Times New Roman"/>
            </w:rPr>
            <w:delText>its resilience</w:delText>
          </w:r>
        </w:del>
        <w:r>
          <w:rPr>
            <w:rFonts w:ascii="Times New Roman" w:hAnsi="Times New Roman" w:cs="Times New Roman"/>
          </w:rPr>
          <w:t xml:space="preserve">. </w:t>
        </w:r>
      </w:ins>
    </w:p>
    <w:p w14:paraId="571746E6" w14:textId="4AE77863" w:rsidR="003E0E48" w:rsidRPr="004E4BA6" w:rsidRDefault="003E0E48">
      <w:pPr>
        <w:spacing w:line="480" w:lineRule="auto"/>
        <w:jc w:val="both"/>
        <w:rPr>
          <w:ins w:id="1037" w:author="Francesco Polazzo" w:date="2024-10-08T08:51:00Z" w16du:dateUtc="2024-10-08T06:51:00Z"/>
          <w:rFonts w:ascii="Times New Roman" w:hAnsi="Times New Roman" w:cs="Times New Roman"/>
        </w:rPr>
        <w:pPrChange w:id="1038" w:author="Andreu Rico Artero" w:date="2024-10-10T20:00:00Z" w16du:dateUtc="2024-10-10T18:00:00Z">
          <w:pPr>
            <w:spacing w:line="480" w:lineRule="auto"/>
          </w:pPr>
        </w:pPrChange>
      </w:pPr>
      <w:ins w:id="1039" w:author="Francesco Polazzo" w:date="2024-10-08T08:51:00Z" w16du:dateUtc="2024-10-08T06:51:00Z">
        <w:r>
          <w:rPr>
            <w:rFonts w:ascii="Times New Roman" w:hAnsi="Times New Roman" w:cs="Times New Roman"/>
          </w:rPr>
          <w:tab/>
          <w:t xml:space="preserve">Chlorophyll – </w:t>
        </w:r>
        <w:r w:rsidRPr="00685E62">
          <w:rPr>
            <w:rFonts w:ascii="Times New Roman" w:hAnsi="Times New Roman" w:cs="Times New Roman"/>
            <w:i/>
            <w:iCs/>
          </w:rPr>
          <w:t>a</w:t>
        </w:r>
        <w:r>
          <w:rPr>
            <w:rFonts w:ascii="Times New Roman" w:hAnsi="Times New Roman" w:cs="Times New Roman"/>
          </w:rPr>
          <w:t>, on the other hand, showed a decline in concentration, as well as in resilience after each HW. The steady decline in resilience after every HW event</w:t>
        </w:r>
        <w:del w:id="1040" w:author="Andreu Rico Artero" w:date="2024-10-10T20:06:00Z" w16du:dateUtc="2024-10-10T18:06:00Z">
          <w:r w:rsidDel="00963749">
            <w:rPr>
              <w:rFonts w:ascii="Times New Roman" w:hAnsi="Times New Roman" w:cs="Times New Roman"/>
            </w:rPr>
            <w:delText>,</w:delText>
          </w:r>
        </w:del>
        <w:r>
          <w:rPr>
            <w:rFonts w:ascii="Times New Roman" w:hAnsi="Times New Roman" w:cs="Times New Roman"/>
          </w:rPr>
          <w:t xml:space="preserve"> suggests an impaired recovery potential for chlorophyll – </w:t>
        </w:r>
        <w:r w:rsidRPr="00685E62">
          <w:rPr>
            <w:rFonts w:ascii="Times New Roman" w:hAnsi="Times New Roman" w:cs="Times New Roman"/>
            <w:i/>
            <w:iCs/>
          </w:rPr>
          <w:t>a</w:t>
        </w:r>
        <w:r>
          <w:rPr>
            <w:rFonts w:ascii="Times New Roman" w:hAnsi="Times New Roman" w:cs="Times New Roman"/>
            <w:i/>
            <w:iCs/>
          </w:rPr>
          <w:t xml:space="preserve">, </w:t>
        </w:r>
        <w:r>
          <w:rPr>
            <w:rFonts w:ascii="Times New Roman" w:hAnsi="Times New Roman" w:cs="Times New Roman"/>
          </w:rPr>
          <w:t xml:space="preserve">and thus aligns with the critical slowing down hypothesis. A recent experiment found that chlorophyll – </w:t>
        </w:r>
        <w:r w:rsidRPr="004E4BA6">
          <w:rPr>
            <w:rFonts w:ascii="Times New Roman" w:hAnsi="Times New Roman" w:cs="Times New Roman"/>
            <w:i/>
            <w:iCs/>
          </w:rPr>
          <w:t>a</w:t>
        </w:r>
        <w:r>
          <w:rPr>
            <w:rFonts w:ascii="Times New Roman" w:hAnsi="Times New Roman" w:cs="Times New Roman"/>
            <w:i/>
            <w:iCs/>
          </w:rPr>
          <w:t xml:space="preserve"> </w:t>
        </w:r>
        <w:del w:id="1041" w:author="Andreu Rico Artero" w:date="2024-10-10T20:25:00Z" w16du:dateUtc="2024-10-10T18:25:00Z">
          <w:r w:rsidDel="003847F6">
            <w:rPr>
              <w:rFonts w:ascii="Times New Roman" w:hAnsi="Times New Roman" w:cs="Times New Roman"/>
            </w:rPr>
            <w:delText xml:space="preserve">was actually </w:delText>
          </w:r>
        </w:del>
        <w:r>
          <w:rPr>
            <w:rFonts w:ascii="Times New Roman" w:hAnsi="Times New Roman" w:cs="Times New Roman"/>
          </w:rPr>
          <w:t xml:space="preserve">increased </w:t>
        </w:r>
        <w:del w:id="1042" w:author="Andreu Rico Artero" w:date="2024-10-10T20:25:00Z" w16du:dateUtc="2024-10-10T18:25:00Z">
          <w:r w:rsidDel="003847F6">
            <w:rPr>
              <w:rFonts w:ascii="Times New Roman" w:hAnsi="Times New Roman" w:cs="Times New Roman"/>
            </w:rPr>
            <w:delText>by a first</w:delText>
          </w:r>
        </w:del>
      </w:ins>
      <w:ins w:id="1043" w:author="Andreu Rico Artero" w:date="2024-10-10T20:25:00Z" w16du:dateUtc="2024-10-10T18:25:00Z">
        <w:r w:rsidR="003847F6">
          <w:rPr>
            <w:rFonts w:ascii="Times New Roman" w:hAnsi="Times New Roman" w:cs="Times New Roman"/>
          </w:rPr>
          <w:t>after exposure to a first</w:t>
        </w:r>
      </w:ins>
      <w:ins w:id="1044" w:author="Francesco Polazzo" w:date="2024-10-08T08:51:00Z" w16du:dateUtc="2024-10-08T06:51:00Z">
        <w:r>
          <w:rPr>
            <w:rFonts w:ascii="Times New Roman" w:hAnsi="Times New Roman" w:cs="Times New Roman"/>
          </w:rPr>
          <w:t xml:space="preserve"> HW, but then returned to control level</w:t>
        </w:r>
      </w:ins>
      <w:ins w:id="1045" w:author="Andreu Rico Artero" w:date="2024-10-10T20:06:00Z" w16du:dateUtc="2024-10-10T18:06:00Z">
        <w:r w:rsidR="00963749">
          <w:rPr>
            <w:rFonts w:ascii="Times New Roman" w:hAnsi="Times New Roman" w:cs="Times New Roman"/>
          </w:rPr>
          <w:t>s</w:t>
        </w:r>
      </w:ins>
      <w:ins w:id="1046" w:author="Francesco Polazzo" w:date="2024-10-08T08:51:00Z" w16du:dateUtc="2024-10-08T06:51:00Z">
        <w:r>
          <w:rPr>
            <w:rFonts w:ascii="Times New Roman" w:hAnsi="Times New Roman" w:cs="Times New Roman"/>
          </w:rPr>
          <w:t xml:space="preserve"> after a second HW </w:t>
        </w:r>
        <w:r>
          <w:rPr>
            <w:rFonts w:ascii="Times New Roman" w:hAnsi="Times New Roman" w:cs="Times New Roman"/>
          </w:rPr>
          <w:fldChar w:fldCharType="begin"/>
        </w:r>
        <w:r>
          <w:rPr>
            <w:rFonts w:ascii="Times New Roman" w:hAnsi="Times New Roman" w:cs="Times New Roman"/>
          </w:rPr>
          <w:instrText xml:space="preserve"> ADDIN ZOTERO_ITEM CSL_CITATION {"citationID":"V25IOJ7L","properties":{"formattedCitation":"(Hu\\uc0\\u7923{}nh {\\i{}et al.} 2024)","plainCitation":"(Huỳnh et al. 2024)","noteIndex":0},"citationItems":[{"id":2799,"uris":["http://zotero.org/users/10426170/items/CPCT825S"],"itemData":{"id":2799,"type":"article-journal","abstract":"Freshwater ecosystems are increasingly affected by rising annual mean temperatures and heatwaves. While heatwaves are expected to have more immediate effects than mean temperature increases on local communities, comparative experimental studies are largely lacking. We conducted a 1-month mesocosm experiment to test the effect of different warming treatments, constantly raised temperatures (+3°C) and recurring heatwaves (+6°C), on plankton communities. We specifically tested how shifts in zooplankton trait composition and functional groups are reflected in ecosystem function (top-down control on primary producers). We found that heatwaves had a stronger and more immediate effect on zooplankton trait composition (specifically on body length and body mass) and functional groups. Heatwaves led to the decrease of small-bodied grazers (i.e., Rotifera) and the dominance of larger omnivorous Copepoda, and these shifts resulted in weaker top-down control, leading to elevated phytoplankton biomass. Altogether, our results highlight the importance of the indirect effects of heatwaves via inducing shifts in zooplankton functional groups and trait composition, which may lead to algal blooms.","container-title":"Ecology and Evolution","DOI":"10.1002/ece3.70096","ISSN":"2045-7758","issue":"8","language":"en","license":"© 2024 The Author(s). Ecology and Evolution published by John Wiley &amp; Sons Ltd.","note":"_eprint: https://onlinelibrary.wiley.com/doi/pdf/10.1002/ece3.70096","page":"e70096","source":"Wiley Online Library","title":"Heatwave-induced functional shifts in zooplankton communities result in weaker top-down control on phytoplankton","volume":"14","author":[{"family":"Huỳnh","given":"Thu-Hương"},{"family":"Horváth","given":"Zsófia"},{"family":"Pálffy","given":"Károly"},{"family":"Kardos","given":"Vivien"},{"family":"Szabó","given":"Beáta"},{"family":"Dobosy","given":"Péter"},{"family":"Vad","given":"Csaba F."}],"issued":{"date-parts":[["2024"]]}}}],"schema":"https://github.com/citation-style-language/schema/raw/master/csl-citation.json"} </w:instrText>
        </w:r>
        <w:r>
          <w:rPr>
            <w:rFonts w:ascii="Times New Roman" w:hAnsi="Times New Roman" w:cs="Times New Roman"/>
          </w:rPr>
          <w:fldChar w:fldCharType="separate"/>
        </w:r>
        <w:r w:rsidRPr="004E4BA6">
          <w:rPr>
            <w:rFonts w:ascii="Times New Roman" w:hAnsi="Times New Roman" w:cs="Times New Roman"/>
            <w:kern w:val="0"/>
          </w:rPr>
          <w:t xml:space="preserve">(Huỳnh </w:t>
        </w:r>
        <w:r w:rsidRPr="004E4BA6">
          <w:rPr>
            <w:rFonts w:ascii="Times New Roman" w:hAnsi="Times New Roman" w:cs="Times New Roman"/>
            <w:i/>
            <w:iCs/>
            <w:kern w:val="0"/>
          </w:rPr>
          <w:t>et al.</w:t>
        </w:r>
        <w:r w:rsidRPr="004E4BA6">
          <w:rPr>
            <w:rFonts w:ascii="Times New Roman" w:hAnsi="Times New Roman" w:cs="Times New Roman"/>
            <w:kern w:val="0"/>
          </w:rPr>
          <w:t xml:space="preserve"> 2024)</w:t>
        </w:r>
        <w:r>
          <w:rPr>
            <w:rFonts w:ascii="Times New Roman" w:hAnsi="Times New Roman" w:cs="Times New Roman"/>
          </w:rPr>
          <w:fldChar w:fldCharType="end"/>
        </w:r>
        <w:r>
          <w:rPr>
            <w:rFonts w:ascii="Times New Roman" w:hAnsi="Times New Roman" w:cs="Times New Roman"/>
          </w:rPr>
          <w:t xml:space="preserve">. The different responses of chlorophyll – a in </w:t>
        </w:r>
        <w:proofErr w:type="spellStart"/>
        <w:r w:rsidRPr="004E4BA6">
          <w:rPr>
            <w:rFonts w:ascii="Times New Roman" w:hAnsi="Times New Roman" w:cs="Times New Roman"/>
            <w:kern w:val="0"/>
          </w:rPr>
          <w:t>Huỳnh</w:t>
        </w:r>
        <w:proofErr w:type="spellEnd"/>
        <w:r w:rsidRPr="004E4BA6">
          <w:rPr>
            <w:rFonts w:ascii="Times New Roman" w:hAnsi="Times New Roman" w:cs="Times New Roman"/>
            <w:kern w:val="0"/>
          </w:rPr>
          <w:t xml:space="preserve"> </w:t>
        </w:r>
        <w:r w:rsidRPr="004E4BA6">
          <w:rPr>
            <w:rFonts w:ascii="Times New Roman" w:hAnsi="Times New Roman" w:cs="Times New Roman"/>
            <w:i/>
            <w:iCs/>
            <w:kern w:val="0"/>
          </w:rPr>
          <w:t>et al.</w:t>
        </w:r>
        <w:r w:rsidRPr="004E4BA6">
          <w:rPr>
            <w:rFonts w:ascii="Times New Roman" w:hAnsi="Times New Roman" w:cs="Times New Roman"/>
            <w:kern w:val="0"/>
          </w:rPr>
          <w:t xml:space="preserve"> </w:t>
        </w:r>
        <w:r>
          <w:rPr>
            <w:rFonts w:ascii="Times New Roman" w:hAnsi="Times New Roman" w:cs="Times New Roman"/>
            <w:kern w:val="0"/>
          </w:rPr>
          <w:t>(</w:t>
        </w:r>
        <w:r w:rsidRPr="004E4BA6">
          <w:rPr>
            <w:rFonts w:ascii="Times New Roman" w:hAnsi="Times New Roman" w:cs="Times New Roman"/>
            <w:kern w:val="0"/>
          </w:rPr>
          <w:t>2024)</w:t>
        </w:r>
        <w:r>
          <w:rPr>
            <w:rFonts w:ascii="Times New Roman" w:hAnsi="Times New Roman" w:cs="Times New Roman"/>
            <w:kern w:val="0"/>
          </w:rPr>
          <w:t xml:space="preserve"> and our study may be related to the intensity </w:t>
        </w:r>
        <w:r>
          <w:rPr>
            <w:rFonts w:ascii="Times New Roman" w:hAnsi="Times New Roman" w:cs="Times New Roman"/>
            <w:kern w:val="0"/>
          </w:rPr>
          <w:lastRenderedPageBreak/>
          <w:t>of the HW treatment. Indeed, we applied a temperature difference of +8</w:t>
        </w:r>
        <w:r w:rsidRPr="00877DC3">
          <w:rPr>
            <w:rFonts w:ascii="Times New Roman" w:hAnsi="Times New Roman" w:cs="Times New Roman"/>
          </w:rPr>
          <w:t>°C</w:t>
        </w:r>
        <w:r>
          <w:rPr>
            <w:rFonts w:ascii="Times New Roman" w:hAnsi="Times New Roman" w:cs="Times New Roman"/>
          </w:rPr>
          <w:t xml:space="preserve"> in the HW treatment, whereas a difference of +6</w:t>
        </w:r>
        <w:r w:rsidRPr="00877DC3">
          <w:rPr>
            <w:rFonts w:ascii="Times New Roman" w:hAnsi="Times New Roman" w:cs="Times New Roman"/>
          </w:rPr>
          <w:t>°C</w:t>
        </w:r>
        <w:r>
          <w:rPr>
            <w:rFonts w:ascii="Times New Roman" w:hAnsi="Times New Roman" w:cs="Times New Roman"/>
          </w:rPr>
          <w:t xml:space="preserve"> was applied in</w:t>
        </w:r>
        <w:r w:rsidRPr="00BC3A31">
          <w:rPr>
            <w:rFonts w:ascii="Times New Roman" w:hAnsi="Times New Roman" w:cs="Times New Roman"/>
            <w:kern w:val="0"/>
          </w:rPr>
          <w:t xml:space="preserve"> </w:t>
        </w:r>
        <w:proofErr w:type="spellStart"/>
        <w:r w:rsidRPr="004E4BA6">
          <w:rPr>
            <w:rFonts w:ascii="Times New Roman" w:hAnsi="Times New Roman" w:cs="Times New Roman"/>
            <w:kern w:val="0"/>
          </w:rPr>
          <w:t>Huỳnh</w:t>
        </w:r>
        <w:proofErr w:type="spellEnd"/>
        <w:r w:rsidRPr="004E4BA6">
          <w:rPr>
            <w:rFonts w:ascii="Times New Roman" w:hAnsi="Times New Roman" w:cs="Times New Roman"/>
            <w:kern w:val="0"/>
          </w:rPr>
          <w:t xml:space="preserve"> </w:t>
        </w:r>
        <w:r w:rsidRPr="004E4BA6">
          <w:rPr>
            <w:rFonts w:ascii="Times New Roman" w:hAnsi="Times New Roman" w:cs="Times New Roman"/>
            <w:i/>
            <w:iCs/>
            <w:kern w:val="0"/>
          </w:rPr>
          <w:t>et al.</w:t>
        </w:r>
        <w:r w:rsidRPr="004E4BA6">
          <w:rPr>
            <w:rFonts w:ascii="Times New Roman" w:hAnsi="Times New Roman" w:cs="Times New Roman"/>
            <w:kern w:val="0"/>
          </w:rPr>
          <w:t xml:space="preserve"> </w:t>
        </w:r>
        <w:r>
          <w:rPr>
            <w:rFonts w:ascii="Times New Roman" w:hAnsi="Times New Roman" w:cs="Times New Roman"/>
            <w:kern w:val="0"/>
          </w:rPr>
          <w:t>(</w:t>
        </w:r>
        <w:r w:rsidRPr="004E4BA6">
          <w:rPr>
            <w:rFonts w:ascii="Times New Roman" w:hAnsi="Times New Roman" w:cs="Times New Roman"/>
            <w:kern w:val="0"/>
          </w:rPr>
          <w:t>2024)</w:t>
        </w:r>
        <w:r>
          <w:rPr>
            <w:rFonts w:ascii="Times New Roman" w:hAnsi="Times New Roman" w:cs="Times New Roman"/>
            <w:kern w:val="0"/>
          </w:rPr>
          <w:t xml:space="preserve">. Additionally, the maximum temperature in the HW mesocosms in our study was </w:t>
        </w:r>
        <w:r>
          <w:rPr>
            <w:rFonts w:ascii="Times New Roman" w:hAnsi="Times New Roman" w:cs="Times New Roman"/>
          </w:rPr>
          <w:t xml:space="preserve">36 </w:t>
        </w:r>
        <w:r w:rsidRPr="00877DC3">
          <w:rPr>
            <w:rFonts w:ascii="Times New Roman" w:hAnsi="Times New Roman" w:cs="Times New Roman"/>
          </w:rPr>
          <w:t>°C</w:t>
        </w:r>
        <w:r>
          <w:rPr>
            <w:rFonts w:ascii="Times New Roman" w:hAnsi="Times New Roman" w:cs="Times New Roman"/>
          </w:rPr>
          <w:t xml:space="preserve">, whereas it never reached 32 </w:t>
        </w:r>
        <w:r w:rsidRPr="00877DC3">
          <w:rPr>
            <w:rFonts w:ascii="Times New Roman" w:hAnsi="Times New Roman" w:cs="Times New Roman"/>
          </w:rPr>
          <w:t>°C</w:t>
        </w:r>
        <w:r>
          <w:rPr>
            <w:rFonts w:ascii="Times New Roman" w:hAnsi="Times New Roman" w:cs="Times New Roman"/>
          </w:rPr>
          <w:t xml:space="preserve"> in </w:t>
        </w:r>
        <w:proofErr w:type="spellStart"/>
        <w:r w:rsidRPr="004E4BA6">
          <w:rPr>
            <w:rFonts w:ascii="Times New Roman" w:hAnsi="Times New Roman" w:cs="Times New Roman"/>
            <w:kern w:val="0"/>
          </w:rPr>
          <w:t>Huỳnh</w:t>
        </w:r>
        <w:proofErr w:type="spellEnd"/>
        <w:r w:rsidRPr="004E4BA6">
          <w:rPr>
            <w:rFonts w:ascii="Times New Roman" w:hAnsi="Times New Roman" w:cs="Times New Roman"/>
            <w:kern w:val="0"/>
          </w:rPr>
          <w:t xml:space="preserve"> </w:t>
        </w:r>
        <w:r w:rsidRPr="004E4BA6">
          <w:rPr>
            <w:rFonts w:ascii="Times New Roman" w:hAnsi="Times New Roman" w:cs="Times New Roman"/>
            <w:i/>
            <w:iCs/>
            <w:kern w:val="0"/>
          </w:rPr>
          <w:t>et al.</w:t>
        </w:r>
        <w:r w:rsidRPr="004E4BA6">
          <w:rPr>
            <w:rFonts w:ascii="Times New Roman" w:hAnsi="Times New Roman" w:cs="Times New Roman"/>
            <w:kern w:val="0"/>
          </w:rPr>
          <w:t xml:space="preserve"> </w:t>
        </w:r>
        <w:r>
          <w:rPr>
            <w:rFonts w:ascii="Times New Roman" w:hAnsi="Times New Roman" w:cs="Times New Roman"/>
            <w:kern w:val="0"/>
          </w:rPr>
          <w:t>(</w:t>
        </w:r>
        <w:r w:rsidRPr="004E4BA6">
          <w:rPr>
            <w:rFonts w:ascii="Times New Roman" w:hAnsi="Times New Roman" w:cs="Times New Roman"/>
            <w:kern w:val="0"/>
          </w:rPr>
          <w:t>2024)</w:t>
        </w:r>
        <w:r>
          <w:rPr>
            <w:rFonts w:ascii="Times New Roman" w:hAnsi="Times New Roman" w:cs="Times New Roman"/>
            <w:kern w:val="0"/>
          </w:rPr>
          <w:t xml:space="preserve">. The difference in absolute temperature may have determined the larger decline and loss of resilience in chlorophyll – a in our study, as the higher stress could have led to a larger reduction in the photosynthetic activity of phytoplankton. Yet, our results align with those of </w:t>
        </w:r>
        <w:r>
          <w:rPr>
            <w:rFonts w:ascii="Times New Roman" w:hAnsi="Times New Roman" w:cs="Times New Roman"/>
            <w:kern w:val="0"/>
          </w:rPr>
          <w:fldChar w:fldCharType="begin"/>
        </w:r>
      </w:ins>
      <w:r w:rsidR="00AC2C4B">
        <w:rPr>
          <w:rFonts w:ascii="Times New Roman" w:hAnsi="Times New Roman" w:cs="Times New Roman"/>
          <w:kern w:val="0"/>
        </w:rPr>
        <w:instrText xml:space="preserve"> ADDIN ZOTERO_ITEM CSL_CITATION {"citationID":"I6OZvAdg","properties":{"formattedCitation":"(Veraart {\\i{}et al.} 2012)","plainCitation":"(Veraart et al. 2012)","dontUpdate":true,"noteIndex":0},"citationItems":[{"id":2615,"uris":["http://zotero.org/users/10426170/items/VUKN2TBT"],"itemData":{"id":2615,"type":"article-journal","abstract":"Decreased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ins w:id="1047" w:author="Francesco Polazzo" w:date="2024-10-08T08:51:00Z" w16du:dateUtc="2024-10-08T06:51:00Z">
        <w:r>
          <w:rPr>
            <w:rFonts w:ascii="Times New Roman" w:hAnsi="Times New Roman" w:cs="Times New Roman"/>
            <w:kern w:val="0"/>
          </w:rPr>
          <w:fldChar w:fldCharType="separate"/>
        </w:r>
        <w:r w:rsidRPr="00EA4253">
          <w:rPr>
            <w:rFonts w:ascii="Times New Roman" w:hAnsi="Times New Roman" w:cs="Times New Roman"/>
            <w:kern w:val="0"/>
          </w:rPr>
          <w:t xml:space="preserve">Veraart </w:t>
        </w:r>
        <w:r w:rsidRPr="00EA4253">
          <w:rPr>
            <w:rFonts w:ascii="Times New Roman" w:hAnsi="Times New Roman" w:cs="Times New Roman"/>
            <w:i/>
            <w:iCs/>
            <w:kern w:val="0"/>
          </w:rPr>
          <w:t>et al.</w:t>
        </w:r>
        <w:r w:rsidRPr="00EA4253">
          <w:rPr>
            <w:rFonts w:ascii="Times New Roman" w:hAnsi="Times New Roman" w:cs="Times New Roman"/>
            <w:kern w:val="0"/>
          </w:rPr>
          <w:t xml:space="preserve"> </w:t>
        </w:r>
        <w:r>
          <w:rPr>
            <w:rFonts w:ascii="Times New Roman" w:hAnsi="Times New Roman" w:cs="Times New Roman"/>
            <w:kern w:val="0"/>
          </w:rPr>
          <w:t>(</w:t>
        </w:r>
        <w:r w:rsidRPr="00EA4253">
          <w:rPr>
            <w:rFonts w:ascii="Times New Roman" w:hAnsi="Times New Roman" w:cs="Times New Roman"/>
            <w:kern w:val="0"/>
          </w:rPr>
          <w:t>2012)</w:t>
        </w:r>
        <w:r>
          <w:rPr>
            <w:rFonts w:ascii="Times New Roman" w:hAnsi="Times New Roman" w:cs="Times New Roman"/>
            <w:kern w:val="0"/>
          </w:rPr>
          <w:fldChar w:fldCharType="end"/>
        </w:r>
        <w:r>
          <w:rPr>
            <w:rFonts w:ascii="Times New Roman" w:hAnsi="Times New Roman" w:cs="Times New Roman"/>
            <w:kern w:val="0"/>
          </w:rPr>
          <w:t xml:space="preserve">, where a gradual decline in photosynthetic activity was found in a phytoplankton species exposed to an increasing level of stress. </w:t>
        </w:r>
      </w:ins>
    </w:p>
    <w:p w14:paraId="3307BBF3" w14:textId="7DE3DD4B" w:rsidR="003E0E48" w:rsidRDefault="003E0E48" w:rsidP="008279E9">
      <w:pPr>
        <w:pStyle w:val="NormalWeb"/>
        <w:spacing w:before="0" w:beforeAutospacing="0" w:after="0" w:afterAutospacing="0" w:line="480" w:lineRule="auto"/>
        <w:ind w:firstLine="720"/>
        <w:jc w:val="both"/>
        <w:rPr>
          <w:ins w:id="1048" w:author="Francesco Polazzo" w:date="2024-10-08T08:51:00Z" w16du:dateUtc="2024-10-08T06:51:00Z"/>
        </w:rPr>
      </w:pPr>
      <w:ins w:id="1049" w:author="Francesco Polazzo" w:date="2024-10-08T08:51:00Z" w16du:dateUtc="2024-10-08T06:51:00Z">
        <w:r>
          <w:tab/>
          <w:t>Phytoplankton biomass exhibited a less clear response. During and after the first HW, phytoplankton biomass declined. The biomass decline was associated to a significant compositional change after the first HW (day 10), and a loss of resilience. Yet, after the second HW, phytoplankton biomass recovered to control level</w:t>
        </w:r>
      </w:ins>
      <w:ins w:id="1050" w:author="Andreu Rico Artero" w:date="2024-10-10T20:07:00Z" w16du:dateUtc="2024-10-10T18:07:00Z">
        <w:r w:rsidR="006D0097">
          <w:t>s</w:t>
        </w:r>
      </w:ins>
      <w:ins w:id="1051" w:author="Francesco Polazzo" w:date="2024-10-08T08:51:00Z" w16du:dateUtc="2024-10-08T06:51:00Z">
        <w:r>
          <w:t>, and no compositional difference was note</w:t>
        </w:r>
      </w:ins>
      <w:ins w:id="1052" w:author="Andreu Rico Artero" w:date="2024-10-10T20:07:00Z" w16du:dateUtc="2024-10-10T18:07:00Z">
        <w:r w:rsidR="006D0097">
          <w:t>d</w:t>
        </w:r>
      </w:ins>
      <w:ins w:id="1053" w:author="Francesco Polazzo" w:date="2024-10-08T08:51:00Z" w16du:dateUtc="2024-10-08T06:51:00Z">
        <w:r>
          <w:t xml:space="preserve"> between </w:t>
        </w:r>
      </w:ins>
      <w:ins w:id="1054" w:author="Andreu Rico Artero" w:date="2024-10-10T20:08:00Z" w16du:dateUtc="2024-10-10T18:08:00Z">
        <w:r w:rsidR="006D0097">
          <w:t xml:space="preserve">the </w:t>
        </w:r>
      </w:ins>
      <w:ins w:id="1055" w:author="Francesco Polazzo" w:date="2024-10-08T08:51:00Z" w16du:dateUtc="2024-10-08T06:51:00Z">
        <w:r>
          <w:t xml:space="preserve">control and </w:t>
        </w:r>
      </w:ins>
      <w:ins w:id="1056" w:author="Andreu Rico Artero" w:date="2024-10-10T20:08:00Z" w16du:dateUtc="2024-10-10T18:08:00Z">
        <w:r w:rsidR="006D0097">
          <w:t xml:space="preserve">the </w:t>
        </w:r>
      </w:ins>
      <w:ins w:id="1057" w:author="Francesco Polazzo" w:date="2024-10-08T08:51:00Z" w16du:dateUtc="2024-10-08T06:51:00Z">
        <w:r>
          <w:t xml:space="preserve">HW </w:t>
        </w:r>
      </w:ins>
      <w:ins w:id="1058" w:author="Andreu Rico Artero" w:date="2024-10-10T20:08:00Z" w16du:dateUtc="2024-10-10T18:08:00Z">
        <w:r w:rsidR="006D0097">
          <w:t xml:space="preserve">mesocosms </w:t>
        </w:r>
      </w:ins>
      <w:ins w:id="1059" w:author="Francesco Polazzo" w:date="2024-10-08T08:51:00Z" w16du:dateUtc="2024-10-08T06:51:00Z">
        <w:r>
          <w:t xml:space="preserve">on day 24. </w:t>
        </w:r>
        <w:del w:id="1060" w:author="Andreu Rico Artero" w:date="2024-10-10T20:08:00Z" w16du:dateUtc="2024-10-10T18:08:00Z">
          <w:r w:rsidDel="006D0097">
            <w:delText>The compositional</w:delText>
          </w:r>
        </w:del>
      </w:ins>
      <w:ins w:id="1061" w:author="Andreu Rico Artero" w:date="2024-10-10T20:08:00Z" w16du:dateUtc="2024-10-10T18:08:00Z">
        <w:r w:rsidR="006D0097">
          <w:t>This</w:t>
        </w:r>
      </w:ins>
      <w:ins w:id="1062" w:author="Francesco Polazzo" w:date="2024-10-08T08:51:00Z" w16du:dateUtc="2024-10-08T06:51:00Z">
        <w:r>
          <w:t xml:space="preserve"> similarity </w:t>
        </w:r>
        <w:del w:id="1063" w:author="Andreu Rico Artero" w:date="2024-10-10T20:08:00Z" w16du:dateUtc="2024-10-10T18:08:00Z">
          <w:r w:rsidDel="006D0097">
            <w:delText xml:space="preserve">between communities in the control and HW mesocosms on day 24 </w:delText>
          </w:r>
        </w:del>
        <w:r>
          <w:t>suggests that after the first HW, which caused a significant change in composition, phytoplankton community composition recovered and was undistinguishable from the control. This recovery in biomass and composition determined an increase</w:t>
        </w:r>
        <w:del w:id="1064" w:author="Andreu Rico Artero" w:date="2024-10-10T20:08:00Z" w16du:dateUtc="2024-10-10T18:08:00Z">
          <w:r w:rsidDel="006D0097">
            <w:delText>d</w:delText>
          </w:r>
        </w:del>
        <w:r>
          <w:t xml:space="preserve"> in resilience, suggesting a possible community rescue. However, the third HW determined a decline in biomass which was associated to a significant compositional turnover, and to reduced resilience. Particularly</w:t>
        </w:r>
      </w:ins>
      <w:ins w:id="1065" w:author="Andreu Rico Artero" w:date="2024-10-10T20:09:00Z" w16du:dateUtc="2024-10-10T18:09:00Z">
        <w:r w:rsidR="006D0097">
          <w:t>,</w:t>
        </w:r>
      </w:ins>
      <w:ins w:id="1066" w:author="Francesco Polazzo" w:date="2024-10-08T08:51:00Z" w16du:dateUtc="2024-10-08T06:51:00Z">
        <w:r>
          <w:t xml:space="preserve"> towards the end of the experiment, the compositional dissimilarity was driven by a significant reduction in the biomass of </w:t>
        </w:r>
        <w:proofErr w:type="spellStart"/>
        <w:r>
          <w:t>Cryptophyta</w:t>
        </w:r>
        <w:proofErr w:type="spellEnd"/>
        <w:r>
          <w:t xml:space="preserve">, </w:t>
        </w:r>
        <w:proofErr w:type="spellStart"/>
        <w:r>
          <w:t>Dinophyta</w:t>
        </w:r>
        <w:proofErr w:type="spellEnd"/>
        <w:r>
          <w:t xml:space="preserve">, and Chlorophyta in the HW treatment. The new community composition did not promote stress-tolerant species able to maintain phytoplankton biomass and increase resilience, as testified by the decline of both biomass and resilience. Although community rescue is usually linked to a strong compositional change, this compositional change should determine an increased resistance to stress and </w:t>
        </w:r>
      </w:ins>
      <w:ins w:id="1067" w:author="Andreu Rico Artero" w:date="2024-10-10T20:27:00Z" w16du:dateUtc="2024-10-10T18:27:00Z">
        <w:r w:rsidR="003847F6">
          <w:t xml:space="preserve">a </w:t>
        </w:r>
      </w:ins>
      <w:ins w:id="1068" w:author="Francesco Polazzo" w:date="2024-10-08T08:51:00Z" w16du:dateUtc="2024-10-08T06:51:00Z">
        <w:r>
          <w:t xml:space="preserve">consequent ability to maintain community biomass and restore resilience </w:t>
        </w:r>
        <w:r>
          <w:fldChar w:fldCharType="begin"/>
        </w:r>
        <w:r>
          <w:instrText xml:space="preserve"> ADDIN ZOTERO_ITEM CSL_CITATION {"citationID":"oMmDN0qE","properties":{"formattedCitation":"(Fug\\uc0\\u232{}re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fldChar w:fldCharType="separate"/>
        </w:r>
        <w:r w:rsidRPr="00163DE4">
          <w:t xml:space="preserve">(Fugère </w:t>
        </w:r>
        <w:r w:rsidRPr="00163DE4">
          <w:rPr>
            <w:i/>
            <w:iCs/>
          </w:rPr>
          <w:t>et al.</w:t>
        </w:r>
        <w:r w:rsidRPr="00163DE4">
          <w:t xml:space="preserve"> 2020)</w:t>
        </w:r>
        <w:r>
          <w:fldChar w:fldCharType="end"/>
        </w:r>
        <w:r>
          <w:t xml:space="preserve">. Since we </w:t>
        </w:r>
        <w:r>
          <w:lastRenderedPageBreak/>
          <w:t>found the opposite (i.e. compositional change determined a decline in resistance to following HW and</w:t>
        </w:r>
      </w:ins>
      <w:ins w:id="1069" w:author="Andreu Rico Artero" w:date="2024-10-10T20:09:00Z" w16du:dateUtc="2024-10-10T18:09:00Z">
        <w:r w:rsidR="006D0097">
          <w:t xml:space="preserve"> a biomass decline</w:t>
        </w:r>
      </w:ins>
      <w:ins w:id="1070" w:author="Francesco Polazzo" w:date="2024-10-08T08:51:00Z" w16du:dateUtc="2024-10-08T06:51:00Z">
        <w:del w:id="1071" w:author="Andreu Rico Artero" w:date="2024-10-10T20:10:00Z" w16du:dateUtc="2024-10-10T18:10:00Z">
          <w:r w:rsidDel="006D0097">
            <w:delText xml:space="preserve"> decline in biomass</w:delText>
          </w:r>
        </w:del>
        <w:r>
          <w:t>), we exclude</w:t>
        </w:r>
      </w:ins>
      <w:ins w:id="1072" w:author="Andreu Rico Artero" w:date="2024-10-10T20:10:00Z" w16du:dateUtc="2024-10-10T18:10:00Z">
        <w:r w:rsidR="006D0097">
          <w:t xml:space="preserve"> the idea</w:t>
        </w:r>
      </w:ins>
      <w:ins w:id="1073" w:author="Francesco Polazzo" w:date="2024-10-08T08:51:00Z" w16du:dateUtc="2024-10-08T06:51:00Z">
        <w:r>
          <w:t xml:space="preserve"> that any rescue process happened in our experiment. </w:t>
        </w:r>
      </w:ins>
    </w:p>
    <w:p w14:paraId="4AC21D50" w14:textId="34677D1F" w:rsidR="003E0E48" w:rsidRDefault="003E0E48" w:rsidP="008279E9">
      <w:pPr>
        <w:pStyle w:val="NormalWeb"/>
        <w:spacing w:before="0" w:beforeAutospacing="0" w:after="0" w:afterAutospacing="0" w:line="480" w:lineRule="auto"/>
        <w:ind w:firstLine="720"/>
        <w:jc w:val="both"/>
        <w:rPr>
          <w:ins w:id="1074" w:author="Francesco Polazzo" w:date="2024-10-08T08:51:00Z" w16du:dateUtc="2024-10-08T06:51:00Z"/>
        </w:rPr>
      </w:pPr>
      <w:ins w:id="1075" w:author="Francesco Polazzo" w:date="2024-10-08T08:51:00Z" w16du:dateUtc="2024-10-08T06:51:00Z">
        <w:r>
          <w:t xml:space="preserve">On the contrary, the increased compositional dissimilarity, linked to the reduced resilience, </w:t>
        </w:r>
        <w:del w:id="1076" w:author="Andreu Rico Artero" w:date="2024-10-10T20:10:00Z" w16du:dateUtc="2024-10-10T18:10:00Z">
          <w:r w:rsidDel="006D0097">
            <w:delText xml:space="preserve">rather </w:delText>
          </w:r>
        </w:del>
        <w:r>
          <w:t xml:space="preserve">supports the critical slowing down hypothesis. </w:t>
        </w:r>
      </w:ins>
      <w:ins w:id="1077" w:author="Andreu Rico Artero" w:date="2024-10-10T20:11:00Z" w16du:dateUtc="2024-10-10T18:11:00Z">
        <w:r w:rsidR="006D0097">
          <w:t>C</w:t>
        </w:r>
      </w:ins>
      <w:ins w:id="1078" w:author="Francesco Polazzo" w:date="2024-10-08T08:51:00Z" w16du:dateUtc="2024-10-08T06:51:00Z">
        <w:del w:id="1079" w:author="Andreu Rico Artero" w:date="2024-10-10T20:11:00Z" w16du:dateUtc="2024-10-10T18:11:00Z">
          <w:r w:rsidDel="006D0097">
            <w:delText>Indeed, c</w:delText>
          </w:r>
        </w:del>
        <w:r>
          <w:t xml:space="preserve">ritical transitions to alternative stable states are often related to dramatic shifts in composition </w:t>
        </w:r>
        <w:r>
          <w:fldChar w:fldCharType="begin"/>
        </w:r>
        <w:r>
          <w:instrText xml:space="preserve"> ADDIN ZOTERO_ITEM CSL_CITATION {"citationID":"jiV16aUo","properties":{"formattedCitation":"(Bertani {\\i{}et al.} 2016; Meunier {\\i{}et al.} 2024; Wernberg {\\i{}et al.} 2016)","plainCitation":"(Bertani et al. 2016; Meunier et al. 2024; Wernberg et al. 2016)","noteIndex":0},"citationItems":[{"id":652,"uris":["http://zotero.org/users/10426170/items/UUFWY7A6"],"itemData":{"id":652,"type":"article-journal","abstract":"Extreme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A."}],"issued":{"date-parts":[["2024",6,3]]}}},{"id":2650,"uris":["http://zotero.org/users/10426170/items/GBR3RVKL"],"itemData":{"id":2650,"type":"article-journal","abstract":"Ecosystem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forests.","container-title":"Science","DOI":"10.1126/science.aad8745","issue":"6295","note":"publisher: American Association for the Advancement of Science","page":"169-172","source":"science.org (Atypon)","title":"Climate-driven regime shift of a temperate marine ecosystem","volume":"353","author":[{"family":"Wernberg","given":"Thomas"},{"family":"Bennett","given":"Scott"},{"family":"Babcock","given":"Russell C."},{"family":"Bettignies","given":"Thibaut","non-dropping-particle":"de"},{"family":"Cure","given":"Katherine"},{"family":"Depczynski","given":"Martial"},{"family":"Dufois","given":"Francois"},{"family":"Fromont","given":"Jane"},{"family":"Fulton","given":"Christopher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fldChar w:fldCharType="separate"/>
        </w:r>
        <w:r w:rsidRPr="00C14F48">
          <w:t xml:space="preserve">(Bertani </w:t>
        </w:r>
        <w:r w:rsidRPr="00C14F48">
          <w:rPr>
            <w:i/>
            <w:iCs/>
          </w:rPr>
          <w:t>et al.</w:t>
        </w:r>
        <w:r w:rsidRPr="00C14F48">
          <w:t xml:space="preserve"> 2016; Meunier </w:t>
        </w:r>
        <w:r w:rsidRPr="00C14F48">
          <w:rPr>
            <w:i/>
            <w:iCs/>
          </w:rPr>
          <w:t>et al.</w:t>
        </w:r>
        <w:r w:rsidRPr="00C14F48">
          <w:t xml:space="preserve"> 2024; Wernberg </w:t>
        </w:r>
        <w:r w:rsidRPr="00C14F48">
          <w:rPr>
            <w:i/>
            <w:iCs/>
          </w:rPr>
          <w:t>et al.</w:t>
        </w:r>
        <w:r w:rsidRPr="00C14F48">
          <w:t xml:space="preserve"> 2016)</w:t>
        </w:r>
        <w:r>
          <w:fldChar w:fldCharType="end"/>
        </w:r>
        <w:r>
          <w:t xml:space="preserve">. The classic example is the shift from </w:t>
        </w:r>
      </w:ins>
      <w:ins w:id="1080" w:author="Andreu Rico Artero" w:date="2024-10-10T20:11:00Z" w16du:dateUtc="2024-10-10T18:11:00Z">
        <w:r w:rsidR="006D0097">
          <w:t xml:space="preserve">the </w:t>
        </w:r>
      </w:ins>
      <w:ins w:id="1081" w:author="Francesco Polazzo" w:date="2024-10-08T08:51:00Z" w16du:dateUtc="2024-10-08T06:51:00Z">
        <w:r>
          <w:t xml:space="preserve">clear </w:t>
        </w:r>
        <w:del w:id="1082" w:author="Andreu Rico Artero" w:date="2024-10-10T20:11:00Z" w16du:dateUtc="2024-10-10T18:11:00Z">
          <w:r w:rsidDel="006D0097">
            <w:delText xml:space="preserve">water </w:delText>
          </w:r>
        </w:del>
        <w:r>
          <w:t>state</w:t>
        </w:r>
      </w:ins>
      <w:ins w:id="1083" w:author="Andreu Rico Artero" w:date="2024-10-10T20:11:00Z" w16du:dateUtc="2024-10-10T18:11:00Z">
        <w:r w:rsidR="006D0097">
          <w:t xml:space="preserve"> of shallow lakes</w:t>
        </w:r>
      </w:ins>
      <w:ins w:id="1084" w:author="Francesco Polazzo" w:date="2024-10-08T08:51:00Z" w16du:dateUtc="2024-10-08T06:51:00Z">
        <w:r>
          <w:t xml:space="preserve"> dominated by macrophyte to a turbid water state dominated by phytoplankton </w:t>
        </w:r>
        <w:del w:id="1085" w:author="Andreu Rico Artero" w:date="2024-10-10T20:11:00Z" w16du:dateUtc="2024-10-10T18:11:00Z">
          <w:r w:rsidDel="006D0097">
            <w:delText xml:space="preserve">in shallow lakes </w:delText>
          </w:r>
        </w:del>
        <w:r>
          <w:fldChar w:fldCharType="begin"/>
        </w:r>
        <w:r>
          <w:instrText xml:space="preserve"> ADDIN ZOTERO_ITEM CSL_CITATION {"citationID":"1JTMvQUT","properties":{"formattedCitation":"(Scheffer 2009)","plainCitation":"(Scheffer 2009)","noteIndex":0},"citationItems":[{"id":2269,"uris":["http://zotero.org/users/10426170/items/22AUCSXX"],"itemData":{"id":2269,"type":"book","abstract":"How do we explain the remarkably abrupt changes that sometimes occur in nature and society--and can we predict why and when they happen? This book offers a comprehensive introduction to critical transitions in complex systems--the radical changes that happen at tipping points when thresholds are passed. Marten Scheffer accessibly describes the dynamical systems theory behind critical transitions, covering catastrophe theory, bifurcations, chaos, and more. He gives examples of critical transitions in lakes, oceans, terrestrial ecosystems, climate, evolution, and human societies. And he demonstrates how to deal with these transitions, offering practical guidance on how to predict tipping points, how to prevent \"bad\" transitions, and how to promote critical transitions that work for us and not against us. Scheffer shows the time is ripe for understanding and managing critical transitions in the vast and complex systems in which we live. This book can also serve as a textbook and includes a detailed appendix with equations.Provides an accessible introduction to dynamical systems theory Covers critical transitions in lakes, oceans, terrestrial ecosystems, the climate, evolution, and human societies Explains how to predict tipping points Offers strategies for preventing \"bad\" transitions and triggering \"good\" ones Features an appendix with equations","ISBN":"978-0-691-12204-5","language":"en","note":"Google-Books-ID: jYSZgaaxRv0C","number-of-pages":"404","publisher":"Princeton University Press","source":"Google Books","title":"Critical Transitions in Nature and Society","author":[{"family":"Scheffer","given":"Marten"}],"issued":{"date-parts":[["2009",7,26]]}}}],"schema":"https://github.com/citation-style-language/schema/raw/master/csl-citation.json"} </w:instrText>
        </w:r>
        <w:r>
          <w:fldChar w:fldCharType="separate"/>
        </w:r>
        <w:r>
          <w:rPr>
            <w:noProof/>
          </w:rPr>
          <w:t>(Scheffer 2009)</w:t>
        </w:r>
        <w:r>
          <w:fldChar w:fldCharType="end"/>
        </w:r>
        <w:r>
          <w:t xml:space="preserve">. The compositional shift is a common feature of critical transition across ecosystems and has been reported in marine </w:t>
        </w:r>
        <w:r>
          <w:fldChar w:fldCharType="begin"/>
        </w:r>
        <w:r>
          <w:instrText xml:space="preserve"> ADDIN ZOTERO_ITEM CSL_CITATION {"citationID":"hWkzUfFz","properties":{"formattedCitation":"(Meunier {\\i{}et al.} 2024)","plainCitation":"(Meunier et al. 2024)","noteIndex":0},"citationItems":[{"id":2648,"uris":["http://zotero.org/users/10426170/items/CHMFTZL8"],"itemData":{"id":2648,"type":"article-journal","abstract":"Long-term,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instrText>
        </w:r>
        <w:r>
          <w:fldChar w:fldCharType="separate"/>
        </w:r>
        <w:r w:rsidRPr="00055993">
          <w:t xml:space="preserve">(Meunier </w:t>
        </w:r>
        <w:r w:rsidRPr="00055993">
          <w:rPr>
            <w:i/>
            <w:iCs/>
          </w:rPr>
          <w:t>et al.</w:t>
        </w:r>
        <w:r w:rsidRPr="00055993">
          <w:t xml:space="preserve"> 2024)</w:t>
        </w:r>
        <w:r>
          <w:fldChar w:fldCharType="end"/>
        </w:r>
      </w:ins>
      <w:ins w:id="1086" w:author="Andreu Rico Artero" w:date="2024-10-10T20:12:00Z" w16du:dateUtc="2024-10-10T18:12:00Z">
        <w:r w:rsidR="006D0097">
          <w:t>, as well as in</w:t>
        </w:r>
      </w:ins>
      <w:ins w:id="1087" w:author="Francesco Polazzo" w:date="2024-10-08T08:51:00Z" w16du:dateUtc="2024-10-08T06:51:00Z">
        <w:del w:id="1088" w:author="Andreu Rico Artero" w:date="2024-10-10T20:12:00Z" w16du:dateUtc="2024-10-10T18:12:00Z">
          <w:r w:rsidDel="006D0097">
            <w:delText xml:space="preserve"> and</w:delText>
          </w:r>
        </w:del>
        <w:r>
          <w:t xml:space="preserve"> terrestrial systems </w:t>
        </w:r>
        <w:r>
          <w:fldChar w:fldCharType="begin"/>
        </w:r>
        <w:r>
          <w:instrText xml:space="preserve"> ADDIN ZOTERO_ITEM CSL_CITATION {"citationID":"EgFU9p1l","properties":{"formattedCitation":"(Eby {\\i{}et al.} 2017)","plainCitation":"(Eby et al. 2017)","noteIndex":0},"citationItems":[{"id":2671,"uris":["http://zotero.org/users/10426170/items/LXHVK2WK"],"itemData":{"id":2671,"type":"article-journal","abstract":"Aim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P."},{"family":"Guttal","given":"Vishwesha"}],"issued":{"date-parts":[["2017"]]}}}],"schema":"https://github.com/citation-style-language/schema/raw/master/csl-citation.json"} </w:instrText>
        </w:r>
        <w:r>
          <w:fldChar w:fldCharType="separate"/>
        </w:r>
        <w:r w:rsidRPr="00055993">
          <w:t xml:space="preserve">(Eby </w:t>
        </w:r>
        <w:r w:rsidRPr="00055993">
          <w:rPr>
            <w:i/>
            <w:iCs/>
          </w:rPr>
          <w:t>et al.</w:t>
        </w:r>
        <w:r w:rsidRPr="00055993">
          <w:t xml:space="preserve"> 2017)</w:t>
        </w:r>
        <w:r>
          <w:fldChar w:fldCharType="end"/>
        </w:r>
        <w:r>
          <w:t xml:space="preserve">. Hence, our study aligns with the body of literature describing </w:t>
        </w:r>
        <w:del w:id="1089" w:author="Andreu Rico Artero" w:date="2024-10-10T20:27:00Z" w16du:dateUtc="2024-10-10T18:27:00Z">
          <w:r w:rsidDel="003847F6">
            <w:delText xml:space="preserve">a </w:delText>
          </w:r>
        </w:del>
        <w:r>
          <w:t>strong compositional shift</w:t>
        </w:r>
      </w:ins>
      <w:ins w:id="1090" w:author="Andreu Rico Artero" w:date="2024-10-10T20:28:00Z" w16du:dateUtc="2024-10-10T18:28:00Z">
        <w:r w:rsidR="003847F6">
          <w:t>s</w:t>
        </w:r>
      </w:ins>
      <w:ins w:id="1091" w:author="Andreu Rico Artero" w:date="2024-10-10T20:12:00Z" w16du:dateUtc="2024-10-10T18:12:00Z">
        <w:r w:rsidR="006D0097">
          <w:t>,</w:t>
        </w:r>
      </w:ins>
      <w:ins w:id="1092" w:author="Francesco Polazzo" w:date="2024-10-08T08:51:00Z" w16du:dateUtc="2024-10-08T06:51:00Z">
        <w:r>
          <w:t xml:space="preserve"> which relate</w:t>
        </w:r>
        <w:del w:id="1093" w:author="Andreu Rico Artero" w:date="2024-10-10T20:28:00Z" w16du:dateUtc="2024-10-10T18:28:00Z">
          <w:r w:rsidDel="007D1CF2">
            <w:delText>s</w:delText>
          </w:r>
        </w:del>
        <w:r>
          <w:t xml:space="preserve"> to dramatic changes in community biomass</w:t>
        </w:r>
      </w:ins>
      <w:ins w:id="1094" w:author="Andreu Rico Artero" w:date="2024-10-10T20:12:00Z" w16du:dateUtc="2024-10-10T18:12:00Z">
        <w:r w:rsidR="006D0097">
          <w:t>,</w:t>
        </w:r>
      </w:ins>
      <w:ins w:id="1095" w:author="Francesco Polazzo" w:date="2024-10-08T08:51:00Z" w16du:dateUtc="2024-10-08T06:51:00Z">
        <w:r>
          <w:t xml:space="preserve"> </w:t>
        </w:r>
        <w:del w:id="1096" w:author="Andreu Rico Artero" w:date="2024-10-10T20:28:00Z" w16du:dateUtc="2024-10-10T18:28:00Z">
          <w:r w:rsidDel="007D1CF2">
            <w:delText>that may result</w:delText>
          </w:r>
        </w:del>
      </w:ins>
      <w:ins w:id="1097" w:author="Andreu Rico Artero" w:date="2024-10-10T20:28:00Z" w16du:dateUtc="2024-10-10T18:28:00Z">
        <w:r w:rsidR="007D1CF2">
          <w:t>as the main driver of</w:t>
        </w:r>
      </w:ins>
      <w:ins w:id="1098" w:author="Francesco Polazzo" w:date="2024-10-08T08:51:00Z" w16du:dateUtc="2024-10-08T06:51:00Z">
        <w:del w:id="1099" w:author="Andreu Rico Artero" w:date="2024-10-10T20:28:00Z" w16du:dateUtc="2024-10-10T18:28:00Z">
          <w:r w:rsidDel="007D1CF2">
            <w:delText xml:space="preserve"> in</w:delText>
          </w:r>
        </w:del>
        <w:r>
          <w:t xml:space="preserve"> critical transitions </w:t>
        </w:r>
        <w:r>
          <w:fldChar w:fldCharType="begin"/>
        </w:r>
        <w:r>
          <w:instrText xml:space="preserve"> ADDIN ZOTERO_ITEM CSL_CITATION {"citationID":"csqHWeXW","properties":{"formattedCitation":"(Eby {\\i{}et al.} 2017; Meunier {\\i{}et al.} 2024)","plainCitation":"(Eby et al. 2017; Meunier et al. 2024)","noteIndex":0},"citationItems":[{"id":2671,"uris":["http://zotero.org/users/10426170/items/LXHVK2WK"],"itemData":{"id":2671,"type":"article-journal","abstract":"Aim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instrText>
        </w:r>
        <w:r>
          <w:fldChar w:fldCharType="separate"/>
        </w:r>
        <w:r w:rsidRPr="00055993">
          <w:t xml:space="preserve">(Eby </w:t>
        </w:r>
        <w:r w:rsidRPr="00055993">
          <w:rPr>
            <w:i/>
            <w:iCs/>
          </w:rPr>
          <w:t>et al.</w:t>
        </w:r>
        <w:r w:rsidRPr="00055993">
          <w:t xml:space="preserve"> 2017; Meunier </w:t>
        </w:r>
        <w:r w:rsidRPr="00055993">
          <w:rPr>
            <w:i/>
            <w:iCs/>
          </w:rPr>
          <w:t>et al.</w:t>
        </w:r>
        <w:r w:rsidRPr="00055993">
          <w:t xml:space="preserve"> 2024)</w:t>
        </w:r>
        <w:r>
          <w:fldChar w:fldCharType="end"/>
        </w:r>
        <w:r>
          <w:t>.</w:t>
        </w:r>
      </w:ins>
    </w:p>
    <w:p w14:paraId="13EB5D35" w14:textId="4111763A" w:rsidR="003E0E48" w:rsidRDefault="003E0E48">
      <w:pPr>
        <w:spacing w:line="480" w:lineRule="auto"/>
        <w:ind w:firstLine="720"/>
        <w:jc w:val="both"/>
        <w:rPr>
          <w:ins w:id="1100" w:author="Francesco Polazzo" w:date="2024-10-08T08:51:00Z" w16du:dateUtc="2024-10-08T06:51:00Z"/>
          <w:rFonts w:ascii="Times New Roman" w:hAnsi="Times New Roman" w:cs="Times New Roman"/>
        </w:rPr>
        <w:pPrChange w:id="1101" w:author="Andreu Rico Artero" w:date="2024-10-10T20:00:00Z" w16du:dateUtc="2024-10-10T18:00:00Z">
          <w:pPr>
            <w:spacing w:line="480" w:lineRule="auto"/>
            <w:ind w:firstLine="720"/>
          </w:pPr>
        </w:pPrChange>
      </w:pPr>
      <w:ins w:id="1102" w:author="Francesco Polazzo" w:date="2024-10-08T08:51:00Z" w16du:dateUtc="2024-10-08T06:51:00Z">
        <w:r>
          <w:rPr>
            <w:rFonts w:ascii="Times New Roman" w:hAnsi="Times New Roman" w:cs="Times New Roman"/>
          </w:rPr>
          <w:t>Ultimately, the response of phytoplankton to a</w:t>
        </w:r>
        <w:del w:id="1103" w:author="Andreu Rico Artero" w:date="2024-10-10T20:12:00Z" w16du:dateUtc="2024-10-10T18:12:00Z">
          <w:r w:rsidDel="006D0097">
            <w:rPr>
              <w:rFonts w:ascii="Times New Roman" w:hAnsi="Times New Roman" w:cs="Times New Roman"/>
            </w:rPr>
            <w:delText>n</w:delText>
          </w:r>
        </w:del>
        <w:r>
          <w:rPr>
            <w:rFonts w:ascii="Times New Roman" w:hAnsi="Times New Roman" w:cs="Times New Roman"/>
          </w:rPr>
          <w:t xml:space="preserve"> HW depends on the thermal sensitivity of the species </w:t>
        </w:r>
        <w:del w:id="1104" w:author="Andreu Rico Artero" w:date="2024-10-10T20:13:00Z" w16du:dateUtc="2024-10-10T18:13:00Z">
          <w:r w:rsidDel="006D0097">
            <w:rPr>
              <w:rFonts w:ascii="Times New Roman" w:hAnsi="Times New Roman" w:cs="Times New Roman"/>
            </w:rPr>
            <w:delText>composing</w:delText>
          </w:r>
        </w:del>
      </w:ins>
      <w:ins w:id="1105" w:author="Andreu Rico Artero" w:date="2024-10-10T20:13:00Z" w16du:dateUtc="2024-10-10T18:13:00Z">
        <w:r w:rsidR="006D0097">
          <w:rPr>
            <w:rFonts w:ascii="Times New Roman" w:hAnsi="Times New Roman" w:cs="Times New Roman"/>
          </w:rPr>
          <w:t>forming</w:t>
        </w:r>
      </w:ins>
      <w:ins w:id="1106" w:author="Francesco Polazzo" w:date="2024-10-08T08:51:00Z" w16du:dateUtc="2024-10-08T06:51:00Z">
        <w:r>
          <w:rPr>
            <w:rFonts w:ascii="Times New Roman" w:hAnsi="Times New Roman" w:cs="Times New Roman"/>
          </w:rPr>
          <w:t xml:space="preserve"> the community </w:t>
        </w:r>
        <w:r>
          <w:rPr>
            <w:rFonts w:ascii="Times New Roman" w:hAnsi="Times New Roman" w:cs="Times New Roman"/>
          </w:rPr>
          <w:fldChar w:fldCharType="begin"/>
        </w:r>
        <w:r>
          <w:rPr>
            <w:rFonts w:ascii="Times New Roman" w:hAnsi="Times New Roman" w:cs="Times New Roman"/>
          </w:rPr>
          <w:instrText xml:space="preserve"> ADDIN ZOTERO_ITEM CSL_CITATION {"citationID":"pl65d6rj","properties":{"formattedCitation":"(Polazzo {\\i{}et al.} 2022)","plainCitation":"(Polazzo et al. 2022)","noteIndex":0},"citationItems":[{"id":1683,"uris":["http://zotero.org/users/10426170/items/E5S869CU"],"itemData":{"id":1683,"type":"article-journal","abstract":"Freshwater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Pr>
            <w:rFonts w:ascii="Times New Roman" w:hAnsi="Times New Roman" w:cs="Times New Roman"/>
          </w:rPr>
          <w:fldChar w:fldCharType="separate"/>
        </w:r>
        <w:r w:rsidRPr="000414AD">
          <w:rPr>
            <w:rFonts w:ascii="Times New Roman" w:hAnsi="Times New Roman" w:cs="Times New Roman"/>
            <w:kern w:val="0"/>
          </w:rPr>
          <w:t xml:space="preserve">(Polazzo </w:t>
        </w:r>
        <w:r w:rsidRPr="000414AD">
          <w:rPr>
            <w:rFonts w:ascii="Times New Roman" w:hAnsi="Times New Roman" w:cs="Times New Roman"/>
            <w:i/>
            <w:iCs/>
            <w:kern w:val="0"/>
          </w:rPr>
          <w:t>et al.</w:t>
        </w:r>
        <w:r w:rsidRPr="000414AD">
          <w:rPr>
            <w:rFonts w:ascii="Times New Roman" w:hAnsi="Times New Roman" w:cs="Times New Roman"/>
            <w:kern w:val="0"/>
          </w:rPr>
          <w:t xml:space="preserve"> 2022)</w:t>
        </w:r>
        <w:r>
          <w:rPr>
            <w:rFonts w:ascii="Times New Roman" w:hAnsi="Times New Roman" w:cs="Times New Roman"/>
          </w:rPr>
          <w:fldChar w:fldCharType="end"/>
        </w:r>
        <w:r>
          <w:rPr>
            <w:rFonts w:ascii="Times New Roman" w:hAnsi="Times New Roman" w:cs="Times New Roman"/>
          </w:rPr>
          <w:t xml:space="preserve">, and on the </w:t>
        </w:r>
      </w:ins>
      <w:ins w:id="1107" w:author="Andreu Rico Artero" w:date="2024-10-10T20:29:00Z" w16du:dateUtc="2024-10-10T18:29:00Z">
        <w:r w:rsidR="007D1CF2">
          <w:rPr>
            <w:rFonts w:ascii="Times New Roman" w:hAnsi="Times New Roman" w:cs="Times New Roman"/>
          </w:rPr>
          <w:t xml:space="preserve">ecological </w:t>
        </w:r>
      </w:ins>
      <w:ins w:id="1108" w:author="Francesco Polazzo" w:date="2024-10-08T08:51:00Z" w16du:dateUtc="2024-10-08T06:51:00Z">
        <w:r>
          <w:rPr>
            <w:rFonts w:ascii="Times New Roman" w:hAnsi="Times New Roman" w:cs="Times New Roman"/>
          </w:rPr>
          <w:t xml:space="preserve">interactions </w:t>
        </w:r>
        <w:del w:id="1109" w:author="Andreu Rico Artero" w:date="2024-10-10T20:29:00Z" w16du:dateUtc="2024-10-10T18:29:00Z">
          <w:r w:rsidDel="007D1CF2">
            <w:rPr>
              <w:rFonts w:ascii="Times New Roman" w:hAnsi="Times New Roman" w:cs="Times New Roman"/>
            </w:rPr>
            <w:delText xml:space="preserve">between species that are </w:delText>
          </w:r>
        </w:del>
      </w:ins>
      <w:ins w:id="1110" w:author="Andreu Rico Artero" w:date="2024-10-10T20:29:00Z" w16du:dateUtc="2024-10-10T18:29:00Z">
        <w:r w:rsidR="007D1CF2">
          <w:rPr>
            <w:rFonts w:ascii="Times New Roman" w:hAnsi="Times New Roman" w:cs="Times New Roman"/>
          </w:rPr>
          <w:t>(re-)</w:t>
        </w:r>
      </w:ins>
      <w:ins w:id="1111" w:author="Francesco Polazzo" w:date="2024-10-08T08:51:00Z" w16du:dateUtc="2024-10-08T06:51:00Z">
        <w:r>
          <w:rPr>
            <w:rFonts w:ascii="Times New Roman" w:hAnsi="Times New Roman" w:cs="Times New Roman"/>
          </w:rPr>
          <w:t xml:space="preserve">established during and after the HW </w:t>
        </w:r>
        <w:r>
          <w:rPr>
            <w:rFonts w:ascii="Times New Roman" w:hAnsi="Times New Roman" w:cs="Times New Roman"/>
          </w:rPr>
          <w:fldChar w:fldCharType="begin"/>
        </w:r>
        <w:r>
          <w:rPr>
            <w:rFonts w:ascii="Times New Roman" w:hAnsi="Times New Roman" w:cs="Times New Roman"/>
          </w:rPr>
          <w:instrText xml:space="preserve"> ADDIN ZOTERO_ITEM CSL_CITATION {"citationID":"0BnfCXpg","properties":{"formattedCitation":"(Hu\\uc0\\u7923{}nh {\\i{}et al.} 2024; Polazzo {\\i{}et al.} 2023; Seifert {\\i{}et al.} 2015)","plainCitation":"(Huỳnh et al. 2024; Polazzo et al. 2023; Seifert et al. 2015)","noteIndex":0},"citationItems":[{"id":2799,"uris":["http://zotero.org/users/10426170/items/CPCT825S"],"itemData":{"id":2799,"type":"article-journal","abstract":"Freshwater ecosystems are increasingly affected by rising annual mean temperatures and heatwaves. While heatwaves are expected to have more immediate effects than mean temperature increases on local communities, comparative experimental studies are largely lacking. We conducted a 1-month mesocosm experiment to test the effect of different warming treatments, constantly raised temperatures (+3°C) and recurring heatwaves (+6°C), on plankton communities. We specifically tested how shifts in zooplankton trait composition and functional groups are reflected in ecosystem function (top-down control on primary producers). We found that heatwaves had a stronger and more immediate effect on zooplankton trait composition (specifically on body length and body mass) and functional groups. Heatwaves led to the decrease of small-bodied grazers (i.e., Rotifera) and the dominance of larger omnivorous Copepoda, and these shifts resulted in weaker top-down control, leading to elevated phytoplankton biomass. Altogether, our results highlight the importance of the indirect effects of heatwaves via inducing shifts in zooplankton functional groups and trait composition, which may lead to algal blooms.","container-title":"Ecology and Evolution","DOI":"10.1002/ece3.70096","ISSN":"2045-7758","issue":"8","language":"en","license":"© 2024 The Author(s). Ecology and Evolution published by John Wiley &amp; Sons Ltd.","note":"_eprint: https://onlinelibrary.wiley.com/doi/pdf/10.1002/ece3.70096","page":"e70096","source":"Wiley Online Library","title":"Heatwave-induced functional shifts in zooplankton communities result in weaker top-down control on phytoplankton","volume":"14","author":[{"family":"Huỳnh","given":"Thu-Hương"},{"family":"Horváth","given":"Zsófia"},{"family":"Pálffy","given":"Károly"},{"family":"Kardos","given":"Vivien"},{"family":"Szabó","given":"Beáta"},{"family":"Dobosy","given":"Péter"},{"family":"Vad","given":"Csaba F."}],"issued":{"date-parts":[["2024"]]}}},{"id":1696,"uris":["http://zotero.org/users/10426170/items/K98U24LB"],"itemData":{"id":1696,"type":"article-journal","abstract":"Untangling the relationship between network complexity and ecological stability under climate change is an arduous challenge for theoretical and empirical ecology. Even more so, when considering extreme climatic events. Here, we studied the effects of extreme climatic events (heatwaves) on the complexity of realistic freshwater ecosystems using topological and quantitative trophic network metrics. Next, we linked changes in network complexity with the investigation of four stability components (temporal stability, resistance, resilience, and recovery) of community's functional, compositional, and energy flux stability. We found reduction in topological network complexity to be correlated with reduction of functional and compositional resistance. However, temperature-driven increase in link-weighted network complexity increased functional and energy flux recovery and resilience, but at the cost of increased compositional instability. Overall, we propose an overarching approach to elucidate the effects of climate change on multidimensional stability through the lens of network complexity, providing helpful insights for preserving ecosystems stability under climate change.","container-title":"Ecology","DOI":"10.1002/ecy.3951","ISSN":"1939-9170","issue":"2","language":"en","note":"_eprint: https://onlinelibrary.wiley.com/doi/pdf/10.1002/ecy.3951","page":"e3951","source":"Wiley Online Library","title":"Impacts of extreme climatic events on trophic network complexity and multidimensional stability","volume":"104","author":[{"family":"Polazzo","given":"Francesco"},{"family":"Hermann","given":"Markus"},{"family":"Crettaz-Minaglia","given":"Melina"},{"family":"Rico","given":"Andreu"}],"issued":{"date-parts":[["2023"]]}}},{"id":2796,"uris":["http://zotero.org/users/10426170/items/MW5PEA3V"],"itemData":{"id":2796,"type":"article-journal","abstract":"Climate forecasts project further increases in extremely high-temperature events. These present threats to biodiversity, as they promote population declines and local species extinctions. This implies that ecological communities will need to rely more strongly on recovery processes, such as recolonization from a meta-community context. It is poorly understood how differences in extreme event intensity change the outcome of subsequent community reassembly and if such extremes modify the biotic environment in ways that would prevent the successful re-establishment of lost species. We studied replicated aquatic communities consisting of algae and herbivorous rotifers in a design that involved a control and two different heat wave intensity treatments (29°C and 39°C). Animal species that suffered heat-induced extinction were subsequently re-introduced at the same time and density, in each of the two treatments. The 39°C treatment led to community closure in all replicates, meaning that a previously successful herbivore species could not re-establish itself in the postheat wave community. In contrast, such closure never occurred after a 29°C event. Heat wave intensity determined the number of herbivore extinctions and strongly affected algal relative abundances. Re-introduced herbivore species were thus confronted with significantly different food environments. This ecological legacy generated by heat wave intensity led to differences in the failure or success of herbivore species re-introductions. Reassembly was significantly more variable, and hence less predictable, after an extreme heat wave, and was more canalized after a moderate one. Our results pertain to relatively simple communities, but they suggest that ecological legacies introduced by extremely high-temperature events may change subsequent ecological recovery and even prevent the successful re-establishment of lost species. Knowing the processes promoting and preventing ecological recovery is crucial to the success of species re-introduction programs and to our ability to restore ecosystems damaged by environmental extremes.","container-title":"Ecology and Evolution","DOI":"10.1002/ece3.1490","ISSN":"2045-7758","issue":"11","language":"en","license":"© 2015 The Authors. Ecology and Evolution published by John Wiley &amp; Sons Ltd.","note":"_eprint: https://onlinelibrary.wiley.com/doi/pdf/10.1002/ece3.1490","page":"2140-2148","source":"Wiley Online Library","title":"Extreme heat changes post-heat wave community reassembly","volume":"5","author":[{"family":"Seifert","given":"Linda I."},{"family":"Weithoff","given":"Guntram"},{"family":"Vos","given":"Matthijs"}],"issued":{"date-parts":[["2015"]]}}}],"schema":"https://github.com/citation-style-language/schema/raw/master/csl-citation.json"} </w:instrText>
        </w:r>
        <w:r>
          <w:rPr>
            <w:rFonts w:ascii="Times New Roman" w:hAnsi="Times New Roman" w:cs="Times New Roman"/>
          </w:rPr>
          <w:fldChar w:fldCharType="separate"/>
        </w:r>
        <w:r w:rsidRPr="00A67681">
          <w:rPr>
            <w:rFonts w:ascii="Times New Roman" w:hAnsi="Times New Roman" w:cs="Times New Roman"/>
            <w:kern w:val="0"/>
          </w:rPr>
          <w:t xml:space="preserve">(Huỳnh </w:t>
        </w:r>
        <w:r w:rsidRPr="00A67681">
          <w:rPr>
            <w:rFonts w:ascii="Times New Roman" w:hAnsi="Times New Roman" w:cs="Times New Roman"/>
            <w:i/>
            <w:iCs/>
            <w:kern w:val="0"/>
          </w:rPr>
          <w:t>et al.</w:t>
        </w:r>
        <w:r w:rsidRPr="00A67681">
          <w:rPr>
            <w:rFonts w:ascii="Times New Roman" w:hAnsi="Times New Roman" w:cs="Times New Roman"/>
            <w:kern w:val="0"/>
          </w:rPr>
          <w:t xml:space="preserve"> 2024; Polazzo </w:t>
        </w:r>
        <w:r w:rsidRPr="00A67681">
          <w:rPr>
            <w:rFonts w:ascii="Times New Roman" w:hAnsi="Times New Roman" w:cs="Times New Roman"/>
            <w:i/>
            <w:iCs/>
            <w:kern w:val="0"/>
          </w:rPr>
          <w:t>et al.</w:t>
        </w:r>
        <w:r w:rsidRPr="00A67681">
          <w:rPr>
            <w:rFonts w:ascii="Times New Roman" w:hAnsi="Times New Roman" w:cs="Times New Roman"/>
            <w:kern w:val="0"/>
          </w:rPr>
          <w:t xml:space="preserve"> 2023; Seifert </w:t>
        </w:r>
        <w:r w:rsidRPr="00A67681">
          <w:rPr>
            <w:rFonts w:ascii="Times New Roman" w:hAnsi="Times New Roman" w:cs="Times New Roman"/>
            <w:i/>
            <w:iCs/>
            <w:kern w:val="0"/>
          </w:rPr>
          <w:t>et al.</w:t>
        </w:r>
        <w:r w:rsidRPr="00A67681">
          <w:rPr>
            <w:rFonts w:ascii="Times New Roman" w:hAnsi="Times New Roman" w:cs="Times New Roman"/>
            <w:kern w:val="0"/>
          </w:rPr>
          <w:t xml:space="preserve"> 2015)</w:t>
        </w:r>
        <w:r>
          <w:rPr>
            <w:rFonts w:ascii="Times New Roman" w:hAnsi="Times New Roman" w:cs="Times New Roman"/>
          </w:rPr>
          <w:fldChar w:fldCharType="end"/>
        </w:r>
        <w:r>
          <w:rPr>
            <w:rFonts w:ascii="Times New Roman" w:hAnsi="Times New Roman" w:cs="Times New Roman"/>
          </w:rPr>
          <w:t xml:space="preserve">. In our experiment, although the </w:t>
        </w:r>
        <w:del w:id="1112" w:author="Andreu Rico Artero" w:date="2024-10-10T20:30:00Z" w16du:dateUtc="2024-10-10T18:30:00Z">
          <w:r w:rsidDel="007D1CF2">
            <w:rPr>
              <w:rFonts w:ascii="Times New Roman" w:hAnsi="Times New Roman" w:cs="Times New Roman"/>
            </w:rPr>
            <w:delText xml:space="preserve">intensity defined as the </w:delText>
          </w:r>
        </w:del>
        <w:r>
          <w:rPr>
            <w:rFonts w:ascii="Times New Roman" w:hAnsi="Times New Roman" w:cs="Times New Roman"/>
          </w:rPr>
          <w:t xml:space="preserve">temperature difference between the HW treatment and the control was +8 </w:t>
        </w:r>
        <w:r w:rsidRPr="00877DC3">
          <w:rPr>
            <w:rFonts w:ascii="Times New Roman" w:hAnsi="Times New Roman" w:cs="Times New Roman"/>
          </w:rPr>
          <w:t>°C</w:t>
        </w:r>
        <w:r>
          <w:rPr>
            <w:rFonts w:ascii="Times New Roman" w:hAnsi="Times New Roman" w:cs="Times New Roman"/>
          </w:rPr>
          <w:t xml:space="preserve"> for all HW events, the temperature in the control increased as we progressed from April to July. This resulted in the HWs having </w:t>
        </w:r>
        <w:del w:id="1113" w:author="Andreu Rico Artero" w:date="2024-10-10T20:31:00Z" w16du:dateUtc="2024-10-10T18:31:00Z">
          <w:r w:rsidDel="007D1CF2">
            <w:rPr>
              <w:rFonts w:ascii="Times New Roman" w:hAnsi="Times New Roman" w:cs="Times New Roman"/>
            </w:rPr>
            <w:delText xml:space="preserve">different </w:delText>
          </w:r>
        </w:del>
      </w:ins>
      <w:ins w:id="1114" w:author="Andreu Rico Artero" w:date="2024-10-10T20:31:00Z" w16du:dateUtc="2024-10-10T18:31:00Z">
        <w:r w:rsidR="007D1CF2">
          <w:rPr>
            <w:rFonts w:ascii="Times New Roman" w:hAnsi="Times New Roman" w:cs="Times New Roman"/>
          </w:rPr>
          <w:t xml:space="preserve">increasing </w:t>
        </w:r>
      </w:ins>
      <w:ins w:id="1115" w:author="Francesco Polazzo" w:date="2024-10-08T08:51:00Z" w16du:dateUtc="2024-10-08T06:51:00Z">
        <w:r>
          <w:rPr>
            <w:rFonts w:ascii="Times New Roman" w:hAnsi="Times New Roman" w:cs="Times New Roman"/>
          </w:rPr>
          <w:t xml:space="preserve">absolute temperature. The strong decline in biomass and chlorophyll – </w:t>
        </w:r>
        <w:r w:rsidRPr="000414AD">
          <w:rPr>
            <w:rFonts w:ascii="Times New Roman" w:hAnsi="Times New Roman" w:cs="Times New Roman"/>
            <w:i/>
            <w:iCs/>
          </w:rPr>
          <w:t>a</w:t>
        </w:r>
        <w:r>
          <w:rPr>
            <w:rFonts w:ascii="Times New Roman" w:hAnsi="Times New Roman" w:cs="Times New Roman"/>
          </w:rPr>
          <w:t xml:space="preserve"> after the third heatwave may have been determined by the higher portion of species unable to cope with the</w:t>
        </w:r>
      </w:ins>
      <w:ins w:id="1116" w:author="Andreu Rico Artero" w:date="2024-10-10T20:31:00Z" w16du:dateUtc="2024-10-10T18:31:00Z">
        <w:r w:rsidR="007D1CF2">
          <w:rPr>
            <w:rFonts w:ascii="Times New Roman" w:hAnsi="Times New Roman" w:cs="Times New Roman"/>
          </w:rPr>
          <w:t xml:space="preserve"> exaggerated</w:t>
        </w:r>
      </w:ins>
      <w:ins w:id="1117" w:author="Francesco Polazzo" w:date="2024-10-08T08:51:00Z" w16du:dateUtc="2024-10-08T06:51:00Z">
        <w:r>
          <w:rPr>
            <w:rFonts w:ascii="Times New Roman" w:hAnsi="Times New Roman" w:cs="Times New Roman"/>
          </w:rPr>
          <w:t xml:space="preserve"> </w:t>
        </w:r>
      </w:ins>
      <w:ins w:id="1118" w:author="Andreu Rico Artero" w:date="2024-10-10T20:14:00Z" w16du:dateUtc="2024-10-10T18:14:00Z">
        <w:r w:rsidR="006D0097">
          <w:rPr>
            <w:rFonts w:ascii="Times New Roman" w:hAnsi="Times New Roman" w:cs="Times New Roman"/>
          </w:rPr>
          <w:t xml:space="preserve">thermal </w:t>
        </w:r>
      </w:ins>
      <w:ins w:id="1119" w:author="Francesco Polazzo" w:date="2024-10-08T08:51:00Z" w16du:dateUtc="2024-10-08T06:51:00Z">
        <w:r>
          <w:rPr>
            <w:rFonts w:ascii="Times New Roman" w:hAnsi="Times New Roman" w:cs="Times New Roman"/>
          </w:rPr>
          <w:t>stress posed by another, stronger HW. Despite the cumulative stress caused by recurring HWs, the intensity of a</w:t>
        </w:r>
        <w:del w:id="1120" w:author="Andreu Rico Artero" w:date="2024-10-10T20:31:00Z" w16du:dateUtc="2024-10-10T18:31:00Z">
          <w:r w:rsidDel="007D1CF2">
            <w:rPr>
              <w:rFonts w:ascii="Times New Roman" w:hAnsi="Times New Roman" w:cs="Times New Roman"/>
            </w:rPr>
            <w:delText>n</w:delText>
          </w:r>
        </w:del>
        <w:r>
          <w:rPr>
            <w:rFonts w:ascii="Times New Roman" w:hAnsi="Times New Roman" w:cs="Times New Roman"/>
          </w:rPr>
          <w:t xml:space="preserve"> HW has been shown to impact differently planktonic communities</w:t>
        </w:r>
      </w:ins>
      <w:ins w:id="1121" w:author="Andreu Rico Artero" w:date="2024-10-10T20:32:00Z" w16du:dateUtc="2024-10-10T18:32:00Z">
        <w:r w:rsidR="007D1CF2">
          <w:rPr>
            <w:rFonts w:ascii="Times New Roman" w:hAnsi="Times New Roman" w:cs="Times New Roman"/>
          </w:rPr>
          <w:t>,</w:t>
        </w:r>
      </w:ins>
      <w:ins w:id="1122" w:author="Francesco Polazzo" w:date="2024-10-08T08:51:00Z" w16du:dateUtc="2024-10-08T06:51:00Z">
        <w:r>
          <w:rPr>
            <w:rFonts w:ascii="Times New Roman" w:hAnsi="Times New Roman" w:cs="Times New Roman"/>
          </w:rPr>
          <w:t xml:space="preserve"> not only during, but especially after</w:t>
        </w:r>
      </w:ins>
      <w:ins w:id="1123" w:author="Andreu Rico Artero" w:date="2024-10-10T20:14:00Z" w16du:dateUtc="2024-10-10T18:14:00Z">
        <w:r w:rsidR="006D0097">
          <w:rPr>
            <w:rFonts w:ascii="Times New Roman" w:hAnsi="Times New Roman" w:cs="Times New Roman"/>
          </w:rPr>
          <w:t>,</w:t>
        </w:r>
      </w:ins>
      <w:ins w:id="1124" w:author="Francesco Polazzo" w:date="2024-10-08T08:51:00Z" w16du:dateUtc="2024-10-08T06:51:00Z">
        <w:r>
          <w:rPr>
            <w:rFonts w:ascii="Times New Roman" w:hAnsi="Times New Roman" w:cs="Times New Roman"/>
          </w:rPr>
          <w:t xml:space="preserve"> the HW event </w:t>
        </w:r>
        <w:r>
          <w:rPr>
            <w:rFonts w:ascii="Times New Roman" w:hAnsi="Times New Roman" w:cs="Times New Roman"/>
          </w:rPr>
          <w:fldChar w:fldCharType="begin"/>
        </w:r>
        <w:r>
          <w:rPr>
            <w:rFonts w:ascii="Times New Roman" w:hAnsi="Times New Roman" w:cs="Times New Roman"/>
          </w:rPr>
          <w:instrText xml:space="preserve"> ADDIN ZOTERO_ITEM CSL_CITATION {"citationID":"AptnFdPk","properties":{"formattedCitation":"(Seifert {\\i{}et al.} 2015)","plainCitation":"(Seifert et al. 2015)","noteIndex":0},"citationItems":[{"id":2796,"uris":["http://zotero.org/users/10426170/items/MW5PEA3V"],"itemData":{"id":2796,"type":"article-journal","abstract":"Climate forecasts project further increases in extremely high-temperature events. These present threats to biodiversity, as they promote population declines and local species extinctions. This implies that ecological communities will need to rely more strongly on recovery processes, such as recolonization from a meta-community context. It is poorly understood how differences in extreme event intensity change the outcome of subsequent community reassembly and if such extremes modify the biotic environment in ways that would prevent the successful re-establishment of lost species. We studied replicated aquatic communities consisting of algae and herbivorous rotifers in a design that involved a control and two different heat wave intensity treatments (29°C and 39°C). Animal species that suffered heat-induced extinction were subsequently re-introduced at the same time and density, in each of the two treatments. The 39°C treatment led to community closure in all replicates, meaning that a previously successful herbivore species could not re-establish itself in the postheat wave community. In contrast, such closure never occurred after a 29°C event. Heat wave intensity determined the number of herbivore extinctions and strongly affected algal relative abundances. Re-introduced herbivore species were thus confronted with significantly different food environments. This ecological legacy generated by heat wave intensity led to differences in the failure or success of herbivore species re-introductions. Reassembly was significantly more variable, and hence less predictable, after an extreme heat wave, and was more canalized after a moderate one. Our results pertain to relatively simple communities, but they suggest that ecological legacies introduced by extremely high-temperature events may change subsequent ecological recovery and even prevent the successful re-establishment of lost species. Knowing the processes promoting and preventing ecological recovery is crucial to the success of species re-introduction programs and to our ability to restore ecosystems damaged by environmental extremes.","container-title":"Ecology and Evolution","DOI":"10.1002/ece3.1490","ISSN":"2045-7758","issue":"11","language":"en","license":"© 2015 The Authors. Ecology and Evolution published by John Wiley &amp; Sons Ltd.","note":"_eprint: https://onlinelibrary.wiley.com/doi/pdf/10.1002/ece3.1490","page":"2140-2148","source":"Wiley Online Library","title":"Extreme heat changes post-heat wave community reassembly","volume":"5","author":[{"family":"Seifert","given":"Linda I."},{"family":"Weithoff","given":"Guntram"},{"family":"Vos","given":"Matthijs"}],"issued":{"date-parts":[["2015"]]}}}],"schema":"https://github.com/citation-style-language/schema/raw/master/csl-citation.json"} </w:instrText>
        </w:r>
        <w:r>
          <w:rPr>
            <w:rFonts w:ascii="Times New Roman" w:hAnsi="Times New Roman" w:cs="Times New Roman"/>
          </w:rPr>
          <w:fldChar w:fldCharType="separate"/>
        </w:r>
        <w:r w:rsidRPr="007A582B">
          <w:rPr>
            <w:rFonts w:ascii="Times New Roman" w:hAnsi="Times New Roman" w:cs="Times New Roman"/>
            <w:kern w:val="0"/>
          </w:rPr>
          <w:t xml:space="preserve">(Seifert </w:t>
        </w:r>
        <w:r w:rsidRPr="007A582B">
          <w:rPr>
            <w:rFonts w:ascii="Times New Roman" w:hAnsi="Times New Roman" w:cs="Times New Roman"/>
            <w:i/>
            <w:iCs/>
            <w:kern w:val="0"/>
          </w:rPr>
          <w:t>et al.</w:t>
        </w:r>
        <w:r w:rsidRPr="007A582B">
          <w:rPr>
            <w:rFonts w:ascii="Times New Roman" w:hAnsi="Times New Roman" w:cs="Times New Roman"/>
            <w:kern w:val="0"/>
          </w:rPr>
          <w:t xml:space="preserve"> 2015)</w:t>
        </w:r>
        <w:r>
          <w:rPr>
            <w:rFonts w:ascii="Times New Roman" w:hAnsi="Times New Roman" w:cs="Times New Roman"/>
          </w:rPr>
          <w:fldChar w:fldCharType="end"/>
        </w:r>
        <w:r>
          <w:rPr>
            <w:rFonts w:ascii="Times New Roman" w:hAnsi="Times New Roman" w:cs="Times New Roman"/>
          </w:rPr>
          <w:t xml:space="preserve">. </w:t>
        </w:r>
      </w:ins>
    </w:p>
    <w:p w14:paraId="4763773F" w14:textId="1D9226BD" w:rsidR="003E0E48" w:rsidRDefault="007D1CF2">
      <w:pPr>
        <w:spacing w:line="480" w:lineRule="auto"/>
        <w:ind w:firstLine="720"/>
        <w:jc w:val="both"/>
        <w:rPr>
          <w:ins w:id="1125" w:author="Francesco Polazzo" w:date="2024-10-08T08:51:00Z" w16du:dateUtc="2024-10-08T06:51:00Z"/>
          <w:rFonts w:ascii="Times New Roman" w:hAnsi="Times New Roman" w:cs="Times New Roman"/>
        </w:rPr>
        <w:pPrChange w:id="1126" w:author="Andreu Rico Artero" w:date="2024-10-10T20:18:00Z" w16du:dateUtc="2024-10-10T18:18:00Z">
          <w:pPr>
            <w:spacing w:line="480" w:lineRule="auto"/>
            <w:ind w:firstLine="720"/>
          </w:pPr>
        </w:pPrChange>
      </w:pPr>
      <w:ins w:id="1127" w:author="Andreu Rico Artero" w:date="2024-10-10T20:33:00Z" w16du:dateUtc="2024-10-10T18:33:00Z">
        <w:r>
          <w:rPr>
            <w:rFonts w:ascii="Times New Roman" w:hAnsi="Times New Roman" w:cs="Times New Roman"/>
          </w:rPr>
          <w:lastRenderedPageBreak/>
          <w:t xml:space="preserve">In our experiment, the change in the zooplankton activity arises as another factor that may have </w:t>
        </w:r>
      </w:ins>
      <w:ins w:id="1128" w:author="Andreu Rico Artero" w:date="2024-10-10T20:34:00Z" w16du:dateUtc="2024-10-10T18:34:00Z">
        <w:r>
          <w:rPr>
            <w:rFonts w:ascii="Times New Roman" w:hAnsi="Times New Roman" w:cs="Times New Roman"/>
          </w:rPr>
          <w:t>contributed to the</w:t>
        </w:r>
      </w:ins>
      <w:ins w:id="1129" w:author="Andreu Rico Artero" w:date="2024-10-10T20:32:00Z" w16du:dateUtc="2024-10-10T18:32:00Z">
        <w:r>
          <w:rPr>
            <w:rFonts w:ascii="Times New Roman" w:hAnsi="Times New Roman" w:cs="Times New Roman"/>
          </w:rPr>
          <w:t xml:space="preserve"> decline in phytoplankton biomass and chloroph</w:t>
        </w:r>
      </w:ins>
      <w:ins w:id="1130" w:author="Andreu Rico Artero" w:date="2024-10-10T20:33:00Z" w16du:dateUtc="2024-10-10T18:33:00Z">
        <w:r>
          <w:rPr>
            <w:rFonts w:ascii="Times New Roman" w:hAnsi="Times New Roman" w:cs="Times New Roman"/>
          </w:rPr>
          <w:t>yll-a</w:t>
        </w:r>
      </w:ins>
      <w:ins w:id="1131" w:author="Francesco Polazzo" w:date="2024-10-08T08:51:00Z" w16du:dateUtc="2024-10-08T06:51:00Z">
        <w:del w:id="1132" w:author="Andreu Rico Artero" w:date="2024-10-10T20:33:00Z" w16du:dateUtc="2024-10-10T18:33:00Z">
          <w:r w:rsidR="003E0E48" w:rsidDel="007D1CF2">
            <w:rPr>
              <w:rFonts w:ascii="Times New Roman" w:hAnsi="Times New Roman" w:cs="Times New Roman"/>
            </w:rPr>
            <w:delText xml:space="preserve">Yet, also a change in zooplankton activity </w:delText>
          </w:r>
        </w:del>
        <w:del w:id="1133" w:author="Andreu Rico Artero" w:date="2024-10-10T20:34:00Z" w16du:dateUtc="2024-10-10T18:34:00Z">
          <w:r w:rsidR="003E0E48" w:rsidDel="007D1CF2">
            <w:rPr>
              <w:rFonts w:ascii="Times New Roman" w:hAnsi="Times New Roman" w:cs="Times New Roman"/>
            </w:rPr>
            <w:delText xml:space="preserve">could have contributed to the decline in phytoplankton biomass and chlorophyll - </w:delText>
          </w:r>
          <w:r w:rsidR="003E0E48" w:rsidRPr="007A582B" w:rsidDel="007D1CF2">
            <w:rPr>
              <w:rFonts w:ascii="Times New Roman" w:hAnsi="Times New Roman" w:cs="Times New Roman"/>
              <w:i/>
              <w:iCs/>
            </w:rPr>
            <w:delText>a</w:delText>
          </w:r>
        </w:del>
        <w:r w:rsidR="003E0E48">
          <w:rPr>
            <w:rFonts w:ascii="Times New Roman" w:hAnsi="Times New Roman" w:cs="Times New Roman"/>
          </w:rPr>
          <w:t>. Although, the recurring HWs did not significantly affect zooplankton biomass or composition, at the end of the experiment</w:t>
        </w:r>
      </w:ins>
      <w:ins w:id="1134" w:author="Andreu Rico Artero" w:date="2024-10-10T20:34:00Z" w16du:dateUtc="2024-10-10T18:34:00Z">
        <w:r>
          <w:rPr>
            <w:rFonts w:ascii="Times New Roman" w:hAnsi="Times New Roman" w:cs="Times New Roman"/>
          </w:rPr>
          <w:t>, the</w:t>
        </w:r>
      </w:ins>
      <w:ins w:id="1135" w:author="Francesco Polazzo" w:date="2024-10-08T08:51:00Z" w16du:dateUtc="2024-10-08T06:51:00Z">
        <w:r w:rsidR="003E0E48">
          <w:rPr>
            <w:rFonts w:ascii="Times New Roman" w:hAnsi="Times New Roman" w:cs="Times New Roman"/>
          </w:rPr>
          <w:t xml:space="preserve"> mesocosms exposed to the recurring HWs</w:t>
        </w:r>
      </w:ins>
      <w:ins w:id="1136" w:author="Andreu Rico Artero" w:date="2024-10-10T20:35:00Z" w16du:dateUtc="2024-10-10T18:35:00Z">
        <w:r>
          <w:rPr>
            <w:rFonts w:ascii="Times New Roman" w:hAnsi="Times New Roman" w:cs="Times New Roman"/>
          </w:rPr>
          <w:t>,</w:t>
        </w:r>
      </w:ins>
      <w:ins w:id="1137" w:author="Francesco Polazzo" w:date="2024-10-08T08:51:00Z" w16du:dateUtc="2024-10-08T06:51:00Z">
        <w:r w:rsidR="003E0E48">
          <w:rPr>
            <w:rFonts w:ascii="Times New Roman" w:hAnsi="Times New Roman" w:cs="Times New Roman"/>
          </w:rPr>
          <w:t xml:space="preserve"> had a larger proportion of Cladocera compared to </w:t>
        </w:r>
      </w:ins>
      <w:ins w:id="1138" w:author="Andreu Rico Artero" w:date="2024-10-10T20:35:00Z" w16du:dateUtc="2024-10-10T18:35:00Z">
        <w:r>
          <w:rPr>
            <w:rFonts w:ascii="Times New Roman" w:hAnsi="Times New Roman" w:cs="Times New Roman"/>
          </w:rPr>
          <w:t xml:space="preserve">the </w:t>
        </w:r>
      </w:ins>
      <w:ins w:id="1139" w:author="Francesco Polazzo" w:date="2024-10-08T08:51:00Z" w16du:dateUtc="2024-10-08T06:51:00Z">
        <w:r w:rsidR="003E0E48">
          <w:rPr>
            <w:rFonts w:ascii="Times New Roman" w:hAnsi="Times New Roman" w:cs="Times New Roman"/>
          </w:rPr>
          <w:t xml:space="preserve">control mesocosms. </w:t>
        </w:r>
      </w:ins>
      <w:ins w:id="1140" w:author="Andreu Rico Artero" w:date="2024-10-10T20:14:00Z" w16du:dateUtc="2024-10-10T18:14:00Z">
        <w:r w:rsidR="006D0097">
          <w:rPr>
            <w:rFonts w:ascii="Times New Roman" w:hAnsi="Times New Roman" w:cs="Times New Roman"/>
          </w:rPr>
          <w:t xml:space="preserve">The grazing efficiency of </w:t>
        </w:r>
      </w:ins>
      <w:ins w:id="1141" w:author="Francesco Polazzo" w:date="2024-10-08T08:51:00Z" w16du:dateUtc="2024-10-08T06:51:00Z">
        <w:r w:rsidR="003E0E48">
          <w:rPr>
            <w:rFonts w:ascii="Times New Roman" w:hAnsi="Times New Roman" w:cs="Times New Roman"/>
          </w:rPr>
          <w:t xml:space="preserve">Cladocera </w:t>
        </w:r>
      </w:ins>
      <w:ins w:id="1142" w:author="Andreu Rico Artero" w:date="2024-10-10T20:15:00Z" w16du:dateUtc="2024-10-10T18:15:00Z">
        <w:r w:rsidR="006D0097">
          <w:rPr>
            <w:rFonts w:ascii="Times New Roman" w:hAnsi="Times New Roman" w:cs="Times New Roman"/>
          </w:rPr>
          <w:t xml:space="preserve">on suspended algae </w:t>
        </w:r>
      </w:ins>
      <w:ins w:id="1143" w:author="Francesco Polazzo" w:date="2024-10-08T08:51:00Z" w16du:dateUtc="2024-10-08T06:51:00Z">
        <w:del w:id="1144" w:author="Andreu Rico Artero" w:date="2024-10-10T20:14:00Z" w16du:dateUtc="2024-10-10T18:14:00Z">
          <w:r w:rsidR="003E0E48" w:rsidDel="006D0097">
            <w:rPr>
              <w:rFonts w:ascii="Times New Roman" w:hAnsi="Times New Roman" w:cs="Times New Roman"/>
            </w:rPr>
            <w:delText>are much more efficient grazers than</w:delText>
          </w:r>
        </w:del>
      </w:ins>
      <w:ins w:id="1145" w:author="Andreu Rico Artero" w:date="2024-10-10T20:14:00Z" w16du:dateUtc="2024-10-10T18:14:00Z">
        <w:r w:rsidR="006D0097">
          <w:rPr>
            <w:rFonts w:ascii="Times New Roman" w:hAnsi="Times New Roman" w:cs="Times New Roman"/>
          </w:rPr>
          <w:t xml:space="preserve">is </w:t>
        </w:r>
      </w:ins>
      <w:ins w:id="1146" w:author="Andreu Rico Artero" w:date="2024-10-10T20:15:00Z" w16du:dateUtc="2024-10-10T18:15:00Z">
        <w:r w:rsidR="006D0097">
          <w:rPr>
            <w:rFonts w:ascii="Times New Roman" w:hAnsi="Times New Roman" w:cs="Times New Roman"/>
          </w:rPr>
          <w:t>significantly larger than that of</w:t>
        </w:r>
      </w:ins>
      <w:ins w:id="1147" w:author="Francesco Polazzo" w:date="2024-10-08T08:51:00Z" w16du:dateUtc="2024-10-08T06:51:00Z">
        <w:r w:rsidR="003E0E48">
          <w:rPr>
            <w:rFonts w:ascii="Times New Roman" w:hAnsi="Times New Roman" w:cs="Times New Roman"/>
          </w:rPr>
          <w:t xml:space="preserve"> Copepods </w:t>
        </w:r>
      </w:ins>
      <w:ins w:id="1148" w:author="Andreu Rico Artero" w:date="2024-10-10T20:15:00Z" w16du:dateUtc="2024-10-10T18:15:00Z">
        <w:r w:rsidR="006D0097">
          <w:rPr>
            <w:rFonts w:ascii="Times New Roman" w:hAnsi="Times New Roman" w:cs="Times New Roman"/>
          </w:rPr>
          <w:t>or</w:t>
        </w:r>
      </w:ins>
      <w:ins w:id="1149" w:author="Francesco Polazzo" w:date="2024-10-08T08:51:00Z" w16du:dateUtc="2024-10-08T06:51:00Z">
        <w:del w:id="1150" w:author="Andreu Rico Artero" w:date="2024-10-10T20:15:00Z" w16du:dateUtc="2024-10-10T18:15:00Z">
          <w:r w:rsidR="003E0E48" w:rsidDel="006D0097">
            <w:rPr>
              <w:rFonts w:ascii="Times New Roman" w:hAnsi="Times New Roman" w:cs="Times New Roman"/>
            </w:rPr>
            <w:delText>and</w:delText>
          </w:r>
        </w:del>
        <w:r w:rsidR="003E0E48">
          <w:rPr>
            <w:rFonts w:ascii="Times New Roman" w:hAnsi="Times New Roman" w:cs="Times New Roman"/>
          </w:rPr>
          <w:t xml:space="preserve"> Rotifers </w:t>
        </w:r>
        <w:r w:rsidR="003E0E48">
          <w:rPr>
            <w:rFonts w:ascii="Times New Roman" w:hAnsi="Times New Roman" w:cs="Times New Roman"/>
          </w:rPr>
          <w:fldChar w:fldCharType="begin"/>
        </w:r>
        <w:r w:rsidR="003E0E48">
          <w:rPr>
            <w:rFonts w:ascii="Times New Roman" w:hAnsi="Times New Roman" w:cs="Times New Roman"/>
          </w:rPr>
          <w:instrText xml:space="preserve"> ADDIN ZOTERO_ITEM CSL_CITATION {"citationID":"gTMsAdq8","properties":{"formattedCitation":"(Sommer {\\i{}et al.} 2002)","plainCitation":"(Sommer et al. 2002)","noteIndex":0},"citationItems":[{"id":2803,"uris":["http://zotero.org/users/10426170/items/U939SUIX"],"itemData":{"id":2803,"type":"chapter","abstract":"Based on existing knowledge about phytoplankton responses to nutrients and food size spectra of herbivorous zooplankton, three different configurations of pelagic food webs are proposed for three different types of marine nutrient regimes: (1) upwelling systems, (2) oligotrophic oceanic systems, (3) eutrophicated coastal systems. Up-welling systems are characterised by high levels of plant nutrients and high ratios of Si to N and R. Phytoplankton consists mainly of diatoms together with a subdominant contribution of flagellates. Most phytoplankton falls into the food spectrum of herbivorous, crustacean zooplankton. Therefore, herbivorous crustaceans occupy trophic level 2 and zooplanktivorous fish occupy trophic level 3. Phytoplankton in oligotrophic, oceanic systems is dominated by picoplankton, which are too small to be ingested by copepods. Most primary production is channelled through the ‘microbial loop’ (picoplankton — heterotrophic nanoflagellates — ciliates). Sporadically, pelagic tunicates also consume a substantial proportion of primary production. Herbivorous crustaceans feed on heterotrophic nanoflagellates and ciliates, thus occupying a food chain position between 3 and 4, which leads to a food chain position between 4 and 5 for zooplanktivorous fish. By cultural eutrophication, N and P availability are elevated while Si remains unaffected or even declines. Diatoms decrease in relative importance while summer blooms of inedible algae (Phaeocystis, toxic dinoflagellates, toxic prymnesiophyceae, etc.) prevail. The spring bloom may still contain a substantial contribution of diatoms. The production of the inedible algae enters the pelagic energy flow via the detritus food chain: DOC release by cell lysis — bacteria — heterotrophic nanoflagellates — ciliates. Accordingly, crustacean zooplankton occupy food chain position 4 to 5 during the non-diatom seasons. Ecological efficiency considerations lead to the conclusion that fish production:primary production ratios should be highest in upwelling systems and substantially lower in oligotrophic and in culturally eutrophicated systems. Further losses of fish production may occur when carnivorous, gelatinous zooplankton (jellyfish) replace fish.","container-title":"Sustainable Increase of Marine Harvesting: Fundamental Mechanisms and New Concepts: Proceedings of the 1st Maricult Conference held in Trondheim, Norway, 25–28 June 2000","event-place":"Dordrecht","ISBN":"978-94-017-3190-4","language":"en","note":"DOI: 10.1007/978-94-017-3190-4_2","page":"11-20","publisher":"Springer Netherlands","publisher-place":"Dordrecht","source":"Springer Link","title":"Pelagic food web configurations at different levels of nutrient richness and their implications for the ratio fish production:primary production","title-short":"Pelagic food web configurations at different levels of nutrient richness and their implications for the ratio fish production","URL":"https://doi.org/10.1007/978-94-017-3190-4_2","author":[{"family":"Sommer","given":"Ulrich"},{"family":"Stibor","given":"Herwig"},{"family":"Katechakis","given":"Alexis"},{"family":"Sommer","given":"Frank"},{"family":"Hansen","given":"Thomas"}],"editor":[{"family":"Vadstein","given":"Olav"},{"family":"Olsen","given":"Yngvar"}],"accessed":{"date-parts":[["2024",10,7]]},"issued":{"date-parts":[["2002"]]}}}],"schema":"https://github.com/citation-style-language/schema/raw/master/csl-citation.json"} </w:instrText>
        </w:r>
        <w:r w:rsidR="003E0E48">
          <w:rPr>
            <w:rFonts w:ascii="Times New Roman" w:hAnsi="Times New Roman" w:cs="Times New Roman"/>
          </w:rPr>
          <w:fldChar w:fldCharType="separate"/>
        </w:r>
        <w:r w:rsidR="003E0E48" w:rsidRPr="00004A9A">
          <w:rPr>
            <w:rFonts w:ascii="Times New Roman" w:hAnsi="Times New Roman" w:cs="Times New Roman"/>
            <w:kern w:val="0"/>
          </w:rPr>
          <w:t xml:space="preserve">(Sommer </w:t>
        </w:r>
        <w:r w:rsidR="003E0E48" w:rsidRPr="00004A9A">
          <w:rPr>
            <w:rFonts w:ascii="Times New Roman" w:hAnsi="Times New Roman" w:cs="Times New Roman"/>
            <w:i/>
            <w:iCs/>
            <w:kern w:val="0"/>
          </w:rPr>
          <w:t>et al.</w:t>
        </w:r>
        <w:r w:rsidR="003E0E48" w:rsidRPr="00004A9A">
          <w:rPr>
            <w:rFonts w:ascii="Times New Roman" w:hAnsi="Times New Roman" w:cs="Times New Roman"/>
            <w:kern w:val="0"/>
          </w:rPr>
          <w:t xml:space="preserve"> 2002)</w:t>
        </w:r>
        <w:r w:rsidR="003E0E48">
          <w:rPr>
            <w:rFonts w:ascii="Times New Roman" w:hAnsi="Times New Roman" w:cs="Times New Roman"/>
          </w:rPr>
          <w:fldChar w:fldCharType="end"/>
        </w:r>
      </w:ins>
      <w:ins w:id="1151" w:author="Andreu Rico Artero" w:date="2024-10-10T20:15:00Z" w16du:dateUtc="2024-10-10T18:15:00Z">
        <w:r w:rsidR="006D0097">
          <w:rPr>
            <w:rFonts w:ascii="Times New Roman" w:hAnsi="Times New Roman" w:cs="Times New Roman"/>
          </w:rPr>
          <w:t xml:space="preserve">. The increase of </w:t>
        </w:r>
      </w:ins>
      <w:ins w:id="1152" w:author="Francesco Polazzo" w:date="2024-10-08T08:51:00Z" w16du:dateUtc="2024-10-08T06:51:00Z">
        <w:del w:id="1153" w:author="Andreu Rico Artero" w:date="2024-10-10T20:15:00Z" w16du:dateUtc="2024-10-10T18:15:00Z">
          <w:r w:rsidR="003E0E48" w:rsidDel="006D0097">
            <w:rPr>
              <w:rFonts w:ascii="Times New Roman" w:hAnsi="Times New Roman" w:cs="Times New Roman"/>
            </w:rPr>
            <w:delText xml:space="preserve">, and an increase in </w:delText>
          </w:r>
        </w:del>
        <w:r w:rsidR="003E0E48">
          <w:rPr>
            <w:rFonts w:ascii="Times New Roman" w:hAnsi="Times New Roman" w:cs="Times New Roman"/>
          </w:rPr>
          <w:t xml:space="preserve">Cladocera may have resulted in an increased grazing, and thus stronger top-down control on primary producers, contributing to the overall phytoplankton biomass decline. </w:t>
        </w:r>
      </w:ins>
      <w:proofErr w:type="spellStart"/>
      <w:ins w:id="1154" w:author="Andreu Rico Artero" w:date="2024-10-10T20:17:00Z" w16du:dateUtc="2024-10-10T18:17:00Z">
        <w:r w:rsidR="006D0097" w:rsidRPr="00A67681">
          <w:rPr>
            <w:rFonts w:ascii="Times New Roman" w:hAnsi="Times New Roman" w:cs="Times New Roman"/>
            <w:kern w:val="0"/>
          </w:rPr>
          <w:t>Huỳnh</w:t>
        </w:r>
        <w:proofErr w:type="spellEnd"/>
        <w:r w:rsidR="006D0097" w:rsidRPr="00A67681">
          <w:rPr>
            <w:rFonts w:ascii="Times New Roman" w:hAnsi="Times New Roman" w:cs="Times New Roman"/>
            <w:kern w:val="0"/>
          </w:rPr>
          <w:t xml:space="preserve"> </w:t>
        </w:r>
        <w:r w:rsidR="006D0097" w:rsidRPr="00A67681">
          <w:rPr>
            <w:rFonts w:ascii="Times New Roman" w:hAnsi="Times New Roman" w:cs="Times New Roman"/>
            <w:i/>
            <w:iCs/>
            <w:kern w:val="0"/>
          </w:rPr>
          <w:t>et al.</w:t>
        </w:r>
        <w:r w:rsidR="006D0097" w:rsidRPr="00A67681">
          <w:rPr>
            <w:rFonts w:ascii="Times New Roman" w:hAnsi="Times New Roman" w:cs="Times New Roman"/>
            <w:kern w:val="0"/>
          </w:rPr>
          <w:t xml:space="preserve"> </w:t>
        </w:r>
        <w:r w:rsidR="006D0097">
          <w:rPr>
            <w:rFonts w:ascii="Times New Roman" w:hAnsi="Times New Roman" w:cs="Times New Roman"/>
            <w:kern w:val="0"/>
          </w:rPr>
          <w:t>(</w:t>
        </w:r>
        <w:r w:rsidR="006D0097" w:rsidRPr="00A67681">
          <w:rPr>
            <w:rFonts w:ascii="Times New Roman" w:hAnsi="Times New Roman" w:cs="Times New Roman"/>
            <w:kern w:val="0"/>
          </w:rPr>
          <w:t>2024</w:t>
        </w:r>
        <w:r w:rsidR="006D0097">
          <w:rPr>
            <w:rFonts w:ascii="Times New Roman" w:hAnsi="Times New Roman" w:cs="Times New Roman"/>
            <w:kern w:val="0"/>
          </w:rPr>
          <w:t xml:space="preserve">) found a higher relative abundance of </w:t>
        </w:r>
      </w:ins>
      <w:ins w:id="1155" w:author="Francesco Polazzo" w:date="2024-10-08T08:51:00Z" w16du:dateUtc="2024-10-08T06:51:00Z">
        <w:del w:id="1156" w:author="Andreu Rico Artero" w:date="2024-10-10T20:17:00Z" w16du:dateUtc="2024-10-10T18:17:00Z">
          <w:r w:rsidR="003E0E48" w:rsidDel="006D0097">
            <w:rPr>
              <w:rFonts w:ascii="Times New Roman" w:hAnsi="Times New Roman" w:cs="Times New Roman"/>
            </w:rPr>
            <w:delText xml:space="preserve">A decline in Copepods and an increase in Cladocera is opposite to what was recently found in another freshwater mesocosm experiment, where </w:delText>
          </w:r>
        </w:del>
        <w:r w:rsidR="003E0E48">
          <w:rPr>
            <w:rFonts w:ascii="Times New Roman" w:hAnsi="Times New Roman" w:cs="Times New Roman"/>
          </w:rPr>
          <w:t xml:space="preserve">Copepods </w:t>
        </w:r>
      </w:ins>
      <w:ins w:id="1157" w:author="Andreu Rico Artero" w:date="2024-10-10T20:18:00Z" w16du:dateUtc="2024-10-10T18:18:00Z">
        <w:r w:rsidR="006D0097">
          <w:rPr>
            <w:rFonts w:ascii="Times New Roman" w:hAnsi="Times New Roman" w:cs="Times New Roman"/>
          </w:rPr>
          <w:t>in mesocosms</w:t>
        </w:r>
        <w:r w:rsidR="003847F6">
          <w:rPr>
            <w:rFonts w:ascii="Times New Roman" w:hAnsi="Times New Roman" w:cs="Times New Roman"/>
          </w:rPr>
          <w:t xml:space="preserve"> exposed to two consecutive HWs, </w:t>
        </w:r>
      </w:ins>
      <w:ins w:id="1158" w:author="Francesco Polazzo" w:date="2024-10-08T08:51:00Z" w16du:dateUtc="2024-10-08T06:51:00Z">
        <w:del w:id="1159" w:author="Andreu Rico Artero" w:date="2024-10-10T20:18:00Z" w16du:dateUtc="2024-10-10T18:18:00Z">
          <w:r w:rsidR="003E0E48" w:rsidDel="003847F6">
            <w:rPr>
              <w:rFonts w:ascii="Times New Roman" w:hAnsi="Times New Roman" w:cs="Times New Roman"/>
            </w:rPr>
            <w:delText xml:space="preserve">increased after two consecutive HWs, </w:delText>
          </w:r>
        </w:del>
        <w:r w:rsidR="003E0E48">
          <w:rPr>
            <w:rFonts w:ascii="Times New Roman" w:hAnsi="Times New Roman" w:cs="Times New Roman"/>
          </w:rPr>
          <w:t xml:space="preserve">leading to an overall weaker top-down control </w:t>
        </w:r>
        <w:r w:rsidR="003E0E48">
          <w:rPr>
            <w:rFonts w:ascii="Times New Roman" w:hAnsi="Times New Roman" w:cs="Times New Roman"/>
          </w:rPr>
          <w:fldChar w:fldCharType="begin"/>
        </w:r>
        <w:r w:rsidR="003E0E48">
          <w:rPr>
            <w:rFonts w:ascii="Times New Roman" w:hAnsi="Times New Roman" w:cs="Times New Roman"/>
          </w:rPr>
          <w:instrText xml:space="preserve"> ADDIN ZOTERO_ITEM CSL_CITATION {"citationID":"s0L08agX","properties":{"formattedCitation":"(Hu\\uc0\\u7923{}nh {\\i{}et al.} 2024)","plainCitation":"(Huỳnh et al. 2024)","noteIndex":0},"citationItems":[{"id":2799,"uris":["http://zotero.org/users/10426170/items/CPCT825S"],"itemData":{"id":2799,"type":"article-journal","abstract":"Freshwater ecosystems are increasingly affected by rising annual mean temperatures and heatwaves. While heatwaves are expected to have more immediate effects than mean temperature increases on local communities, comparative experimental studies are largely lacking. We conducted a 1-month mesocosm experiment to test the effect of different warming treatments, constantly raised temperatures (+3°C) and recurring heatwaves (+6°C), on plankton communities. We specifically tested how shifts in zooplankton trait composition and functional groups are reflected in ecosystem function (top-down control on primary producers). We found that heatwaves had a stronger and more immediate effect on zooplankton trait composition (specifically on body length and body mass) and functional groups. Heatwaves led to the decrease of small-bodied grazers (i.e., Rotifera) and the dominance of larger omnivorous Copepoda, and these shifts resulted in weaker top-down control, leading to elevated phytoplankton biomass. Altogether, our results highlight the importance of the indirect effects of heatwaves via inducing shifts in zooplankton functional groups and trait composition, which may lead to algal blooms.","container-title":"Ecology and Evolution","DOI":"10.1002/ece3.70096","ISSN":"2045-7758","issue":"8","language":"en","license":"© 2024 The Author(s). Ecology and Evolution published by John Wiley &amp; Sons Ltd.","note":"_eprint: https://onlinelibrary.wiley.com/doi/pdf/10.1002/ece3.70096","page":"e70096","source":"Wiley Online Library","title":"Heatwave-induced functional shifts in zooplankton communities result in weaker top-down control on phytoplankton","volume":"14","author":[{"family":"Huỳnh","given":"Thu-Hương"},{"family":"Horváth","given":"Zsófia"},{"family":"Pálffy","given":"Károly"},{"family":"Kardos","given":"Vivien"},{"family":"Szabó","given":"Beáta"},{"family":"Dobosy","given":"Péter"},{"family":"Vad","given":"Csaba F."}],"issued":{"date-parts":[["2024"]]}}}],"schema":"https://github.com/citation-style-language/schema/raw/master/csl-citation.json"} </w:instrText>
        </w:r>
        <w:r w:rsidR="003E0E48">
          <w:rPr>
            <w:rFonts w:ascii="Times New Roman" w:hAnsi="Times New Roman" w:cs="Times New Roman"/>
          </w:rPr>
          <w:fldChar w:fldCharType="separate"/>
        </w:r>
        <w:r w:rsidR="003E0E48" w:rsidRPr="00A67681">
          <w:rPr>
            <w:rFonts w:ascii="Times New Roman" w:hAnsi="Times New Roman" w:cs="Times New Roman"/>
            <w:kern w:val="0"/>
          </w:rPr>
          <w:t xml:space="preserve">(Huỳnh </w:t>
        </w:r>
        <w:r w:rsidR="003E0E48" w:rsidRPr="00A67681">
          <w:rPr>
            <w:rFonts w:ascii="Times New Roman" w:hAnsi="Times New Roman" w:cs="Times New Roman"/>
            <w:i/>
            <w:iCs/>
            <w:kern w:val="0"/>
          </w:rPr>
          <w:t>et al.</w:t>
        </w:r>
        <w:r w:rsidR="003E0E48" w:rsidRPr="00A67681">
          <w:rPr>
            <w:rFonts w:ascii="Times New Roman" w:hAnsi="Times New Roman" w:cs="Times New Roman"/>
            <w:kern w:val="0"/>
          </w:rPr>
          <w:t xml:space="preserve"> 2024)</w:t>
        </w:r>
        <w:r w:rsidR="003E0E48">
          <w:rPr>
            <w:rFonts w:ascii="Times New Roman" w:hAnsi="Times New Roman" w:cs="Times New Roman"/>
          </w:rPr>
          <w:fldChar w:fldCharType="end"/>
        </w:r>
        <w:r w:rsidR="003E0E48">
          <w:rPr>
            <w:rFonts w:ascii="Times New Roman" w:hAnsi="Times New Roman" w:cs="Times New Roman"/>
          </w:rPr>
          <w:t xml:space="preserve">. However, an increase in small Cladocera </w:t>
        </w:r>
        <w:del w:id="1160" w:author="Andreu Rico Artero" w:date="2024-10-10T20:35:00Z" w16du:dateUtc="2024-10-10T18:35:00Z">
          <w:r w:rsidR="003E0E48" w:rsidDel="007D1CF2">
            <w:rPr>
              <w:rFonts w:ascii="Times New Roman" w:hAnsi="Times New Roman" w:cs="Times New Roman"/>
            </w:rPr>
            <w:delText>was</w:delText>
          </w:r>
        </w:del>
      </w:ins>
      <w:ins w:id="1161" w:author="Andreu Rico Artero" w:date="2024-10-10T20:35:00Z" w16du:dateUtc="2024-10-10T18:35:00Z">
        <w:r>
          <w:rPr>
            <w:rFonts w:ascii="Times New Roman" w:hAnsi="Times New Roman" w:cs="Times New Roman"/>
          </w:rPr>
          <w:t>has been</w:t>
        </w:r>
      </w:ins>
      <w:ins w:id="1162" w:author="Francesco Polazzo" w:date="2024-10-08T08:51:00Z" w16du:dateUtc="2024-10-08T06:51:00Z">
        <w:r w:rsidR="003E0E48">
          <w:rPr>
            <w:rFonts w:ascii="Times New Roman" w:hAnsi="Times New Roman" w:cs="Times New Roman"/>
          </w:rPr>
          <w:t xml:space="preserve"> repo</w:t>
        </w:r>
      </w:ins>
      <w:ins w:id="1163" w:author="Andreu Rico Artero" w:date="2024-10-10T20:18:00Z" w16du:dateUtc="2024-10-10T18:18:00Z">
        <w:r w:rsidR="003847F6">
          <w:rPr>
            <w:rFonts w:ascii="Times New Roman" w:hAnsi="Times New Roman" w:cs="Times New Roman"/>
          </w:rPr>
          <w:t>rted</w:t>
        </w:r>
      </w:ins>
      <w:ins w:id="1164" w:author="Francesco Polazzo" w:date="2024-10-08T08:51:00Z" w16du:dateUtc="2024-10-08T06:51:00Z">
        <w:del w:id="1165" w:author="Andreu Rico Artero" w:date="2024-10-10T20:18:00Z" w16du:dateUtc="2024-10-10T18:18:00Z">
          <w:r w:rsidR="003E0E48" w:rsidDel="003847F6">
            <w:rPr>
              <w:rFonts w:ascii="Times New Roman" w:hAnsi="Times New Roman" w:cs="Times New Roman"/>
            </w:rPr>
            <w:delText>sted</w:delText>
          </w:r>
        </w:del>
        <w:r w:rsidR="003E0E48">
          <w:rPr>
            <w:rFonts w:ascii="Times New Roman" w:hAnsi="Times New Roman" w:cs="Times New Roman"/>
          </w:rPr>
          <w:t xml:space="preserve"> in another experiment where a zooplankton community was exposed to a HW of similar duration and intensity </w:t>
        </w:r>
        <w:r w:rsidR="003E0E48">
          <w:rPr>
            <w:rFonts w:ascii="Times New Roman" w:hAnsi="Times New Roman" w:cs="Times New Roman"/>
          </w:rPr>
          <w:fldChar w:fldCharType="begin"/>
        </w:r>
        <w:r w:rsidR="003E0E48">
          <w:rPr>
            <w:rFonts w:ascii="Times New Roman" w:hAnsi="Times New Roman" w:cs="Times New Roman"/>
          </w:rPr>
          <w:instrText xml:space="preserve"> ADDIN ZOTERO_ITEM CSL_CITATION {"citationID":"vSNao2kf","properties":{"formattedCitation":"(Roth {\\i{}et al.} 2022)","plainCitation":"(Roth et al. 2022)","noteIndex":0},"citationItems":[{"id":1608,"uris":["http://zotero.org/users/10426170/items/FD5YD89Y"],"itemData":{"id":1608,"type":"article-journal","abstract":"Aquatic ecosystems are exposed to pesticides through various pathways such as spray-drift, agricultural runoff, and chemical spills. Understanding the impact of pesticides on freshwater ecosystems requires not only understanding how pesticides affect aquatic organisms but also knowledge of their interactions with other stressors, such as those related to global climate change. Heatwaves are extended periods of temperature increase relative to the climatological mean. They are increasing in frequency and magnitude and pose an emerging threat to shallow freshwater ecosystems. In this study, we evaluated the single and combined effects of the herbicide terbuthylazine and a simulated heatwave on freshwater zooplankton communities using indoor microcosms. Terbuthylazine was applied at an environmentally relevant concentration (15 µg/L). The heatwave consisted of an increase of 6°C above the control temperature for a period of 7 days. When applied individually, the heatwave increased the total abundance of zooplankton by 3 times. The terbuthylazine exposure led to an indirect effect on the zooplankton community structure, reducing the relative abundance of some taxa. The combination of the heatwave and terbuthylazine had no significant impact on the zooplankton community, indicating additive effects dominated by the herbicide. The interaction between the two stressors increased chlorophyll-a concentrations and apparently changed the structure of the phytoplankton community, which may have benefitted cyanobacteria over green algae. Overall, this study shows that understanding the effects of chemical and non-chemical stressors on aquatic communities remains a challenging task. Further studies should be conducted to improve our mechanistic understanding of multiple stressor interactions at different levels of biological organisation.","container-title":"Frontiers in Environmental Science","ISSN":"2296-665X","source":"Frontiers","title":"Multiple stressor effects of a heatwave and a herbicide on zooplankton communities: Implications of global climate change","title-short":"Multiple stressor effects of a heatwave and a herbicide on zooplankton communities","URL":"https://www.frontiersin.org/articles/10.3389/fenvs.2022.920010","volume":"10","author":[{"family":"Roth","given":"Sabrina K."},{"family":"Polazzo","given":"Francesco"},{"family":"García-Astillero","given":"Ariadna"},{"family":"Cherta","given":"Laura"},{"family":"Sobek","given":"Anna"},{"family":"Rico","given":"Andreu"}],"accessed":{"date-parts":[["2022",11,11]]},"issued":{"date-parts":[["2022"]]}}}],"schema":"https://github.com/citation-style-language/schema/raw/master/csl-citation.json"} </w:instrText>
        </w:r>
        <w:r w:rsidR="003E0E48">
          <w:rPr>
            <w:rFonts w:ascii="Times New Roman" w:hAnsi="Times New Roman" w:cs="Times New Roman"/>
          </w:rPr>
          <w:fldChar w:fldCharType="separate"/>
        </w:r>
        <w:r w:rsidR="003E0E48" w:rsidRPr="0071305F">
          <w:rPr>
            <w:rFonts w:ascii="Times New Roman" w:hAnsi="Times New Roman" w:cs="Times New Roman"/>
            <w:kern w:val="0"/>
          </w:rPr>
          <w:t xml:space="preserve">(Roth </w:t>
        </w:r>
        <w:r w:rsidR="003E0E48" w:rsidRPr="0071305F">
          <w:rPr>
            <w:rFonts w:ascii="Times New Roman" w:hAnsi="Times New Roman" w:cs="Times New Roman"/>
            <w:i/>
            <w:iCs/>
            <w:kern w:val="0"/>
          </w:rPr>
          <w:t>et al.</w:t>
        </w:r>
        <w:r w:rsidR="003E0E48" w:rsidRPr="0071305F">
          <w:rPr>
            <w:rFonts w:ascii="Times New Roman" w:hAnsi="Times New Roman" w:cs="Times New Roman"/>
            <w:kern w:val="0"/>
          </w:rPr>
          <w:t xml:space="preserve"> 2022)</w:t>
        </w:r>
        <w:r w:rsidR="003E0E48">
          <w:rPr>
            <w:rFonts w:ascii="Times New Roman" w:hAnsi="Times New Roman" w:cs="Times New Roman"/>
          </w:rPr>
          <w:fldChar w:fldCharType="end"/>
        </w:r>
        <w:r w:rsidR="003E0E48">
          <w:rPr>
            <w:rFonts w:ascii="Times New Roman" w:hAnsi="Times New Roman" w:cs="Times New Roman"/>
          </w:rPr>
          <w:t>.</w:t>
        </w:r>
      </w:ins>
    </w:p>
    <w:p w14:paraId="4DE2802E" w14:textId="2733F97A" w:rsidR="003E0E48" w:rsidRDefault="003E0E48">
      <w:pPr>
        <w:spacing w:line="480" w:lineRule="auto"/>
        <w:ind w:firstLine="720"/>
        <w:jc w:val="both"/>
        <w:rPr>
          <w:ins w:id="1166" w:author="Francesco Polazzo" w:date="2024-10-08T08:51:00Z" w16du:dateUtc="2024-10-08T06:51:00Z"/>
          <w:rFonts w:ascii="Times New Roman" w:hAnsi="Times New Roman" w:cs="Times New Roman"/>
        </w:rPr>
        <w:pPrChange w:id="1167" w:author="Andreu Rico Artero" w:date="2024-10-10T20:00:00Z" w16du:dateUtc="2024-10-10T18:00:00Z">
          <w:pPr>
            <w:spacing w:line="480" w:lineRule="auto"/>
            <w:ind w:firstLine="720"/>
          </w:pPr>
        </w:pPrChange>
      </w:pPr>
      <w:ins w:id="1168" w:author="Francesco Polazzo" w:date="2024-10-08T08:51:00Z" w16du:dateUtc="2024-10-08T06:51:00Z">
        <w:r>
          <w:rPr>
            <w:rFonts w:ascii="Times New Roman" w:hAnsi="Times New Roman" w:cs="Times New Roman"/>
          </w:rPr>
          <w:t xml:space="preserve">Overall, we highlight that </w:t>
        </w:r>
        <w:r w:rsidRPr="0071305F">
          <w:rPr>
            <w:rFonts w:ascii="Times New Roman" w:hAnsi="Times New Roman" w:cs="Times New Roman"/>
          </w:rPr>
          <w:t xml:space="preserve">it is not necessary for a community to tip </w:t>
        </w:r>
        <w:proofErr w:type="gramStart"/>
        <w:r w:rsidRPr="0071305F">
          <w:rPr>
            <w:rFonts w:ascii="Times New Roman" w:hAnsi="Times New Roman" w:cs="Times New Roman"/>
          </w:rPr>
          <w:t>in order to</w:t>
        </w:r>
        <w:proofErr w:type="gramEnd"/>
        <w:r w:rsidRPr="0071305F">
          <w:rPr>
            <w:rFonts w:ascii="Times New Roman" w:hAnsi="Times New Roman" w:cs="Times New Roman"/>
          </w:rPr>
          <w:t xml:space="preserve"> show a slowing down in recovery. van Nes &amp; </w:t>
        </w:r>
        <w:proofErr w:type="spellStart"/>
        <w:r w:rsidRPr="0071305F">
          <w:rPr>
            <w:rFonts w:ascii="Times New Roman" w:hAnsi="Times New Roman" w:cs="Times New Roman"/>
          </w:rPr>
          <w:t>Scheffer</w:t>
        </w:r>
        <w:proofErr w:type="spellEnd"/>
        <w:r w:rsidRPr="0071305F">
          <w:rPr>
            <w:rFonts w:ascii="Times New Roman" w:hAnsi="Times New Roman" w:cs="Times New Roman"/>
          </w:rPr>
          <w:t xml:space="preserve"> (2007) suggested that critical slowing down may not only be related to a critical transition or tipping </w:t>
        </w:r>
        <w:del w:id="1169" w:author="Andreu Rico Artero" w:date="2024-10-10T20:36:00Z" w16du:dateUtc="2024-10-10T18:36:00Z">
          <w:r w:rsidRPr="0071305F" w:rsidDel="007D1CF2">
            <w:rPr>
              <w:rFonts w:ascii="Times New Roman" w:hAnsi="Times New Roman" w:cs="Times New Roman"/>
            </w:rPr>
            <w:delText>points but</w:delText>
          </w:r>
        </w:del>
      </w:ins>
      <w:ins w:id="1170" w:author="Andreu Rico Artero" w:date="2024-10-10T20:36:00Z" w16du:dateUtc="2024-10-10T18:36:00Z">
        <w:r w:rsidR="007D1CF2" w:rsidRPr="0071305F">
          <w:rPr>
            <w:rFonts w:ascii="Times New Roman" w:hAnsi="Times New Roman" w:cs="Times New Roman"/>
          </w:rPr>
          <w:t>points</w:t>
        </w:r>
        <w:r w:rsidR="007D1CF2">
          <w:rPr>
            <w:rFonts w:ascii="Times New Roman" w:hAnsi="Times New Roman" w:cs="Times New Roman"/>
          </w:rPr>
          <w:t xml:space="preserve"> but</w:t>
        </w:r>
      </w:ins>
      <w:ins w:id="1171" w:author="Francesco Polazzo" w:date="2024-10-08T08:51:00Z" w16du:dateUtc="2024-10-08T06:51:00Z">
        <w:r w:rsidRPr="0071305F">
          <w:rPr>
            <w:rFonts w:ascii="Times New Roman" w:hAnsi="Times New Roman" w:cs="Times New Roman"/>
          </w:rPr>
          <w:t xml:space="preserve"> could also generically indicate a reduced tolerance of the system to repeated perturbations. Critical slowing down may thus provide important information in cases where the threshold leading to a critical transition has not yet been reached, thus working as an EWS, and may be informative for systems that do not have multiple stable states at all.</w:t>
        </w:r>
      </w:ins>
    </w:p>
    <w:p w14:paraId="055C4BD1" w14:textId="1ACA00F3" w:rsidR="003E0E48" w:rsidRDefault="003E0E48" w:rsidP="008279E9">
      <w:pPr>
        <w:pStyle w:val="NormalWeb"/>
        <w:spacing w:before="0" w:beforeAutospacing="0" w:after="0" w:afterAutospacing="0" w:line="480" w:lineRule="auto"/>
        <w:ind w:firstLine="720"/>
        <w:jc w:val="both"/>
        <w:rPr>
          <w:ins w:id="1172" w:author="Francesco Polazzo" w:date="2024-10-08T08:51:00Z" w16du:dateUtc="2024-10-08T06:51:00Z"/>
        </w:rPr>
      </w:pPr>
      <w:ins w:id="1173" w:author="Francesco Polazzo" w:date="2024-10-08T08:51:00Z" w16du:dateUtc="2024-10-08T06:51:00Z">
        <w:r>
          <w:tab/>
          <w:t xml:space="preserve">In conclusion, </w:t>
        </w:r>
        <w:del w:id="1174" w:author="Andreu Rico Artero" w:date="2024-10-10T20:20:00Z" w16du:dateUtc="2024-10-10T18:20:00Z">
          <w:r w:rsidDel="003847F6">
            <w:delText>we show here</w:delText>
          </w:r>
        </w:del>
      </w:ins>
      <w:ins w:id="1175" w:author="Andreu Rico Artero" w:date="2024-10-10T20:20:00Z" w16du:dateUtc="2024-10-10T18:20:00Z">
        <w:r w:rsidR="003847F6">
          <w:t>our study shows</w:t>
        </w:r>
      </w:ins>
      <w:ins w:id="1176" w:author="Francesco Polazzo" w:date="2024-10-08T08:51:00Z" w16du:dateUtc="2024-10-08T06:51:00Z">
        <w:r>
          <w:t xml:space="preserve"> that the repeated stress caused by increasingly stronger HWs led to a drastic change in the composition of the phytoplankton community. The new compositional configuration was unable to maintain and / or recover photosynthetic activity or biomass levels like unperturbed systems</w:t>
        </w:r>
      </w:ins>
      <w:ins w:id="1177" w:author="Andreu Rico Artero" w:date="2024-10-10T20:39:00Z" w16du:dateUtc="2024-10-10T18:39:00Z">
        <w:r w:rsidR="00DC781E">
          <w:t>. This</w:t>
        </w:r>
      </w:ins>
      <w:ins w:id="1178" w:author="Francesco Polazzo" w:date="2024-10-08T08:51:00Z" w16du:dateUtc="2024-10-08T06:51:00Z">
        <w:del w:id="1179" w:author="Andreu Rico Artero" w:date="2024-10-10T20:39:00Z" w16du:dateUtc="2024-10-10T18:39:00Z">
          <w:r w:rsidDel="00DC781E">
            <w:delText>,</w:delText>
          </w:r>
        </w:del>
        <w:r>
          <w:t xml:space="preserve"> suggest</w:t>
        </w:r>
        <w:del w:id="1180" w:author="Andreu Rico Artero" w:date="2024-10-10T20:39:00Z" w16du:dateUtc="2024-10-10T18:39:00Z">
          <w:r w:rsidDel="00DC781E">
            <w:delText>ing</w:delText>
          </w:r>
        </w:del>
      </w:ins>
      <w:ins w:id="1181" w:author="Andreu Rico Artero" w:date="2024-10-10T20:39:00Z" w16du:dateUtc="2024-10-10T18:39:00Z">
        <w:r w:rsidR="00DC781E">
          <w:t>s</w:t>
        </w:r>
      </w:ins>
      <w:ins w:id="1182" w:author="Francesco Polazzo" w:date="2024-10-08T08:51:00Z" w16du:dateUtc="2024-10-08T06:51:00Z">
        <w:r>
          <w:t xml:space="preserve"> an overall</w:t>
        </w:r>
      </w:ins>
      <w:ins w:id="1183" w:author="Andreu Rico Artero" w:date="2024-10-10T20:39:00Z" w16du:dateUtc="2024-10-10T18:39:00Z">
        <w:r w:rsidR="00DC781E">
          <w:t xml:space="preserve"> resilience</w:t>
        </w:r>
      </w:ins>
      <w:ins w:id="1184" w:author="Francesco Polazzo" w:date="2024-10-08T08:51:00Z" w16du:dateUtc="2024-10-08T06:51:00Z">
        <w:r>
          <w:t xml:space="preserve"> </w:t>
        </w:r>
        <w:del w:id="1185" w:author="Andreu Rico Artero" w:date="2024-10-10T20:39:00Z" w16du:dateUtc="2024-10-10T18:39:00Z">
          <w:r w:rsidDel="00DC781E">
            <w:delText>increase</w:delText>
          </w:r>
        </w:del>
      </w:ins>
      <w:ins w:id="1186" w:author="Andreu Rico Artero" w:date="2024-10-10T20:39:00Z" w16du:dateUtc="2024-10-10T18:39:00Z">
        <w:r w:rsidR="00DC781E">
          <w:t>decrease of aquatic communities and ecosystems to</w:t>
        </w:r>
      </w:ins>
      <w:ins w:id="1187" w:author="Francesco Polazzo" w:date="2024-10-08T08:51:00Z" w16du:dateUtc="2024-10-08T06:51:00Z">
        <w:del w:id="1188" w:author="Andreu Rico Artero" w:date="2024-10-10T20:39:00Z" w16du:dateUtc="2024-10-10T18:39:00Z">
          <w:r w:rsidDel="00DC781E">
            <w:delText xml:space="preserve"> in vulnerability to</w:delText>
          </w:r>
        </w:del>
        <w:r>
          <w:t xml:space="preserve"> subsequent perturbations</w:t>
        </w:r>
      </w:ins>
      <w:ins w:id="1189" w:author="Andreu Rico Artero" w:date="2024-10-10T20:38:00Z" w16du:dateUtc="2024-10-10T18:38:00Z">
        <w:r w:rsidR="00DC781E">
          <w:t>,</w:t>
        </w:r>
      </w:ins>
      <w:ins w:id="1190" w:author="Andreu Rico Artero" w:date="2024-10-10T20:37:00Z" w16du:dateUtc="2024-10-10T18:37:00Z">
        <w:r w:rsidR="007D1CF2">
          <w:t xml:space="preserve"> which </w:t>
        </w:r>
      </w:ins>
      <w:ins w:id="1191" w:author="Andreu Rico Artero" w:date="2024-10-10T20:38:00Z" w16du:dateUtc="2024-10-10T18:38:00Z">
        <w:r w:rsidR="007D1CF2">
          <w:t>supports</w:t>
        </w:r>
      </w:ins>
      <w:ins w:id="1192" w:author="Andreu Rico Artero" w:date="2024-10-10T20:37:00Z" w16du:dateUtc="2024-10-10T18:37:00Z">
        <w:r w:rsidR="007D1CF2">
          <w:t xml:space="preserve"> the critical </w:t>
        </w:r>
        <w:r w:rsidR="007D1CF2">
          <w:lastRenderedPageBreak/>
          <w:t xml:space="preserve">slow down </w:t>
        </w:r>
      </w:ins>
      <w:ins w:id="1193" w:author="Andreu Rico Artero" w:date="2024-10-10T20:38:00Z" w16du:dateUtc="2024-10-10T18:38:00Z">
        <w:r w:rsidR="007D1CF2">
          <w:t>hypothesis</w:t>
        </w:r>
      </w:ins>
      <w:ins w:id="1194" w:author="Francesco Polazzo" w:date="2024-10-08T08:51:00Z" w16du:dateUtc="2024-10-08T06:51:00Z">
        <w:r>
          <w:t>. These results force us to evaluate the consequences of climate change-induced extreme weather events on the functioning of communities and ecosystems, particularly</w:t>
        </w:r>
      </w:ins>
      <w:ins w:id="1195" w:author="Andreu Rico Artero" w:date="2024-10-10T20:20:00Z" w16du:dateUtc="2024-10-10T18:20:00Z">
        <w:r w:rsidR="003847F6">
          <w:t>,</w:t>
        </w:r>
      </w:ins>
      <w:ins w:id="1196" w:author="Francesco Polazzo" w:date="2024-10-08T08:51:00Z" w16du:dateUtc="2024-10-08T06:51:00Z">
        <w:r>
          <w:t xml:space="preserve"> as </w:t>
        </w:r>
      </w:ins>
      <w:ins w:id="1197" w:author="Andreu Rico Artero" w:date="2024-10-10T20:20:00Z" w16du:dateUtc="2024-10-10T18:20:00Z">
        <w:r w:rsidR="003847F6">
          <w:t>such extreme events</w:t>
        </w:r>
      </w:ins>
      <w:ins w:id="1198" w:author="Francesco Polazzo" w:date="2024-10-08T08:51:00Z" w16du:dateUtc="2024-10-08T06:51:00Z">
        <w:del w:id="1199" w:author="Andreu Rico Artero" w:date="2024-10-10T20:20:00Z" w16du:dateUtc="2024-10-10T18:20:00Z">
          <w:r w:rsidDel="003847F6">
            <w:delText>they</w:delText>
          </w:r>
        </w:del>
        <w:r>
          <w:t xml:space="preserve"> become more recurrent and severe </w:t>
        </w:r>
        <w:proofErr w:type="gramStart"/>
        <w:r>
          <w:t>in the near future</w:t>
        </w:r>
        <w:proofErr w:type="gramEnd"/>
        <w:r>
          <w:t>.</w:t>
        </w:r>
      </w:ins>
    </w:p>
    <w:p w14:paraId="40D54201" w14:textId="75C48D24" w:rsidR="003E0E48" w:rsidRPr="00685E62" w:rsidDel="00DC781E" w:rsidRDefault="003E0E48">
      <w:pPr>
        <w:spacing w:line="480" w:lineRule="auto"/>
        <w:jc w:val="both"/>
        <w:rPr>
          <w:ins w:id="1200" w:author="Francesco Polazzo" w:date="2024-10-08T08:51:00Z" w16du:dateUtc="2024-10-08T06:51:00Z"/>
          <w:del w:id="1201" w:author="Andreu Rico Artero" w:date="2024-10-10T20:40:00Z" w16du:dateUtc="2024-10-10T18:40:00Z"/>
          <w:rFonts w:ascii="Times New Roman" w:hAnsi="Times New Roman" w:cs="Times New Roman"/>
        </w:rPr>
        <w:pPrChange w:id="1202" w:author="Andreu Rico Artero" w:date="2024-10-10T20:00:00Z" w16du:dateUtc="2024-10-10T18:00:00Z">
          <w:pPr>
            <w:spacing w:line="480" w:lineRule="auto"/>
          </w:pPr>
        </w:pPrChange>
      </w:pPr>
    </w:p>
    <w:p w14:paraId="6A5C30A7" w14:textId="1B1FFDA9" w:rsidR="001B01BD" w:rsidDel="003E0E48" w:rsidRDefault="00CA2660" w:rsidP="008279E9">
      <w:pPr>
        <w:pStyle w:val="NormalWeb"/>
        <w:spacing w:before="0" w:beforeAutospacing="0" w:after="0" w:afterAutospacing="0" w:line="480" w:lineRule="auto"/>
        <w:ind w:firstLine="720"/>
        <w:jc w:val="both"/>
        <w:rPr>
          <w:del w:id="1203" w:author="Francesco Polazzo" w:date="2024-10-08T08:51:00Z" w16du:dateUtc="2024-10-08T06:51:00Z"/>
        </w:rPr>
      </w:pPr>
      <w:del w:id="1204" w:author="Francesco Polazzo" w:date="2024-10-08T08:51:00Z" w16du:dateUtc="2024-10-08T06:51:00Z">
        <w:r w:rsidDel="003E0E48">
          <w:delText xml:space="preserve">Our experiment highlights the profound impact of recurring HWs on the resilience of </w:delText>
        </w:r>
        <w:r w:rsidR="00F80FD6" w:rsidDel="003E0E48">
          <w:delText>aquatic communities</w:delText>
        </w:r>
        <w:r w:rsidR="001B01BD" w:rsidDel="003E0E48">
          <w:delText xml:space="preserve">. Our findings align with the growing body of literature </w:delText>
        </w:r>
        <w:r w:rsidR="0089183E" w:rsidDel="003E0E48">
          <w:delText>reporting</w:delText>
        </w:r>
        <w:r w:rsidR="001B01BD" w:rsidDel="003E0E48">
          <w:delText xml:space="preserve"> the detrimental effects of HWs on aquatic ecosystems </w:delText>
        </w:r>
        <w:r w:rsidR="00DF61AD" w:rsidDel="003E0E48">
          <w:fldChar w:fldCharType="begin"/>
        </w:r>
        <w:r w:rsidR="00DF61AD" w:rsidDel="003E0E48">
          <w:delInstrText xml:space="preserve"> ADDIN ZOTERO_ITEM CSL_CITATION {"citationID":"BF2zFmBs","properties":{"formattedCitation":"(Hermann {\\i{}et al.} 2023, 2024; Polazzo {\\i{}et al.} 2022; Ross {\\i{}et al.} 2021)","plainCitation":"(Hermann et al. 2023, 2024; Polazzo et al. 2022; Ross et al. 2021)","noteIndex":0},"citationItems":[{"id":1865,"uris":["http://zotero.org/users/10426170/items/HDIQISPY"],"itemData":{"id":1865,"type":"article-journal","abstract":"Climate impacts of elevated temperatures and more severe and frequent weather extremes like heatwaves are globally becoming discernible on nature. While a mechanistic understanding is pivotal for ecosystem management, stressors like pesticides may interact with warming, leading to unpredictable effects on freshwater ecosystems. These multiple stressor studies are scarce and experimental designs often lack environmental realism. To investigate the multiple stressor effects, we conducted a microcosm experiment for 48 days comprising benthic macroinvertebrates, zooplankton, phytoplankton, macrophytes, and microbes. The fungicide carbendazim (100 μg/L) was investigated combined with temperature scenarios representing elevated temperatures (+4 °C) or heatwaves (+0 to +8 °C), both applied with similar energy input on a daily fluctuating ambient temperature (18 °C ± 1.5 °C), which served as control. Measurements showed the highest carbendazim dissipation in water under heatwaves followed by elevated and ambient temperatures. Average carbendazim concentrations were about 50% in water and 16% in sediment of the nominal concentration. In both heated cosms, zooplankton community dynamics revealed an unexpected shift from Rotifera to Cladocera and Copepoda nauplii, indicating variations in their thermal sensitivity, tolerance and resilience. Notably, warming and heatwaves shaped community responses similarly, suggesting heat intensity rather than distribution patterns determined the community structure. Heatwaves led to significant early and longer-lasting adverse effects that were exacerbated over time with Cladocera and Copepoda being most sensitive likely due to significant carbendazim interactions. Finally, a structural equation model demonstrated significant relationships between zooplankton and macrophytes and significantly negative carbendazim effects on zooplankton, whereas positive on macroinvertebrate abundances. The relationship between macroinvertebrate feeding and abundance was masked by significantly temperature-affected microbial leaf litter decomposition. Despite the thermal tolerance of zooplankton communities, our study highlights an increased pesticide threat under temperature extremes. More intense heatwaves are thus likely to cause significant alterations in community assemblages which will adversely affect ecosystem's processes and functions.","container-title":"Environmental Pollution","DOI":"10.1016/j.envpol.2023.121498","ISSN":"0269-7491","journalAbbreviation":"Environmental Pollution","language":"en","page":"121498","source":"ScienceDirect","title":"Heatwaves, elevated temperatures, and a pesticide cause interactive effects on multi-trophic levels of a freshwater ecosystem","volume":"327","author":[{"family":"Hermann","given":"Markus"},{"family":"Peeters","given":"Edwin T. H. M."},{"family":"Van den Brink","given":"Paul J."}],"issued":{"date-parts":[["2023",6,15]]}}},{"id":2654,"uris":["http://zotero.org/users/10426170/items/7LFIZCI2"],"itemData":{"id":2654,"type":"article-journal","abstract":"Ongoing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C."}],"issued":{"date-parts":[["2022"]]}}},{"id":31,"uris":["http://zotero.org/users/10426170/items/7L3INQI5"],"itemData":{"id":31,"type":"article-journal","container-title":"Global Change Biology","DOI":"10.1111/gcb.15956","ISSN":"1354-1013","issue":"October","page":"1-14","title":"Predators mitigate the destabilising effects of heatwaves on multitrophic stream communities","author":[{"family":"Ross","given":"Samuel R. P.‐J."},{"family":"García Molinos","given":"Jorge"},{"family":"Okuda","given":"Atsushi"},{"family":"Johnstone","given":"Jackson"},{"family":"Atsumi","given":"Keisuke"},{"family":"Futamura","given":"Ryo"},{"family":"Williams","given":"Maureen A."},{"family":"Matsuoka","given":"Yuichi"},{"family":"Uchida","given":"Jiro"},{"family":"Kumikawa","given":"Shoji"},{"family":"Sugiyama","given":"Hiroshi"},{"family":"Kishida","given":"Osamu"},{"family":"Donohue","given":"Ian"}],"issued":{"date-parts":[["2021"]]}}}],"schema":"https://github.com/citation-style-language/schema/raw/master/csl-citation.json"} </w:delInstrText>
        </w:r>
        <w:r w:rsidR="00DF61AD" w:rsidDel="003E0E48">
          <w:fldChar w:fldCharType="separate"/>
        </w:r>
        <w:r w:rsidR="00DF61AD" w:rsidRPr="00DF61AD" w:rsidDel="003E0E48">
          <w:delText xml:space="preserve">(Hermann </w:delText>
        </w:r>
        <w:r w:rsidR="00DF61AD" w:rsidRPr="00DF61AD" w:rsidDel="003E0E48">
          <w:rPr>
            <w:i/>
            <w:iCs/>
          </w:rPr>
          <w:delText>et al.</w:delText>
        </w:r>
        <w:r w:rsidR="00DF61AD" w:rsidRPr="00DF61AD" w:rsidDel="003E0E48">
          <w:delText xml:space="preserve"> 2023, 2024; Polazzo </w:delText>
        </w:r>
        <w:r w:rsidR="00DF61AD" w:rsidRPr="00DF61AD" w:rsidDel="003E0E48">
          <w:rPr>
            <w:i/>
            <w:iCs/>
          </w:rPr>
          <w:delText>et al.</w:delText>
        </w:r>
        <w:r w:rsidR="00DF61AD" w:rsidRPr="00DF61AD" w:rsidDel="003E0E48">
          <w:delText xml:space="preserve"> 2022; Ross </w:delText>
        </w:r>
        <w:r w:rsidR="00DF61AD" w:rsidRPr="00DF61AD" w:rsidDel="003E0E48">
          <w:rPr>
            <w:i/>
            <w:iCs/>
          </w:rPr>
          <w:delText>et al.</w:delText>
        </w:r>
        <w:r w:rsidR="00DF61AD" w:rsidRPr="00DF61AD" w:rsidDel="003E0E48">
          <w:delText xml:space="preserve"> 2021)</w:delText>
        </w:r>
        <w:r w:rsidR="00DF61AD" w:rsidDel="003E0E48">
          <w:fldChar w:fldCharType="end"/>
        </w:r>
        <w:r w:rsidR="001B01BD" w:rsidDel="003E0E48">
          <w:delText xml:space="preserve">. Critically, we </w:delText>
        </w:r>
        <w:r w:rsidR="00FB6EFE" w:rsidDel="003E0E48">
          <w:delText xml:space="preserve">show that </w:delText>
        </w:r>
        <w:r w:rsidR="007945EB" w:rsidDel="003E0E48">
          <w:delText>a series of three</w:delText>
        </w:r>
        <w:r w:rsidR="00EE74B4" w:rsidDel="003E0E48">
          <w:delText>,</w:delText>
        </w:r>
        <w:r w:rsidR="00FB6EFE" w:rsidDel="003E0E48">
          <w:delText xml:space="preserve"> repeated HWs can </w:delText>
        </w:r>
      </w:del>
      <w:del w:id="1205" w:author="Francesco Polazzo" w:date="2024-10-07T10:35:00Z" w16du:dateUtc="2024-10-07T08:35:00Z">
        <w:r w:rsidR="00FB6EFE" w:rsidDel="00E01D5B">
          <w:delText xml:space="preserve">slow down the rate of recovery </w:delText>
        </w:r>
      </w:del>
      <w:del w:id="1206" w:author="Francesco Polazzo" w:date="2024-10-08T08:51:00Z" w16du:dateUtc="2024-10-08T06:51:00Z">
        <w:r w:rsidR="00FB6EFE" w:rsidDel="003E0E48">
          <w:delText xml:space="preserve">of </w:delText>
        </w:r>
        <w:r w:rsidR="001C0A17" w:rsidDel="003E0E48">
          <w:delText xml:space="preserve">phytoplankton communities in </w:delText>
        </w:r>
        <w:r w:rsidR="00FB6EFE" w:rsidDel="003E0E48">
          <w:delText xml:space="preserve">freshwater </w:delText>
        </w:r>
        <w:r w:rsidR="009A1C92" w:rsidDel="003E0E48">
          <w:delText>ecosystem</w:delText>
        </w:r>
        <w:r w:rsidR="001C0A17" w:rsidDel="003E0E48">
          <w:delText>s and th</w:delText>
        </w:r>
      </w:del>
      <w:del w:id="1207" w:author="Francesco Polazzo" w:date="2024-10-07T10:35:00Z" w16du:dateUtc="2024-10-07T08:35:00Z">
        <w:r w:rsidR="001C0A17" w:rsidDel="00E01D5B">
          <w:delText xml:space="preserve">e functions they </w:delText>
        </w:r>
        <w:r w:rsidR="00482F69" w:rsidDel="00E01D5B">
          <w:delText>perform</w:delText>
        </w:r>
        <w:r w:rsidR="001C0A17" w:rsidDel="00E01D5B">
          <w:delText xml:space="preserve">. </w:delText>
        </w:r>
      </w:del>
      <w:del w:id="1208" w:author="Francesco Polazzo" w:date="2024-10-08T08:51:00Z" w16du:dateUtc="2024-10-08T06:51:00Z">
        <w:r w:rsidR="002A1108" w:rsidDel="003E0E48">
          <w:delText xml:space="preserve">The observed trends in dissolved oxygen (DO) levels suggest a pattern of critical slowing down, </w:delText>
        </w:r>
        <w:r w:rsidR="001B01BD" w:rsidDel="003E0E48">
          <w:delText>indicated by the gradual reduction in recovery rate</w:delText>
        </w:r>
        <w:r w:rsidR="002A1108" w:rsidDel="003E0E48">
          <w:delText xml:space="preserve"> with repeated disturbances</w:delText>
        </w:r>
        <w:r w:rsidR="00482F69" w:rsidDel="003E0E48">
          <w:delText xml:space="preserve"> that determined a gradual erosion of resilience </w:delText>
        </w:r>
        <w:r w:rsidR="00482F69" w:rsidDel="003E0E48">
          <w:fldChar w:fldCharType="begin"/>
        </w:r>
        <w:r w:rsidR="00482F69" w:rsidDel="003E0E48">
          <w:delInstrText xml:space="preserve"> ADDIN ZOTERO_ITEM CSL_CITATION {"citationID":"4wya27S1","properties":{"formattedCitation":"(Veraart {\\i{}et al.} 2012)","plainCitation":"(Veraart et al. 2012)","noteIndex":0},"citationItems":[{"id":2615,"uris":["http://zotero.org/users/10426170/items/VUKN2TBT"],"itemData":{"id":2615,"type":"article-journal","abstract":"Decreased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delInstrText>
        </w:r>
        <w:r w:rsidR="00482F69" w:rsidDel="003E0E48">
          <w:fldChar w:fldCharType="separate"/>
        </w:r>
        <w:r w:rsidR="00482F69" w:rsidRPr="00482F69" w:rsidDel="003E0E48">
          <w:delText xml:space="preserve">(Veraart </w:delText>
        </w:r>
        <w:r w:rsidR="00482F69" w:rsidRPr="00482F69" w:rsidDel="003E0E48">
          <w:rPr>
            <w:i/>
            <w:iCs/>
          </w:rPr>
          <w:delText>et al.</w:delText>
        </w:r>
        <w:r w:rsidR="00482F69" w:rsidRPr="00482F69" w:rsidDel="003E0E48">
          <w:delText xml:space="preserve"> 2012)</w:delText>
        </w:r>
        <w:r w:rsidR="00482F69" w:rsidDel="003E0E48">
          <w:fldChar w:fldCharType="end"/>
        </w:r>
        <w:r w:rsidR="002A1108" w:rsidDel="003E0E48">
          <w:delText xml:space="preserve">. Initially, </w:delText>
        </w:r>
        <w:r w:rsidR="001B01BD" w:rsidDel="003E0E48">
          <w:delText>the system</w:delText>
        </w:r>
        <w:r w:rsidR="002A1108" w:rsidDel="003E0E48">
          <w:delText xml:space="preserve"> exhibited resilience, as evidenced by the quick recovery of DO levels after the first HW. However, the recovery rate decreased progressively after subsequent HWs, and by the third HW, the system failed to recover, indicating a potential loss of resilience and </w:delText>
        </w:r>
        <w:r w:rsidR="001B01BD" w:rsidDel="003E0E48">
          <w:delText>perhaps the</w:delText>
        </w:r>
        <w:r w:rsidR="002A1108" w:rsidDel="003E0E48">
          <w:delText xml:space="preserve"> approach </w:delText>
        </w:r>
        <w:r w:rsidR="003F3BA4" w:rsidDel="003E0E48">
          <w:delText>of a</w:delText>
        </w:r>
        <w:r w:rsidR="002A1108" w:rsidDel="003E0E48">
          <w:delText xml:space="preserve"> tipping point. The significant interaction between HW and time from the linear mixed model (LMM) analysis further supports the notion of a time-dependent deterioration in ecosystem functioning due to recurrent HWs.</w:delText>
        </w:r>
      </w:del>
    </w:p>
    <w:p w14:paraId="7ED097D8" w14:textId="495B031A" w:rsidR="001B01BD" w:rsidDel="003E0E48" w:rsidRDefault="002A1108" w:rsidP="008279E9">
      <w:pPr>
        <w:pStyle w:val="NormalWeb"/>
        <w:spacing w:before="0" w:beforeAutospacing="0" w:after="0" w:afterAutospacing="0" w:line="480" w:lineRule="auto"/>
        <w:ind w:firstLine="720"/>
        <w:jc w:val="both"/>
        <w:rPr>
          <w:del w:id="1209" w:author="Francesco Polazzo" w:date="2024-10-08T08:51:00Z" w16du:dateUtc="2024-10-08T06:51:00Z"/>
        </w:rPr>
      </w:pPr>
      <w:del w:id="1210" w:author="Francesco Polazzo" w:date="2024-10-08T08:51:00Z" w16du:dateUtc="2024-10-08T06:51:00Z">
        <w:r w:rsidDel="003E0E48">
          <w:delText>Chlorophyll-</w:delText>
        </w:r>
        <w:r w:rsidRPr="00163DE4" w:rsidDel="003E0E48">
          <w:rPr>
            <w:i/>
            <w:iCs/>
          </w:rPr>
          <w:delText>a</w:delText>
        </w:r>
        <w:r w:rsidDel="003E0E48">
          <w:delText xml:space="preserve"> concentrations mirrored the DO patterns with slight declines after the first two HWs and a drastic drop after the third. This suggests that the primary productivity of the phytoplankton community was increasingly compromised with each successive HW. The steeper negative slope in chl</w:delText>
        </w:r>
        <w:r w:rsidR="00D07DDC" w:rsidDel="003E0E48">
          <w:delText xml:space="preserve"> </w:delText>
        </w:r>
        <w:r w:rsidRPr="00163DE4" w:rsidDel="003E0E48">
          <w:rPr>
            <w:i/>
            <w:iCs/>
          </w:rPr>
          <w:delText>a</w:delText>
        </w:r>
        <w:r w:rsidDel="003E0E48">
          <w:delText xml:space="preserve"> recovery after the third HW indicates a critical point where the community's ability to maintain its primary productivity was severely hindered. The significant effect of HWs on chl</w:delText>
        </w:r>
        <w:r w:rsidR="00D07DDC" w:rsidDel="003E0E48">
          <w:delText xml:space="preserve"> </w:delText>
        </w:r>
        <w:r w:rsidRPr="00163DE4" w:rsidDel="003E0E48">
          <w:rPr>
            <w:i/>
            <w:iCs/>
          </w:rPr>
          <w:delText>a</w:delText>
        </w:r>
        <w:r w:rsidDel="003E0E48">
          <w:delText xml:space="preserve"> concentration from the LMM analysis corroborates the observed trend and emphasizes the cumulative stress imposed by recurrent HWs.</w:delText>
        </w:r>
      </w:del>
    </w:p>
    <w:p w14:paraId="48B64BBB" w14:textId="64C7876D" w:rsidR="00E76B92" w:rsidDel="003E0E48" w:rsidRDefault="002A1108" w:rsidP="008279E9">
      <w:pPr>
        <w:pStyle w:val="NormalWeb"/>
        <w:spacing w:before="0" w:beforeAutospacing="0" w:after="0" w:afterAutospacing="0" w:line="480" w:lineRule="auto"/>
        <w:ind w:firstLine="720"/>
        <w:jc w:val="both"/>
        <w:rPr>
          <w:del w:id="1211" w:author="Francesco Polazzo" w:date="2024-10-08T08:51:00Z" w16du:dateUtc="2024-10-08T06:51:00Z"/>
        </w:rPr>
      </w:pPr>
      <w:del w:id="1212" w:author="Francesco Polazzo" w:date="2024-10-08T08:51:00Z" w16du:dateUtc="2024-10-08T06:51:00Z">
        <w:r w:rsidDel="003E0E48">
          <w:delText xml:space="preserve">The gradual </w:delText>
        </w:r>
        <w:r w:rsidR="001B01BD" w:rsidDel="003E0E48">
          <w:delText>loss of resilience found in our experiment was linked to an increased compositional dissimilarity in the phytopl</w:delText>
        </w:r>
        <w:r w:rsidR="00E76B92" w:rsidDel="003E0E48">
          <w:delText xml:space="preserve">ankton community. Indeed, the </w:delText>
        </w:r>
        <w:r w:rsidDel="003E0E48">
          <w:delText>turnover in phytoplankton community composition towards increasing dissimilarity with the control mesocosms throughout the experiment indicates a shift towards a new community state. The significant compositional differences detected by the PERMANOVA analysis on days 10, 30, and 38 highlight the extent of this shift.</w:delText>
        </w:r>
        <w:r w:rsidR="00E76B92" w:rsidDel="003E0E48">
          <w:delText xml:space="preserve"> </w:delText>
        </w:r>
        <w:r w:rsidR="0052208E" w:rsidDel="003E0E48">
          <w:delText xml:space="preserve">Particularly towards the end of the experiment, the compositional dissimilarity was driven by a significant reduction in the biomass of Cryptophyta, Dinophyta, and Chlorophyta in the HW treatment. </w:delText>
        </w:r>
        <w:r w:rsidR="00E76B92" w:rsidDel="003E0E48">
          <w:delText xml:space="preserve">The new community composition did not promote </w:delText>
        </w:r>
        <w:r w:rsidDel="003E0E48">
          <w:delText>stress-tolerant species</w:delText>
        </w:r>
        <w:r w:rsidR="00E76B92" w:rsidDel="003E0E48">
          <w:delText xml:space="preserve"> able to maintain ecosystem functioning and increase resilience, </w:delText>
        </w:r>
        <w:r w:rsidR="00163DE4" w:rsidDel="003E0E48">
          <w:delText xml:space="preserve">as testified by the sharp decline in chl </w:delText>
        </w:r>
        <w:r w:rsidR="00163DE4" w:rsidRPr="00163DE4" w:rsidDel="003E0E48">
          <w:rPr>
            <w:i/>
            <w:iCs/>
          </w:rPr>
          <w:delText>a</w:delText>
        </w:r>
        <w:r w:rsidR="00163DE4" w:rsidDel="003E0E48">
          <w:delText xml:space="preserve"> concentration. Although community rescue is usually linked to a strong compositional change, this compositional change should determine an increased resistance to stress and consequent ability to maintain functional levels </w:delText>
        </w:r>
        <w:r w:rsidR="00163DE4" w:rsidDel="003E0E48">
          <w:fldChar w:fldCharType="begin"/>
        </w:r>
        <w:r w:rsidR="00163DE4" w:rsidDel="003E0E48">
          <w:delInstrText xml:space="preserve"> ADDIN ZOTERO_ITEM CSL_CITATION {"citationID":"oMmDN0qE","properties":{"formattedCitation":"(Fug\\uc0\\u232{}re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delInstrText>
        </w:r>
        <w:r w:rsidR="00163DE4" w:rsidDel="003E0E48">
          <w:fldChar w:fldCharType="separate"/>
        </w:r>
        <w:r w:rsidR="00163DE4" w:rsidRPr="00163DE4" w:rsidDel="003E0E48">
          <w:delText xml:space="preserve">(Fugère </w:delText>
        </w:r>
        <w:r w:rsidR="00163DE4" w:rsidRPr="00163DE4" w:rsidDel="003E0E48">
          <w:rPr>
            <w:i/>
            <w:iCs/>
          </w:rPr>
          <w:delText>et al.</w:delText>
        </w:r>
        <w:r w:rsidR="00163DE4" w:rsidRPr="00163DE4" w:rsidDel="003E0E48">
          <w:delText xml:space="preserve"> 2020)</w:delText>
        </w:r>
        <w:r w:rsidR="00163DE4" w:rsidDel="003E0E48">
          <w:fldChar w:fldCharType="end"/>
        </w:r>
        <w:r w:rsidR="00163DE4" w:rsidDel="003E0E48">
          <w:delText xml:space="preserve">. Since we found the </w:delText>
        </w:r>
        <w:r w:rsidR="003F3BA4" w:rsidDel="003E0E48">
          <w:delText>opposite</w:delText>
        </w:r>
        <w:r w:rsidR="00163DE4" w:rsidDel="003E0E48">
          <w:delText xml:space="preserve"> (i.e. compositional change determined a decline in resistance to following HW and decline in functioning), we</w:delText>
        </w:r>
        <w:r w:rsidR="00E76B92" w:rsidDel="003E0E48">
          <w:delText xml:space="preserve"> exclude</w:delText>
        </w:r>
        <w:r w:rsidR="00163DE4" w:rsidDel="003E0E48">
          <w:delText xml:space="preserve"> that</w:delText>
        </w:r>
        <w:r w:rsidR="00E76B92" w:rsidDel="003E0E48">
          <w:delText xml:space="preserve"> any rescue </w:delText>
        </w:r>
        <w:r w:rsidR="00163DE4" w:rsidDel="003E0E48">
          <w:delText>process happened in our experiment</w:delText>
        </w:r>
        <w:r w:rsidR="00E76B92" w:rsidDel="003E0E48">
          <w:delText>.</w:delText>
        </w:r>
      </w:del>
    </w:p>
    <w:p w14:paraId="68E03F2B" w14:textId="4B147467" w:rsidR="00CE038F" w:rsidDel="003E0E48" w:rsidRDefault="00EE10E8" w:rsidP="008279E9">
      <w:pPr>
        <w:pStyle w:val="NormalWeb"/>
        <w:spacing w:before="0" w:beforeAutospacing="0" w:after="0" w:afterAutospacing="0" w:line="480" w:lineRule="auto"/>
        <w:ind w:firstLine="720"/>
        <w:jc w:val="both"/>
        <w:rPr>
          <w:del w:id="1213" w:author="Francesco Polazzo" w:date="2024-10-08T08:51:00Z" w16du:dateUtc="2024-10-08T06:51:00Z"/>
        </w:rPr>
      </w:pPr>
      <w:del w:id="1214" w:author="Francesco Polazzo" w:date="2024-10-08T08:51:00Z" w16du:dateUtc="2024-10-08T06:51:00Z">
        <w:r w:rsidDel="003E0E48">
          <w:delText>On the contrary, the increased compositional dissimilarity</w:delText>
        </w:r>
        <w:r w:rsidR="00F80FD6" w:rsidDel="003E0E48">
          <w:delText>,</w:delText>
        </w:r>
        <w:r w:rsidDel="003E0E48">
          <w:delText xml:space="preserve"> linked to the increasingly impaired recovery rate</w:delText>
        </w:r>
        <w:r w:rsidR="00F80FD6" w:rsidDel="003E0E48">
          <w:delText>,</w:delText>
        </w:r>
        <w:r w:rsidDel="003E0E48">
          <w:delText xml:space="preserve"> further supports the critical slowing down process. Indeed, </w:delText>
        </w:r>
        <w:r w:rsidR="00625E06" w:rsidDel="003E0E48">
          <w:delText>c</w:delText>
        </w:r>
        <w:r w:rsidR="00CE038F" w:rsidDel="003E0E48">
          <w:delText>ritical transitions to alternative stable state</w:delText>
        </w:r>
        <w:r w:rsidR="00F80FD6" w:rsidDel="003E0E48">
          <w:delText>s</w:delText>
        </w:r>
        <w:r w:rsidR="00CE038F" w:rsidDel="003E0E48">
          <w:delText xml:space="preserve"> are often related to dramatic shift</w:delText>
        </w:r>
        <w:r w:rsidR="003F3BA4" w:rsidDel="003E0E48">
          <w:delText>s</w:delText>
        </w:r>
        <w:r w:rsidR="00CE038F" w:rsidDel="003E0E48">
          <w:delText xml:space="preserve"> in composition </w:delText>
        </w:r>
        <w:r w:rsidR="00CE038F" w:rsidDel="003E0E48">
          <w:fldChar w:fldCharType="begin"/>
        </w:r>
        <w:r w:rsidR="00C14F48" w:rsidDel="003E0E48">
          <w:delInstrText xml:space="preserve"> ADDIN ZOTERO_ITEM CSL_CITATION {"citationID":"jiV16aUo","properties":{"formattedCitation":"(Bertani {\\i{}et al.} 2016; Meunier {\\i{}et al.} 2024; Wernberg {\\i{}et al.} 2016)","plainCitation":"(Bertani et al. 2016; Meunier et al. 2024; Wernberg et al. 2016)","noteIndex":0},"citationItems":[{"id":652,"uris":["http://zotero.org/users/10426170/items/UUFWY7A6"],"itemData":{"id":652,"type":"article-journal","abstract":"Extreme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A."}],"issued":{"date-parts":[["2024",6,3]]}}},{"id":2650,"uris":["http://zotero.org/users/10426170/items/GBR3RVKL"],"itemData":{"id":2650,"type":"article-journal","abstract":"Ecosystem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forests.","container-title":"Science","DOI":"10.1126/science.aad8745","issue":"6295","note":"publisher: American Association for the Advancement of Science","page":"169-172","source":"science.org (Atypon)","title":"Climate-driven regime shift of a temperate marine ecosystem","volume":"353","author":[{"family":"Wernberg","given":"Thomas"},{"family":"Bennett","given":"Scott"},{"family":"Babcock","given":"Russell C."},{"family":"Bettignies","given":"Thibaut","non-dropping-particle":"de"},{"family":"Cure","given":"Katherine"},{"family":"Depczynski","given":"Martial"},{"family":"Dufois","given":"Francois"},{"family":"Fromont","given":"Jane"},{"family":"Fulton","given":"Christopher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delInstrText>
        </w:r>
        <w:r w:rsidR="00CE038F" w:rsidDel="003E0E48">
          <w:fldChar w:fldCharType="separate"/>
        </w:r>
        <w:r w:rsidR="00C14F48" w:rsidRPr="00C14F48" w:rsidDel="003E0E48">
          <w:delText xml:space="preserve">(Bertani </w:delText>
        </w:r>
        <w:r w:rsidR="00C14F48" w:rsidRPr="00C14F48" w:rsidDel="003E0E48">
          <w:rPr>
            <w:i/>
            <w:iCs/>
          </w:rPr>
          <w:delText>et al.</w:delText>
        </w:r>
        <w:r w:rsidR="00C14F48" w:rsidRPr="00C14F48" w:rsidDel="003E0E48">
          <w:delText xml:space="preserve"> 2016; Meunier </w:delText>
        </w:r>
        <w:r w:rsidR="00C14F48" w:rsidRPr="00C14F48" w:rsidDel="003E0E48">
          <w:rPr>
            <w:i/>
            <w:iCs/>
          </w:rPr>
          <w:delText>et al.</w:delText>
        </w:r>
        <w:r w:rsidR="00C14F48" w:rsidRPr="00C14F48" w:rsidDel="003E0E48">
          <w:delText xml:space="preserve"> 2024; Wernberg </w:delText>
        </w:r>
        <w:r w:rsidR="00C14F48" w:rsidRPr="00C14F48" w:rsidDel="003E0E48">
          <w:rPr>
            <w:i/>
            <w:iCs/>
          </w:rPr>
          <w:delText>et al.</w:delText>
        </w:r>
        <w:r w:rsidR="00C14F48" w:rsidRPr="00C14F48" w:rsidDel="003E0E48">
          <w:delText xml:space="preserve"> 2016)</w:delText>
        </w:r>
        <w:r w:rsidR="00CE038F" w:rsidDel="003E0E48">
          <w:fldChar w:fldCharType="end"/>
        </w:r>
        <w:r w:rsidR="00CE038F" w:rsidDel="003E0E48">
          <w:delText xml:space="preserve">. </w:delText>
        </w:r>
        <w:r w:rsidR="003F3BA4" w:rsidDel="003E0E48">
          <w:delText>The c</w:delText>
        </w:r>
        <w:r w:rsidR="00CE038F" w:rsidDel="003E0E48">
          <w:delText xml:space="preserve">lassic example </w:delText>
        </w:r>
        <w:r w:rsidR="003F3BA4" w:rsidDel="003E0E48">
          <w:delText xml:space="preserve">is </w:delText>
        </w:r>
        <w:r w:rsidR="00CE038F" w:rsidDel="003E0E48">
          <w:delText xml:space="preserve">the shift from clear water state dominated by macrophyte to a turbid water state dominated by phytoplankton in shallow lakes </w:delText>
        </w:r>
        <w:r w:rsidR="00CE038F" w:rsidDel="003E0E48">
          <w:fldChar w:fldCharType="begin"/>
        </w:r>
        <w:r w:rsidR="00CE038F" w:rsidDel="003E0E48">
          <w:delInstrText xml:space="preserve"> ADDIN ZOTERO_ITEM CSL_CITATION {"citationID":"1JTMvQUT","properties":{"formattedCitation":"(Scheffer 2009)","plainCitation":"(Scheffer 2009)","noteIndex":0},"citationItems":[{"id":2269,"uris":["http://zotero.org/users/10426170/items/22AUCSXX"],"itemData":{"id":2269,"type":"book","abstract":"How do we explain the remarkably abrupt changes that sometimes occur in nature and society--and can we predict why and when they happen? This book offers a comprehensive introduction to critical transitions in complex systems--the radical changes that happen at tipping points when thresholds are passed. Marten Scheffer accessibly describes the dynamical systems theory behind critical transitions, covering catastrophe theory, bifurcations, chaos, and more. He gives examples of critical transitions in lakes, oceans, terrestrial ecosystems, climate, evolution, and human societies. And he demonstrates how to deal with these transitions, offering practical guidance on how to predict tipping points, how to prevent \"bad\" transitions, and how to promote critical transitions that work for us and not against us. Scheffer shows the time is ripe for understanding and managing critical transitions in the vast and complex systems in which we live. This book can also serve as a textbook and includes a detailed appendix with equations.Provides an accessible introduction to dynamical systems theory Covers critical transitions in lakes, oceans, terrestrial ecosystems, the climate, evolution, and human societies Explains how to predict tipping points Offers strategies for preventing \"bad\" transitions and triggering \"good\" ones Features an appendix with equations","ISBN":"978-0-691-12204-5","language":"en","note":"Google-Books-ID: jYSZgaaxRv0C","number-of-pages":"404","publisher":"Princeton University Press","source":"Google Books","title":"Critical Transitions in Nature and Society","author":[{"family":"Scheffer","given":"Marten"}],"issued":{"date-parts":[["2009",7,26]]}}}],"schema":"https://github.com/citation-style-language/schema/raw/master/csl-citation.json"} </w:delInstrText>
        </w:r>
        <w:r w:rsidR="00CE038F" w:rsidDel="003E0E48">
          <w:fldChar w:fldCharType="separate"/>
        </w:r>
        <w:r w:rsidR="00CE038F" w:rsidDel="003E0E48">
          <w:rPr>
            <w:noProof/>
          </w:rPr>
          <w:delText>(Scheffer 2009)</w:delText>
        </w:r>
        <w:r w:rsidR="00CE038F" w:rsidDel="003E0E48">
          <w:fldChar w:fldCharType="end"/>
        </w:r>
        <w:r w:rsidR="00CE038F" w:rsidDel="003E0E48">
          <w:delText>.</w:delText>
        </w:r>
        <w:r w:rsidR="00055993" w:rsidDel="003E0E48">
          <w:delText xml:space="preserve"> The compositional shift is a common feature of critical transition across ecosystems and has been reported in marine </w:delText>
        </w:r>
        <w:r w:rsidR="00055993" w:rsidDel="003E0E48">
          <w:fldChar w:fldCharType="begin"/>
        </w:r>
        <w:r w:rsidR="00055993" w:rsidDel="003E0E48">
          <w:delInstrText xml:space="preserve"> ADDIN ZOTERO_ITEM CSL_CITATION {"citationID":"hWkzUfFz","properties":{"formattedCitation":"(Meunier {\\i{}et al.} 2024)","plainCitation":"(Meunier et al. 2024)","noteIndex":0},"citationItems":[{"id":2648,"uris":["http://zotero.org/users/10426170/items/CHMFTZL8"],"itemData":{"id":2648,"type":"article-journal","abstract":"Long-term,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delInstrText>
        </w:r>
        <w:r w:rsidR="00055993" w:rsidDel="003E0E48">
          <w:fldChar w:fldCharType="separate"/>
        </w:r>
        <w:r w:rsidR="00055993" w:rsidRPr="00055993" w:rsidDel="003E0E48">
          <w:delText xml:space="preserve">(Meunier </w:delText>
        </w:r>
        <w:r w:rsidR="00055993" w:rsidRPr="00055993" w:rsidDel="003E0E48">
          <w:rPr>
            <w:i/>
            <w:iCs/>
          </w:rPr>
          <w:delText>et al.</w:delText>
        </w:r>
        <w:r w:rsidR="00055993" w:rsidRPr="00055993" w:rsidDel="003E0E48">
          <w:delText xml:space="preserve"> 2024)</w:delText>
        </w:r>
        <w:r w:rsidR="00055993" w:rsidDel="003E0E48">
          <w:fldChar w:fldCharType="end"/>
        </w:r>
        <w:r w:rsidR="00055993" w:rsidDel="003E0E48">
          <w:delText xml:space="preserve"> and terrestrial systems </w:delText>
        </w:r>
        <w:r w:rsidR="00055993" w:rsidDel="003E0E48">
          <w:fldChar w:fldCharType="begin"/>
        </w:r>
        <w:r w:rsidR="00055993" w:rsidDel="003E0E48">
          <w:delInstrText xml:space="preserve"> ADDIN ZOTERO_ITEM CSL_CITATION {"citationID":"EgFU9p1l","properties":{"formattedCitation":"(Eby {\\i{}et al.} 2017)","plainCitation":"(Eby et al. 2017)","noteIndex":0},"citationItems":[{"id":2671,"uris":["http://zotero.org/users/10426170/items/LXHVK2WK"],"itemData":{"id":2671,"type":"article-journal","abstract":"Aim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P."},{"family":"Guttal","given":"Vishwesha"}],"issued":{"date-parts":[["2017"]]}}}],"schema":"https://github.com/citation-style-language/schema/raw/master/csl-citation.json"} </w:delInstrText>
        </w:r>
        <w:r w:rsidR="00055993" w:rsidDel="003E0E48">
          <w:fldChar w:fldCharType="separate"/>
        </w:r>
        <w:r w:rsidR="00055993" w:rsidRPr="00055993" w:rsidDel="003E0E48">
          <w:delText xml:space="preserve">(Eby </w:delText>
        </w:r>
        <w:r w:rsidR="00055993" w:rsidRPr="00055993" w:rsidDel="003E0E48">
          <w:rPr>
            <w:i/>
            <w:iCs/>
          </w:rPr>
          <w:delText>et al.</w:delText>
        </w:r>
        <w:r w:rsidR="00055993" w:rsidRPr="00055993" w:rsidDel="003E0E48">
          <w:delText xml:space="preserve"> 2017)</w:delText>
        </w:r>
        <w:r w:rsidR="00055993" w:rsidDel="003E0E48">
          <w:fldChar w:fldCharType="end"/>
        </w:r>
        <w:r w:rsidR="00055993" w:rsidDel="003E0E48">
          <w:delText xml:space="preserve">. Hence, our study aligns with the body of literature describing a strong compositional shift which relates to dramatic changes in ecosystems functioning that may result in critical transitions </w:delText>
        </w:r>
        <w:r w:rsidR="00055993" w:rsidDel="003E0E48">
          <w:fldChar w:fldCharType="begin"/>
        </w:r>
        <w:r w:rsidR="00055993" w:rsidDel="003E0E48">
          <w:delInstrText xml:space="preserve"> ADDIN ZOTERO_ITEM CSL_CITATION {"citationID":"csqHWeXW","properties":{"formattedCitation":"(Eby {\\i{}et al.} 2017; Meunier {\\i{}et al.} 2024)","plainCitation":"(Eby et al. 2017; Meunier et al. 2024)","noteIndex":0},"citationItems":[{"id":2671,"uris":["http://zotero.org/users/10426170/items/LXHVK2WK"],"itemData":{"id":2671,"type":"article-journal","abstract":"Aim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delInstrText>
        </w:r>
        <w:r w:rsidR="00055993" w:rsidDel="003E0E48">
          <w:fldChar w:fldCharType="separate"/>
        </w:r>
        <w:r w:rsidR="00055993" w:rsidRPr="00055993" w:rsidDel="003E0E48">
          <w:delText xml:space="preserve">(Eby </w:delText>
        </w:r>
        <w:r w:rsidR="00055993" w:rsidRPr="00055993" w:rsidDel="003E0E48">
          <w:rPr>
            <w:i/>
            <w:iCs/>
          </w:rPr>
          <w:delText>et al.</w:delText>
        </w:r>
        <w:r w:rsidR="00055993" w:rsidRPr="00055993" w:rsidDel="003E0E48">
          <w:delText xml:space="preserve"> 2017; Meunier </w:delText>
        </w:r>
        <w:r w:rsidR="00055993" w:rsidRPr="00055993" w:rsidDel="003E0E48">
          <w:rPr>
            <w:i/>
            <w:iCs/>
          </w:rPr>
          <w:delText>et al.</w:delText>
        </w:r>
        <w:r w:rsidR="00055993" w:rsidRPr="00055993" w:rsidDel="003E0E48">
          <w:delText xml:space="preserve"> 2024)</w:delText>
        </w:r>
        <w:r w:rsidR="00055993" w:rsidDel="003E0E48">
          <w:fldChar w:fldCharType="end"/>
        </w:r>
        <w:r w:rsidR="0089183E" w:rsidDel="003E0E48">
          <w:delText>.</w:delText>
        </w:r>
      </w:del>
    </w:p>
    <w:p w14:paraId="09E01A27" w14:textId="71272028" w:rsidR="00686186" w:rsidDel="003E0E48" w:rsidRDefault="003F3BA4" w:rsidP="008279E9">
      <w:pPr>
        <w:pStyle w:val="NormalWeb"/>
        <w:spacing w:before="0" w:beforeAutospacing="0" w:after="0" w:afterAutospacing="0" w:line="480" w:lineRule="auto"/>
        <w:ind w:firstLine="720"/>
        <w:jc w:val="both"/>
        <w:rPr>
          <w:del w:id="1215" w:author="Francesco Polazzo" w:date="2024-10-08T08:51:00Z" w16du:dateUtc="2024-10-08T06:51:00Z"/>
        </w:rPr>
      </w:pPr>
      <w:del w:id="1216" w:author="Francesco Polazzo" w:date="2024-10-08T08:51:00Z" w16du:dateUtc="2024-10-08T06:51:00Z">
        <w:r w:rsidDel="003E0E48">
          <w:delText>A</w:delText>
        </w:r>
        <w:r w:rsidR="00686186" w:rsidRPr="00877DC3" w:rsidDel="003E0E48">
          <w:delText xml:space="preserve"> recent meta-analysis has demonstrated that critical transitions are not commonly observed </w:delText>
        </w:r>
        <w:r w:rsidR="0089183E" w:rsidDel="003E0E48">
          <w:delText>in empirical studies</w:delText>
        </w:r>
        <w:r w:rsidR="00686186" w:rsidRPr="00877DC3" w:rsidDel="003E0E48">
          <w:delText xml:space="preserve"> (Hillebrand et al., 2020). Nevertheless, it is not necessary for a community to </w:delText>
        </w:r>
        <w:r w:rsidR="00686186" w:rsidDel="003E0E48">
          <w:delText>tip</w:delText>
        </w:r>
        <w:r w:rsidR="00686186" w:rsidRPr="00877DC3" w:rsidDel="003E0E48">
          <w:delText xml:space="preserve"> in order to show a slowing down in recovery. </w:delText>
        </w:r>
        <w:r w:rsidR="00686186" w:rsidRPr="00877DC3" w:rsidDel="003E0E48">
          <w:fldChar w:fldCharType="begin"/>
        </w:r>
        <w:r w:rsidR="00686186" w:rsidDel="003E0E48">
          <w:delInstrText xml:space="preserve"> ADDIN ZOTERO_ITEM CSL_CITATION {"citationID":"sAlU8UKW","properties":{"formattedCitation":"(van Nes &amp; Scheffer 2007)","plainCitation":"(van Nes &amp; Scheffer 2007)","dontUpdate":true,"noteIndex":0},"citationItems":[{"id":2664,"uris":["http://zotero.org/users/10426170/items/6AE5JKSP"],"itemData":{"id":2664,"type":"article-journal","abstract":"The size of the basin of attraction in ecosystems with alternative stable states is often referred to as “ecological resilience.” Ecosystems with a low ecological resilience may easily be tipped into an alternative basin of attraction by a stochastic event. Unfortunately, it is very difficult to measure ecological resilience in practice. Here we show that the rate of recovery from small perturbations (sometimes called “engineering resilience”) is a remarkably good indicator of ecological resilience. Such recovery rates decrease as a catastrophic regime shift is approached, a phenomenon known in physics as “critical slowing down.” We demonstrate the robust occurrence of critical slowing down in six ecological models and outline a possible experimental approach to quantify differences in recovery rates. In all the models we analyzed, critical slowing down becomes apparent quite far from a threshold point, suggesting that it may indeed be of practical use as an early warning signal. Despite the fact that critical slowing down could also indicate other critical transitions, such as a stable system becoming oscillatory, the robustness of the phenomenon makes it a promising indicator of loss of resilience and the risk of upcoming regime shifts in a system.","container-title":"The American Naturalist","DOI":"10.1086/516845","ISSN":"0003-0147","issue":"6","note":"publisher: The University of Chicago Press","page":"738-747","source":"journals.uchicago.edu (Atypon)","title":"Slow Recovery from Perturbations as a Generic Indicator of a Nearby Catastrophic Shift.","volume":"169","author":[{"family":"Nes","given":"Egbert H.","non-dropping-particle":"van"},{"family":"Scheffer","given":"Marten"}],"issued":{"date-parts":[["2007",6]]}}}],"schema":"https://github.com/citation-style-language/schema/raw/master/csl-citation.json"} </w:delInstrText>
        </w:r>
        <w:r w:rsidR="00686186" w:rsidRPr="00877DC3" w:rsidDel="003E0E48">
          <w:fldChar w:fldCharType="separate"/>
        </w:r>
        <w:r w:rsidR="00686186" w:rsidRPr="00877DC3" w:rsidDel="003E0E48">
          <w:delText>van Nes &amp; Scheffer (2007)</w:delText>
        </w:r>
        <w:r w:rsidR="00686186" w:rsidRPr="00877DC3" w:rsidDel="003E0E48">
          <w:fldChar w:fldCharType="end"/>
        </w:r>
        <w:r w:rsidR="00686186" w:rsidRPr="00877DC3" w:rsidDel="003E0E48">
          <w:delText xml:space="preserve"> suggested that critical slowing down may not only be related to a critical transition or tipping point</w:delText>
        </w:r>
        <w:r w:rsidR="0002413C" w:rsidDel="003E0E48">
          <w:delText>s</w:delText>
        </w:r>
        <w:r w:rsidR="00686186" w:rsidRPr="00877DC3" w:rsidDel="003E0E48">
          <w:delText xml:space="preserve"> but could also generically indicate </w:delText>
        </w:r>
        <w:r w:rsidR="0002413C" w:rsidDel="003E0E48">
          <w:delText>a reduced tolerance</w:delText>
        </w:r>
        <w:r w:rsidR="00686186" w:rsidRPr="00877DC3" w:rsidDel="003E0E48">
          <w:delText xml:space="preserve"> of the system to repeated perturbations. Critical slowing down may thus provide important information in cases where the threshold leading to a critical transition </w:delText>
        </w:r>
        <w:r w:rsidR="00D07DDC" w:rsidDel="003E0E48">
          <w:delText>has</w:delText>
        </w:r>
        <w:r w:rsidR="00686186" w:rsidRPr="00877DC3" w:rsidDel="003E0E48">
          <w:delText xml:space="preserve"> not </w:delText>
        </w:r>
        <w:r w:rsidR="00D07DDC" w:rsidDel="003E0E48">
          <w:delText xml:space="preserve">yet been </w:delText>
        </w:r>
        <w:r w:rsidR="00686186" w:rsidRPr="00877DC3" w:rsidDel="003E0E48">
          <w:delText xml:space="preserve">reached, </w:delText>
        </w:r>
        <w:r w:rsidR="00686186" w:rsidDel="003E0E48">
          <w:delText xml:space="preserve">thus working as an </w:delText>
        </w:r>
        <w:r w:rsidR="00984837" w:rsidDel="003E0E48">
          <w:delText>EWS</w:delText>
        </w:r>
        <w:r w:rsidR="00686186" w:rsidDel="003E0E48">
          <w:delText xml:space="preserve">, </w:delText>
        </w:r>
        <w:r w:rsidR="0002413C" w:rsidDel="003E0E48">
          <w:delText>and</w:delText>
        </w:r>
        <w:r w:rsidR="00686186" w:rsidDel="003E0E48">
          <w:delText xml:space="preserve"> may be informative</w:delText>
        </w:r>
        <w:r w:rsidR="00686186" w:rsidRPr="00877DC3" w:rsidDel="003E0E48">
          <w:delText xml:space="preserve"> </w:delText>
        </w:r>
        <w:r w:rsidR="0002413C" w:rsidDel="003E0E48">
          <w:delText>for</w:delText>
        </w:r>
        <w:r w:rsidR="00686186" w:rsidRPr="00877DC3" w:rsidDel="003E0E48">
          <w:delText xml:space="preserve"> systems that do not have multiple stable states at all. </w:delText>
        </w:r>
      </w:del>
    </w:p>
    <w:p w14:paraId="2EE90581" w14:textId="4BDEC266" w:rsidR="00470E32" w:rsidDel="003E0E48" w:rsidRDefault="0089183E" w:rsidP="008279E9">
      <w:pPr>
        <w:pStyle w:val="NormalWeb"/>
        <w:spacing w:before="0" w:beforeAutospacing="0" w:after="0" w:afterAutospacing="0" w:line="480" w:lineRule="auto"/>
        <w:ind w:firstLine="720"/>
        <w:jc w:val="both"/>
        <w:rPr>
          <w:del w:id="1217" w:author="Francesco Polazzo" w:date="2024-10-08T08:51:00Z" w16du:dateUtc="2024-10-08T06:51:00Z"/>
        </w:rPr>
      </w:pPr>
      <w:del w:id="1218" w:author="Francesco Polazzo" w:date="2024-10-08T08:51:00Z" w16du:dateUtc="2024-10-08T06:51:00Z">
        <w:r w:rsidDel="003E0E48">
          <w:delText>W</w:delText>
        </w:r>
        <w:r w:rsidR="00EE10E8" w:rsidDel="003E0E48">
          <w:delText>e did not find any evidence for a critical tra</w:delText>
        </w:r>
        <w:r w:rsidR="00625E06" w:rsidDel="003E0E48">
          <w:delText>n</w:delText>
        </w:r>
        <w:r w:rsidR="00EE10E8" w:rsidDel="003E0E48">
          <w:delText>sition happe</w:delText>
        </w:r>
        <w:r w:rsidR="00625E06" w:rsidDel="003E0E48">
          <w:delText>n</w:delText>
        </w:r>
        <w:r w:rsidR="00EE10E8" w:rsidDel="003E0E48">
          <w:delText xml:space="preserve">ing in our experimental systems. </w:delText>
        </w:r>
        <w:r w:rsidR="00055993" w:rsidDel="003E0E48">
          <w:delText>Nevertheless</w:delText>
        </w:r>
        <w:r w:rsidR="00EE10E8" w:rsidDel="003E0E48">
          <w:delText xml:space="preserve">, critical slowing down is a highly relevant phenomenon </w:delText>
        </w:r>
        <w:r w:rsidR="00CB76C7" w:rsidDel="003E0E48">
          <w:delText xml:space="preserve">for </w:delText>
        </w:r>
        <w:r w:rsidDel="003E0E48">
          <w:delText xml:space="preserve">ecological </w:delText>
        </w:r>
        <w:r w:rsidR="00CB76C7" w:rsidDel="003E0E48">
          <w:delText xml:space="preserve">stability </w:delText>
        </w:r>
        <w:r w:rsidR="00095A23" w:rsidDel="003E0E48">
          <w:delText>in general</w:delText>
        </w:r>
        <w:r w:rsidR="00625E06" w:rsidDel="003E0E48">
          <w:delText xml:space="preserve">, </w:delText>
        </w:r>
        <w:r w:rsidR="00095A23" w:rsidDel="003E0E48">
          <w:delText xml:space="preserve">regardless </w:delText>
        </w:r>
        <w:r w:rsidR="00CB76C7" w:rsidDel="003E0E48">
          <w:delText>of whether a transition occurs</w:delText>
        </w:r>
        <w:r w:rsidR="00D62531" w:rsidDel="003E0E48">
          <w:delText xml:space="preserve"> or not</w:delText>
        </w:r>
        <w:r w:rsidR="00CB76C7" w:rsidDel="003E0E48">
          <w:delText>. Understan</w:delText>
        </w:r>
        <w:r w:rsidR="000A2F84" w:rsidDel="003E0E48">
          <w:delText>d</w:delText>
        </w:r>
        <w:r w:rsidR="00CB76C7" w:rsidDel="003E0E48">
          <w:delText xml:space="preserve">ing whether and why a system undergoing repeated perturbations loses resilience and recovery potential has deep ecological and management consequences, even in systems that do not exist in multiple stable states. </w:delText>
        </w:r>
        <w:r w:rsidR="00B9331F" w:rsidDel="003E0E48">
          <w:delText>Indeed, monitoring critical slowing down can serve as an early warning signal of a system losing its ability to sustain additional</w:delText>
        </w:r>
        <w:r w:rsidR="00055993" w:rsidDel="003E0E48">
          <w:delText xml:space="preserve"> perturbations</w:delText>
        </w:r>
        <w:r w:rsidR="00B9331F" w:rsidDel="003E0E48">
          <w:delText xml:space="preserve">. This early detection allows for proactive management strategies to be implemented. By identifying when a system is becoming less resilient, managers can adjust resource allocation, conservation efforts, and restoration activities to enhance ecosystem stability and functionality. </w:delText>
        </w:r>
        <w:r w:rsidR="00F852D0" w:rsidDel="003E0E48">
          <w:delText>For instance, wetlands provide essential ecosystem services, such as water filtration, flood control, and habitat for many species</w:delText>
        </w:r>
        <w:r w:rsidR="00DA10E6" w:rsidDel="003E0E48">
          <w:delText xml:space="preserve"> </w:delText>
        </w:r>
        <w:r w:rsidR="00DA10E6" w:rsidDel="003E0E48">
          <w:fldChar w:fldCharType="begin"/>
        </w:r>
        <w:r w:rsidR="00DA10E6" w:rsidDel="003E0E48">
          <w:delInstrText xml:space="preserve"> ADDIN ZOTERO_ITEM CSL_CITATION {"citationID":"2u2ACuio","properties":{"formattedCitation":"(Mitsch {\\i{}et al.} 2015)","plainCitation":"(Mitsch et al. 2015)","noteIndex":0},"citationItems":[{"id":2710,"uris":["http://zotero.org/users/10426170/items/FEK92VP6"],"itemData":{"id":2710,"type":"article-journal","container-title":"International Journal of Biodiversity Science, Ecosystem Services &amp; Management","DOI":"10.1080/21513732.2015.1006250","ISSN":"2151-3732","issue":"1","note":"publisher: Taylor &amp; Francis\n_eprint: https://doi.org/10.1080/21513732.2015.1006250","page":"1-4","source":"Taylor and Francis+NEJM","title":"Ecosystem services of wetlands","volume":"11","author":[{"family":"Mitsch","given":"William J."},{"family":"Bernal","given":"Blanca"},{"family":"Hernandez","given":"Maria E."}],"issued":{"date-parts":[["2015",1,2]]}}}],"schema":"https://github.com/citation-style-language/schema/raw/master/csl-citation.json"} </w:delInstrText>
        </w:r>
        <w:r w:rsidR="00DA10E6" w:rsidDel="003E0E48">
          <w:fldChar w:fldCharType="separate"/>
        </w:r>
        <w:r w:rsidR="00DA10E6" w:rsidRPr="00DA10E6" w:rsidDel="003E0E48">
          <w:delText xml:space="preserve">(Mitsch </w:delText>
        </w:r>
        <w:r w:rsidR="00DA10E6" w:rsidRPr="00DA10E6" w:rsidDel="003E0E48">
          <w:rPr>
            <w:i/>
            <w:iCs/>
          </w:rPr>
          <w:delText>et al.</w:delText>
        </w:r>
        <w:r w:rsidR="00DA10E6" w:rsidRPr="00DA10E6" w:rsidDel="003E0E48">
          <w:delText xml:space="preserve"> 2015)</w:delText>
        </w:r>
        <w:r w:rsidR="00DA10E6" w:rsidDel="003E0E48">
          <w:fldChar w:fldCharType="end"/>
        </w:r>
        <w:r w:rsidR="00F852D0" w:rsidDel="003E0E48">
          <w:delText>. Wetlands are threatened by urban development, pollution, and water extraction</w:delText>
        </w:r>
        <w:r w:rsidR="00DA10E6" w:rsidDel="003E0E48">
          <w:delText xml:space="preserve"> </w:delText>
        </w:r>
        <w:r w:rsidR="00DA10E6" w:rsidDel="003E0E48">
          <w:fldChar w:fldCharType="begin"/>
        </w:r>
        <w:r w:rsidR="00DA10E6" w:rsidDel="003E0E48">
          <w:delInstrText xml:space="preserve"> ADDIN ZOTERO_ITEM CSL_CITATION {"citationID":"59KyozcF","properties":{"formattedCitation":"(Mart\\uc0\\u237{}nez-Meg\\uc0\\u237{}as &amp; Rico 2022; Mitsch {\\i{}et al.} 2015)","plainCitation":"(Martínez-Megías &amp; Rico 2022; Mitsch et al. 2015)","noteIndex":0},"citationItems":[{"id":2708,"uris":["http://zotero.org/users/10426170/items/PDJ5EUPJ"],"itemData":{"id":2708,"type":"article-journal","abstract":"Mediterranean coastal wetlands are considered biodiversity hot-spots and contain a high number of endemic species. The biodiversity of these ecosystems is endangered by several pressures resulting from agricultural and urban expansion, climate change, and the alteration of their hydrological cycle. In this study we assess the state-of-the-art regarding the impact of several stressor groups on the biodiversity of Mediterranean coastal wetlands (i.e., lagoons, marshes, estuaries). Particularly, we describe the impacts of eutrophication, chemical pollution, invasive species, salinization, and temperature rise, and analyze the existing literature regarding the impact of multiple stressors on these ecosystems. Our study denotes a clear asymmetry both in terms of study areas and stressors evaluated. The majority of studies focus on lagoons and estuaries of the north-west parts of the Mediterranean basin, while the African and the Asian coast have been less represented. Eutrophication and chemical pollution were the most studied stressors compared to others like temperature rise or species invasions. Most studies evaluating these stressors individually show direct or indirect effects on the biodiversity of primary producers and invertebrate communities, and changes in species dominance patterns that contribute to a decline of endemic populations. The few available studies addressing stressor interactions have shown non-additive responses, which are important to define appropriate ecosystem management and restoration measures. Finally, we propose research needs to advance our understanding on the impacts of anthropogenic stressors on Mediterranean coastal wetlands and to guide future interventions to protect biodiversity.","container-title":"Science of The Total Environment","DOI":"10.1016/j.scitotenv.2021.151712","ISSN":"0048-9697","journalAbbreviation":"Science of The Total Environment","page":"151712","source":"ScienceDirect","title":"Biodiversity impacts by multiple anthropogenic stressors in Mediterranean coastal wetlands","volume":"818","author":[{"family":"Martínez-Megías","given":"Claudia"},{"family":"Rico","given":"Andreu"}],"issued":{"date-parts":[["2022",4,20]]}}},{"id":2710,"uris":["http://zotero.org/users/10426170/items/FEK92VP6"],"itemData":{"id":2710,"type":"article-journal","container-title":"International Journal of Biodiversity Science, Ecosystem Services &amp; Management","DOI":"10.1080/21513732.2015.1006250","ISSN":"2151-3732","issue":"1","note":"publisher: Taylor &amp; Francis\n_eprint: https://doi.org/10.1080/21513732.2015.1006250","page":"1-4","source":"Taylor and Francis+NEJM","title":"Ecosystem services of wetlands","volume":"11","author":[{"family":"Mitsch","given":"William J."},{"family":"Bernal","given":"Blanca"},{"family":"Hernandez","given":"Maria E."}],"issued":{"date-parts":[["2015",1,2]]}}}],"schema":"https://github.com/citation-style-language/schema/raw/master/csl-citation.json"} </w:delInstrText>
        </w:r>
        <w:r w:rsidR="00DA10E6" w:rsidDel="003E0E48">
          <w:fldChar w:fldCharType="separate"/>
        </w:r>
        <w:r w:rsidR="00DA10E6" w:rsidRPr="00DA10E6" w:rsidDel="003E0E48">
          <w:delText xml:space="preserve">(Martínez-Megías &amp; Rico 2022; Mitsch </w:delText>
        </w:r>
        <w:r w:rsidR="00DA10E6" w:rsidRPr="00DA10E6" w:rsidDel="003E0E48">
          <w:rPr>
            <w:i/>
            <w:iCs/>
          </w:rPr>
          <w:delText>et al.</w:delText>
        </w:r>
        <w:r w:rsidR="00DA10E6" w:rsidRPr="00DA10E6" w:rsidDel="003E0E48">
          <w:delText xml:space="preserve"> 2015)</w:delText>
        </w:r>
        <w:r w:rsidR="00DA10E6" w:rsidDel="003E0E48">
          <w:fldChar w:fldCharType="end"/>
        </w:r>
        <w:r w:rsidR="00F852D0" w:rsidDel="003E0E48">
          <w:delText>.</w:delText>
        </w:r>
        <w:r w:rsidR="00470E32" w:rsidDel="003E0E48">
          <w:delText xml:space="preserve"> Wetlands’ loss of resilience can be highlighted by decreased water levels and flow rates due to excessive water extraction, by increased levels of pollutants and sediments in the water, and by loss of wetland vegetation and decline in wildlife populations</w:delText>
        </w:r>
        <w:r w:rsidR="00CA2660" w:rsidDel="003E0E48">
          <w:delText xml:space="preserve"> </w:delText>
        </w:r>
        <w:r w:rsidR="00CA2660" w:rsidDel="003E0E48">
          <w:fldChar w:fldCharType="begin"/>
        </w:r>
        <w:r w:rsidR="00DA10E6" w:rsidDel="003E0E48">
          <w:delInstrText xml:space="preserve"> ADDIN ZOTERO_ITEM CSL_CITATION {"citationID":"czATQHrA","properties":{"formattedCitation":"(Mart\\uc0\\u237{}nez-Meg\\uc0\\u237{}as &amp; Rico 2022)","plainCitation":"(Martínez-Megías &amp; Rico 2022)","noteIndex":0},"citationItems":[{"id":2708,"uris":["http://zotero.org/users/10426170/items/PDJ5EUPJ"],"itemData":{"id":2708,"type":"article-journal","abstract":"Mediterranean coastal wetlands are considered biodiversity hot-spots and contain a high number of endemic species. The biodiversity of these ecosystems is endangered by several pressures resulting from agricultural and urban expansion, climate change, and the alteration of their hydrological cycle. In this study we assess the state-of-the-art regarding the impact of several stressor groups on the biodiversity of Mediterranean coastal wetlands (i.e., lagoons, marshes, estuaries). Particularly, we describe the impacts of eutrophication, chemical pollution, invasive species, salinization, and temperature rise, and analyze the existing literature regarding the impact of multiple stressors on these ecosystems. Our study denotes a clear asymmetry both in terms of study areas and stressors evaluated. The majority of studies focus on lagoons and estuaries of the north-west parts of the Mediterranean basin, while the African and the Asian coast have been less represented. Eutrophication and chemical pollution were the most studied stressors compared to others like temperature rise or species invasions. Most studies evaluating these stressors individually show direct or indirect effects on the biodiversity of primary producers and invertebrate communities, and changes in species dominance patterns that contribute to a decline of endemic populations. The few available studies addressing stressor interactions have shown non-additive responses, which are important to define appropriate ecosystem management and restoration measures. Finally, we propose research needs to advance our understanding on the impacts of anthropogenic stressors on Mediterranean coastal wetlands and to guide future interventions to protect biodiversity.","container-title":"Science of The Total Environment","DOI":"10.1016/j.scitotenv.2021.151712","ISSN":"0048-9697","journalAbbreviation":"Science of The Total Environment","page":"151712","source":"ScienceDirect","title":"Biodiversity impacts by multiple anthropogenic stressors in Mediterranean coastal wetlands","volume":"818","author":[{"family":"Martínez-Megías","given":"Claudia"},{"family":"Rico","given":"Andreu"}],"issued":{"date-parts":[["2022",4,20]]}}}],"schema":"https://github.com/citation-style-language/schema/raw/master/csl-citation.json"} </w:delInstrText>
        </w:r>
        <w:r w:rsidR="00CA2660" w:rsidDel="003E0E48">
          <w:fldChar w:fldCharType="separate"/>
        </w:r>
        <w:r w:rsidR="00CA2660" w:rsidRPr="00CA2660" w:rsidDel="003E0E48">
          <w:delText>(Martínez-Megías &amp; Rico 2022)</w:delText>
        </w:r>
        <w:r w:rsidR="00CA2660" w:rsidDel="003E0E48">
          <w:fldChar w:fldCharType="end"/>
        </w:r>
        <w:r w:rsidR="00470E32" w:rsidDel="003E0E48">
          <w:delText>.</w:delText>
        </w:r>
        <w:r w:rsidR="00F852D0" w:rsidDel="003E0E48">
          <w:delText xml:space="preserve"> </w:delText>
        </w:r>
        <w:r w:rsidR="00470E32" w:rsidDel="003E0E48">
          <w:delText xml:space="preserve">When such EWSs appear, managers </w:delText>
        </w:r>
        <w:r w:rsidR="00DA10E6" w:rsidDel="003E0E48">
          <w:delText xml:space="preserve">can </w:delText>
        </w:r>
        <w:r w:rsidR="00470E32" w:rsidDel="003E0E48">
          <w:delText xml:space="preserve">implement strategies to restore ecosystem resilience by e.g. investing in water management infrastructure to ensure sustainable water levels </w:delText>
        </w:r>
        <w:r w:rsidR="00D62531" w:rsidDel="003E0E48">
          <w:delText xml:space="preserve">or </w:delText>
        </w:r>
        <w:r w:rsidR="00470E32" w:rsidDel="003E0E48">
          <w:delText xml:space="preserve">flow rates, implementing stricter </w:delText>
        </w:r>
        <w:r w:rsidR="00A67FAE" w:rsidDel="003E0E48">
          <w:delText xml:space="preserve">control </w:delText>
        </w:r>
        <w:r w:rsidR="00470E32" w:rsidDel="003E0E48">
          <w:delText>on pollutants entering the wetland</w:delText>
        </w:r>
        <w:r w:rsidR="00A67FAE" w:rsidDel="003E0E48">
          <w:delText xml:space="preserve">, </w:delText>
        </w:r>
        <w:r w:rsidR="00470E32" w:rsidDel="003E0E48">
          <w:delText>creat</w:delText>
        </w:r>
        <w:r w:rsidR="00A67FAE" w:rsidDel="003E0E48">
          <w:delText>ing</w:delText>
        </w:r>
        <w:r w:rsidR="00470E32" w:rsidDel="003E0E48">
          <w:delText xml:space="preserve"> buffer zones to reduce sediment runoff, and</w:delText>
        </w:r>
        <w:r w:rsidR="00A67FAE" w:rsidDel="003E0E48">
          <w:delText>/or</w:delText>
        </w:r>
        <w:r w:rsidR="00470E32" w:rsidDel="003E0E48">
          <w:delText xml:space="preserve"> replanting native vegetation to stabilize soil and improve habitat quality for wildlife </w:delText>
        </w:r>
        <w:r w:rsidR="00470E32" w:rsidDel="003E0E48">
          <w:fldChar w:fldCharType="begin"/>
        </w:r>
        <w:r w:rsidR="00470E32" w:rsidDel="003E0E48">
          <w:delInstrText xml:space="preserve"> ADDIN ZOTERO_ITEM CSL_CITATION {"citationID":"5FgxtVCS","properties":{"formattedCitation":"(Ye {\\i{}et al.} 2022)","plainCitation":"(Ye et al. 2022)","noteIndex":0},"citationItems":[{"id":2704,"uris":["http://zotero.org/users/10426170/items/RW5XK4WH"],"itemData":{"id":2704,"type":"article-journal","abstract":"China has a wetland area of 53.42 million hectares, the fourth largest in the world; it includes all types of wetlands defined by the Ramsar Convention and has a carbon sink capacity of more than 1.71 million metric tons per year. Inland wetlands in China are mainly distributed in 10 major catchments, among which the Yellow River, the Yangtze River, the rivers in the northwest, and the rivers in the northeast each have more than 8 million hectares of wetlands. There are 4220 species of plants and 4015 species of animals in China’s wetland ecosystem. The wetland resources that have been developed and utilized include edible products, reeds for paper making, peat for fertilizer, fuel for power generation, and chemical, pharmaceutical, ceramic, and building materials. However, wetland areas in China have shrunk by about 54% since 1980. In recent years, China’s central government has set great store by Chinese wetlands, and although 49.03% of wetland area is now officially protected, many issues have confounded the implementation of that protection. It is imperative that knowledge gained from scientific research be used to formulate a sound wetland protection and management plan that takes into consideration social, economic, and ecological issues in a way that facilitates the sustainable use of wetland resources and informs decision-makers of the paths that must be followed to achieve that goal.","container-title":"Water","DOI":"10.3390/w14071152","ISSN":"2073-4441","issue":"7","language":"en","license":"http://creativecommons.org/licenses/by/3.0/","note":"number: 7\npublisher: Multidisciplinary Digital Publishing Institute","page":"1152","source":"www.mdpi.com","title":"Wetlands in China: Evolution, Carbon Sequestrations and Services, Threats, and Preservation/Restoration","title-short":"Wetlands in China","volume":"14","author":[{"family":"Ye","given":"Siyuan"},{"family":"Pei","given":"Lixin"},{"family":"He","given":"Lei"},{"family":"Xie","given":"Liujuan"},{"family":"Zhao","given":"Guangming"},{"family":"Yuan","given":"Hongming"},{"family":"Ding","given":"Xigui"},{"family":"Pei","given":"Shaofeng"},{"family":"Yang","given":"Shixiong"},{"family":"Li","given":"Xue"},{"family":"Laws","given":"Edward A."}],"issued":{"date-parts":[["2022",1]]}}}],"schema":"https://github.com/citation-style-language/schema/raw/master/csl-citation.json"} </w:delInstrText>
        </w:r>
        <w:r w:rsidR="00470E32" w:rsidDel="003E0E48">
          <w:fldChar w:fldCharType="separate"/>
        </w:r>
        <w:r w:rsidR="00470E32" w:rsidRPr="00470E32" w:rsidDel="003E0E48">
          <w:delText xml:space="preserve">(Ye </w:delText>
        </w:r>
        <w:r w:rsidR="00470E32" w:rsidRPr="00470E32" w:rsidDel="003E0E48">
          <w:rPr>
            <w:i/>
            <w:iCs/>
          </w:rPr>
          <w:delText>et al.</w:delText>
        </w:r>
        <w:r w:rsidR="00470E32" w:rsidRPr="00470E32" w:rsidDel="003E0E48">
          <w:delText xml:space="preserve"> 2022)</w:delText>
        </w:r>
        <w:r w:rsidR="00470E32" w:rsidDel="003E0E48">
          <w:fldChar w:fldCharType="end"/>
        </w:r>
        <w:r w:rsidR="00470E32" w:rsidDel="003E0E48">
          <w:delText>.</w:delText>
        </w:r>
      </w:del>
    </w:p>
    <w:p w14:paraId="2D669FA3" w14:textId="4DA8F47D" w:rsidR="00CB76C7" w:rsidDel="003E0E48" w:rsidRDefault="003F4B2A" w:rsidP="008279E9">
      <w:pPr>
        <w:pStyle w:val="NormalWeb"/>
        <w:spacing w:before="0" w:beforeAutospacing="0" w:after="0" w:afterAutospacing="0" w:line="480" w:lineRule="auto"/>
        <w:ind w:firstLine="720"/>
        <w:jc w:val="both"/>
        <w:rPr>
          <w:del w:id="1219" w:author="Francesco Polazzo" w:date="2024-10-08T08:51:00Z" w16du:dateUtc="2024-10-08T06:51:00Z"/>
        </w:rPr>
      </w:pPr>
      <w:del w:id="1220" w:author="Francesco Polazzo" w:date="2024-10-08T08:51:00Z" w16du:dateUtc="2024-10-08T06:51:00Z">
        <w:r w:rsidDel="003E0E48">
          <w:delText>In conclusion, we show here that</w:delText>
        </w:r>
        <w:r w:rsidR="00CB76C7" w:rsidDel="003E0E48">
          <w:delText xml:space="preserve"> the repeated stress caused by </w:delText>
        </w:r>
        <w:r w:rsidR="003F3BA4" w:rsidDel="003E0E48">
          <w:delText>increasingly</w:delText>
        </w:r>
        <w:r w:rsidR="00CB76C7" w:rsidDel="003E0E48">
          <w:delText xml:space="preserve"> stronger HWs </w:delText>
        </w:r>
        <w:r w:rsidR="00A66551" w:rsidDel="003E0E48">
          <w:delText xml:space="preserve">led to </w:delText>
        </w:r>
        <w:r w:rsidR="00CB76C7" w:rsidDel="003E0E48">
          <w:delText>a drastic change in the</w:delText>
        </w:r>
        <w:r w:rsidR="00A66551" w:rsidDel="003E0E48">
          <w:delText xml:space="preserve"> composition of the</w:delText>
        </w:r>
        <w:r w:rsidR="00CB76C7" w:rsidDel="003E0E48">
          <w:delText xml:space="preserve"> phytoplankton community</w:delText>
        </w:r>
        <w:r w:rsidR="00A66551" w:rsidDel="003E0E48">
          <w:delText>.</w:delText>
        </w:r>
        <w:r w:rsidR="00CB76C7" w:rsidDel="003E0E48">
          <w:delText xml:space="preserve"> The new compositional configuration was unable to maintain and</w:delText>
        </w:r>
        <w:r w:rsidR="00BA4F9F" w:rsidDel="003E0E48">
          <w:delText xml:space="preserve"> / or</w:delText>
        </w:r>
        <w:r w:rsidR="00CB76C7" w:rsidDel="003E0E48">
          <w:delText xml:space="preserve"> recover functional levels </w:delText>
        </w:r>
        <w:r w:rsidR="003F3BA4" w:rsidDel="003E0E48">
          <w:delText>like</w:delText>
        </w:r>
        <w:r w:rsidR="00CB76C7" w:rsidDel="003E0E48">
          <w:delText xml:space="preserve"> unperturbed systems</w:delText>
        </w:r>
        <w:r w:rsidR="00BA4F9F" w:rsidDel="003E0E48">
          <w:delText xml:space="preserve">, suggesting an overall increase </w:delText>
        </w:r>
        <w:r w:rsidR="00A66551" w:rsidDel="003E0E48">
          <w:delText xml:space="preserve">in </w:delText>
        </w:r>
        <w:r w:rsidR="00BA4F9F" w:rsidDel="003E0E48">
          <w:delText>vulnerability to subsequent perturbations</w:delText>
        </w:r>
        <w:r w:rsidR="00CB76C7" w:rsidDel="003E0E48">
          <w:delText>. These results force us to evaluate the consequences of</w:delText>
        </w:r>
        <w:r w:rsidR="00A66551" w:rsidDel="003E0E48">
          <w:delText xml:space="preserve"> climate change-induced</w:delText>
        </w:r>
        <w:r w:rsidR="00CB76C7" w:rsidDel="003E0E48">
          <w:delText xml:space="preserve"> extreme </w:delText>
        </w:r>
        <w:r w:rsidR="00A66551" w:rsidDel="003E0E48">
          <w:delText xml:space="preserve">weather </w:delText>
        </w:r>
        <w:r w:rsidR="00CB76C7" w:rsidDel="003E0E48">
          <w:delText>events on the functioning of communities and ecosystems</w:delText>
        </w:r>
        <w:r w:rsidR="00A67FAE" w:rsidDel="003E0E48">
          <w:delText>, particularly as they become more recurrent</w:delText>
        </w:r>
        <w:r w:rsidR="00797BD0" w:rsidDel="003E0E48">
          <w:delText xml:space="preserve"> and severe</w:delText>
        </w:r>
        <w:r w:rsidR="00CB76C7" w:rsidDel="003E0E48">
          <w:delText xml:space="preserve"> in </w:delText>
        </w:r>
        <w:r w:rsidR="00780DB4" w:rsidDel="003E0E48">
          <w:delText xml:space="preserve">the </w:delText>
        </w:r>
        <w:r w:rsidR="00797BD0" w:rsidDel="003E0E48">
          <w:delText xml:space="preserve">near </w:delText>
        </w:r>
        <w:r w:rsidR="00CB76C7" w:rsidDel="003E0E48">
          <w:delText>future</w:delText>
        </w:r>
        <w:r w:rsidR="00780DB4" w:rsidDel="003E0E48">
          <w:delText>.</w:delText>
        </w:r>
      </w:del>
    </w:p>
    <w:p w14:paraId="2E9A71EB" w14:textId="60589803" w:rsidR="00815D4D" w:rsidDel="00DC781E" w:rsidRDefault="00815D4D" w:rsidP="008279E9">
      <w:pPr>
        <w:pStyle w:val="NormalWeb"/>
        <w:spacing w:before="0" w:beforeAutospacing="0" w:after="0" w:afterAutospacing="0" w:line="480" w:lineRule="auto"/>
        <w:jc w:val="both"/>
        <w:rPr>
          <w:del w:id="1221" w:author="Andreu Rico Artero" w:date="2024-10-10T20:40:00Z" w16du:dateUtc="2024-10-10T18:40:00Z"/>
        </w:rPr>
      </w:pPr>
    </w:p>
    <w:p w14:paraId="3934E045" w14:textId="0D591C2C" w:rsidR="001C0A17" w:rsidRDefault="00815D4D">
      <w:pPr>
        <w:pStyle w:val="Heading2"/>
        <w:jc w:val="both"/>
        <w:rPr>
          <w:rFonts w:ascii="Times New Roman" w:hAnsi="Times New Roman" w:cs="Times New Roman"/>
          <w:b/>
          <w:bCs/>
          <w:color w:val="000000" w:themeColor="text1"/>
          <w:sz w:val="28"/>
          <w:szCs w:val="28"/>
        </w:rPr>
        <w:pPrChange w:id="1222" w:author="Andreu Rico Artero" w:date="2024-10-10T20:00:00Z" w16du:dateUtc="2024-10-10T18:00:00Z">
          <w:pPr>
            <w:pStyle w:val="Heading2"/>
          </w:pPr>
        </w:pPrChange>
      </w:pPr>
      <w:r w:rsidRPr="00815D4D">
        <w:rPr>
          <w:rFonts w:ascii="Times New Roman" w:hAnsi="Times New Roman" w:cs="Times New Roman"/>
          <w:b/>
          <w:bCs/>
          <w:color w:val="000000" w:themeColor="text1"/>
          <w:sz w:val="28"/>
          <w:szCs w:val="28"/>
        </w:rPr>
        <w:t>Competing Interests Statement</w:t>
      </w:r>
      <w:r w:rsidR="001C0A17" w:rsidRPr="00815D4D">
        <w:rPr>
          <w:rFonts w:ascii="Times New Roman" w:hAnsi="Times New Roman" w:cs="Times New Roman"/>
          <w:b/>
          <w:bCs/>
          <w:color w:val="000000" w:themeColor="text1"/>
          <w:sz w:val="28"/>
          <w:szCs w:val="28"/>
        </w:rPr>
        <w:t xml:space="preserve"> </w:t>
      </w:r>
    </w:p>
    <w:p w14:paraId="5FCFD847" w14:textId="37C5A98B" w:rsidR="00815D4D" w:rsidRDefault="00815D4D">
      <w:pPr>
        <w:jc w:val="both"/>
        <w:rPr>
          <w:rFonts w:ascii="Times New Roman" w:hAnsi="Times New Roman" w:cs="Times New Roman"/>
        </w:rPr>
        <w:pPrChange w:id="1223" w:author="Andreu Rico Artero" w:date="2024-10-10T20:00:00Z" w16du:dateUtc="2024-10-10T18:00:00Z">
          <w:pPr/>
        </w:pPrChange>
      </w:pPr>
      <w:r>
        <w:rPr>
          <w:rFonts w:ascii="Times New Roman" w:hAnsi="Times New Roman" w:cs="Times New Roman"/>
        </w:rPr>
        <w:t>The authors declare no competing interests</w:t>
      </w:r>
      <w:r w:rsidR="000E4CF3">
        <w:rPr>
          <w:rFonts w:ascii="Times New Roman" w:hAnsi="Times New Roman" w:cs="Times New Roman"/>
        </w:rPr>
        <w:t>.</w:t>
      </w:r>
    </w:p>
    <w:p w14:paraId="065595CA" w14:textId="77777777" w:rsidR="00815D4D" w:rsidRDefault="00815D4D">
      <w:pPr>
        <w:jc w:val="both"/>
        <w:rPr>
          <w:rFonts w:ascii="Times New Roman" w:hAnsi="Times New Roman" w:cs="Times New Roman"/>
        </w:rPr>
        <w:pPrChange w:id="1224" w:author="Andreu Rico Artero" w:date="2024-10-10T20:00:00Z" w16du:dateUtc="2024-10-10T18:00:00Z">
          <w:pPr/>
        </w:pPrChange>
      </w:pPr>
    </w:p>
    <w:p w14:paraId="0233B02C" w14:textId="41FE68B9" w:rsidR="00815D4D" w:rsidRDefault="00815D4D">
      <w:pPr>
        <w:pStyle w:val="Heading2"/>
        <w:jc w:val="both"/>
        <w:rPr>
          <w:rFonts w:ascii="Times New Roman" w:hAnsi="Times New Roman" w:cs="Times New Roman"/>
          <w:b/>
          <w:bCs/>
          <w:color w:val="000000" w:themeColor="text1"/>
        </w:rPr>
        <w:pPrChange w:id="1225" w:author="Andreu Rico Artero" w:date="2024-10-10T20:00:00Z" w16du:dateUtc="2024-10-10T18:00:00Z">
          <w:pPr>
            <w:pStyle w:val="Heading2"/>
          </w:pPr>
        </w:pPrChange>
      </w:pPr>
      <w:r w:rsidRPr="00815D4D">
        <w:rPr>
          <w:rFonts w:ascii="Times New Roman" w:hAnsi="Times New Roman" w:cs="Times New Roman"/>
          <w:b/>
          <w:bCs/>
          <w:color w:val="000000" w:themeColor="text1"/>
        </w:rPr>
        <w:t>Acknowledge</w:t>
      </w:r>
      <w:ins w:id="1226" w:author="Andreu Rico Artero" w:date="2024-10-10T20:40:00Z" w16du:dateUtc="2024-10-10T18:40:00Z">
        <w:r w:rsidR="00DC781E">
          <w:rPr>
            <w:rFonts w:ascii="Times New Roman" w:hAnsi="Times New Roman" w:cs="Times New Roman"/>
            <w:b/>
            <w:bCs/>
            <w:color w:val="000000" w:themeColor="text1"/>
          </w:rPr>
          <w:t>ments</w:t>
        </w:r>
      </w:ins>
    </w:p>
    <w:p w14:paraId="6DD5E7AA" w14:textId="7E8CC677" w:rsidR="00815D4D" w:rsidRPr="00815D4D" w:rsidRDefault="000E4CF3">
      <w:pPr>
        <w:spacing w:line="480" w:lineRule="auto"/>
        <w:jc w:val="both"/>
        <w:rPr>
          <w:rFonts w:ascii="Times New Roman" w:hAnsi="Times New Roman" w:cs="Times New Roman"/>
        </w:rPr>
        <w:pPrChange w:id="1227" w:author="Andreu Rico Artero" w:date="2024-10-10T20:00:00Z" w16du:dateUtc="2024-10-10T18:00:00Z">
          <w:pPr>
            <w:spacing w:line="480" w:lineRule="auto"/>
          </w:pPr>
        </w:pPrChange>
      </w:pPr>
      <w:r w:rsidRPr="000E4CF3">
        <w:rPr>
          <w:rFonts w:ascii="Times New Roman" w:hAnsi="Times New Roman" w:cs="Times New Roman"/>
        </w:rPr>
        <w:t>This study has been funded by the H2020-MSCA-ITN ECORISK2050</w:t>
      </w:r>
      <w:r>
        <w:rPr>
          <w:rFonts w:ascii="Times New Roman" w:hAnsi="Times New Roman" w:cs="Times New Roman"/>
        </w:rPr>
        <w:t xml:space="preserve"> </w:t>
      </w:r>
      <w:r w:rsidRPr="000E4CF3">
        <w:rPr>
          <w:rFonts w:ascii="Times New Roman" w:hAnsi="Times New Roman" w:cs="Times New Roman"/>
        </w:rPr>
        <w:t>project of the European Commission (Grant Agreement 813124). A.R. is</w:t>
      </w:r>
      <w:r>
        <w:rPr>
          <w:rFonts w:ascii="Times New Roman" w:hAnsi="Times New Roman" w:cs="Times New Roman"/>
        </w:rPr>
        <w:t xml:space="preserve"> </w:t>
      </w:r>
      <w:r w:rsidRPr="000E4CF3">
        <w:rPr>
          <w:rFonts w:ascii="Times New Roman" w:hAnsi="Times New Roman" w:cs="Times New Roman"/>
        </w:rPr>
        <w:t xml:space="preserve">supported by the Talented Researcher Support Programme—Plan </w:t>
      </w:r>
      <w:proofErr w:type="spellStart"/>
      <w:r w:rsidRPr="000E4CF3">
        <w:rPr>
          <w:rFonts w:ascii="Times New Roman" w:hAnsi="Times New Roman" w:cs="Times New Roman"/>
        </w:rPr>
        <w:t>GenT</w:t>
      </w:r>
      <w:proofErr w:type="spellEnd"/>
      <w:r>
        <w:rPr>
          <w:rFonts w:ascii="Times New Roman" w:hAnsi="Times New Roman" w:cs="Times New Roman"/>
        </w:rPr>
        <w:t xml:space="preserve"> </w:t>
      </w:r>
      <w:r w:rsidRPr="000E4CF3">
        <w:rPr>
          <w:rFonts w:ascii="Times New Roman" w:hAnsi="Times New Roman" w:cs="Times New Roman"/>
        </w:rPr>
        <w:t xml:space="preserve">(CIDEGENT/2020/043) of the </w:t>
      </w:r>
      <w:proofErr w:type="spellStart"/>
      <w:r w:rsidRPr="000E4CF3">
        <w:rPr>
          <w:rFonts w:ascii="Times New Roman" w:hAnsi="Times New Roman" w:cs="Times New Roman"/>
        </w:rPr>
        <w:t>Generalitat</w:t>
      </w:r>
      <w:proofErr w:type="spellEnd"/>
      <w:r w:rsidRPr="000E4CF3">
        <w:rPr>
          <w:rFonts w:ascii="Times New Roman" w:hAnsi="Times New Roman" w:cs="Times New Roman"/>
        </w:rPr>
        <w:t xml:space="preserve"> </w:t>
      </w:r>
      <w:proofErr w:type="spellStart"/>
      <w:r w:rsidRPr="000E4CF3">
        <w:rPr>
          <w:rFonts w:ascii="Times New Roman" w:hAnsi="Times New Roman" w:cs="Times New Roman"/>
        </w:rPr>
        <w:t>Valenciana</w:t>
      </w:r>
      <w:proofErr w:type="spellEnd"/>
      <w:r w:rsidRPr="000E4CF3">
        <w:rPr>
          <w:rFonts w:ascii="Times New Roman" w:hAnsi="Times New Roman" w:cs="Times New Roman"/>
        </w:rPr>
        <w:t>.</w:t>
      </w:r>
    </w:p>
    <w:p w14:paraId="0447363A" w14:textId="05906280" w:rsidR="00731629" w:rsidRPr="00243A0E" w:rsidRDefault="0070095B">
      <w:pPr>
        <w:pStyle w:val="Heading2"/>
        <w:spacing w:line="480" w:lineRule="auto"/>
        <w:jc w:val="both"/>
        <w:rPr>
          <w:rFonts w:ascii="Times New Roman" w:eastAsia="Times New Roman" w:hAnsi="Times New Roman" w:cs="Times New Roman"/>
          <w:b/>
          <w:bCs/>
          <w:color w:val="000000" w:themeColor="text1"/>
          <w:lang w:eastAsia="en-GB"/>
        </w:rPr>
        <w:pPrChange w:id="1228" w:author="Andreu Rico Artero" w:date="2024-10-10T20:00:00Z" w16du:dateUtc="2024-10-10T18:00:00Z">
          <w:pPr>
            <w:pStyle w:val="Heading2"/>
            <w:spacing w:line="480" w:lineRule="auto"/>
          </w:pPr>
        </w:pPrChange>
      </w:pPr>
      <w:r w:rsidRPr="00243A0E">
        <w:rPr>
          <w:rFonts w:ascii="Times New Roman" w:eastAsia="Times New Roman" w:hAnsi="Times New Roman" w:cs="Times New Roman"/>
          <w:b/>
          <w:bCs/>
          <w:color w:val="000000" w:themeColor="text1"/>
          <w:lang w:eastAsia="en-GB"/>
        </w:rPr>
        <w:t>Refe</w:t>
      </w:r>
      <w:r w:rsidR="00DC19C3" w:rsidRPr="00243A0E">
        <w:rPr>
          <w:rFonts w:ascii="Times New Roman" w:eastAsia="Times New Roman" w:hAnsi="Times New Roman" w:cs="Times New Roman"/>
          <w:b/>
          <w:bCs/>
          <w:color w:val="000000" w:themeColor="text1"/>
          <w:lang w:eastAsia="en-GB"/>
        </w:rPr>
        <w:t xml:space="preserve">rences </w:t>
      </w:r>
    </w:p>
    <w:p w14:paraId="319F82E7" w14:textId="77777777" w:rsidR="00AC2C4B" w:rsidRPr="00AC2C4B" w:rsidRDefault="0089183E" w:rsidP="00024969">
      <w:pPr>
        <w:pStyle w:val="Bibliography"/>
        <w:ind w:left="851" w:hanging="851"/>
        <w:jc w:val="both"/>
        <w:rPr>
          <w:rFonts w:ascii="Times New Roman" w:hAnsi="Times New Roman" w:cs="Times New Roman"/>
        </w:rPr>
        <w:pPrChange w:id="1229" w:author="Francesco Polazzo" w:date="2024-10-11T10:54:00Z" w16du:dateUtc="2024-10-11T08:54:00Z">
          <w:pPr>
            <w:pStyle w:val="Bibliography"/>
          </w:pPr>
        </w:pPrChange>
      </w:pPr>
      <w:r>
        <w:fldChar w:fldCharType="begin"/>
      </w:r>
      <w:r w:rsidRPr="00024969">
        <w:rPr>
          <w:lang w:val="en-US"/>
          <w:rPrChange w:id="1230" w:author="Francesco Polazzo" w:date="2024-10-11T10:53:00Z" w16du:dateUtc="2024-10-11T08:53:00Z">
            <w:rPr>
              <w:lang w:val="de-CH"/>
            </w:rPr>
          </w:rPrChange>
        </w:rPr>
        <w:instrText xml:space="preserve"> ADDIN ZOTERO_BIBL {"uncited":[],"omitted":[],"custom":[]} CSL_BIBLIOGRAPHY </w:instrText>
      </w:r>
      <w:r>
        <w:fldChar w:fldCharType="separate"/>
      </w:r>
      <w:r w:rsidR="00AC2C4B" w:rsidRPr="00024969">
        <w:rPr>
          <w:rFonts w:ascii="Times New Roman" w:hAnsi="Times New Roman" w:cs="Times New Roman"/>
          <w:lang w:val="en-US"/>
          <w:rPrChange w:id="1231" w:author="Francesco Polazzo" w:date="2024-10-11T10:53:00Z" w16du:dateUtc="2024-10-11T08:53:00Z">
            <w:rPr>
              <w:rFonts w:ascii="Times New Roman" w:hAnsi="Times New Roman" w:cs="Times New Roman"/>
            </w:rPr>
          </w:rPrChange>
        </w:rPr>
        <w:t xml:space="preserve">Alcaraz, M., </w:t>
      </w:r>
      <w:proofErr w:type="spellStart"/>
      <w:r w:rsidR="00AC2C4B" w:rsidRPr="00024969">
        <w:rPr>
          <w:rFonts w:ascii="Times New Roman" w:hAnsi="Times New Roman" w:cs="Times New Roman"/>
          <w:lang w:val="en-US"/>
          <w:rPrChange w:id="1232" w:author="Francesco Polazzo" w:date="2024-10-11T10:53:00Z" w16du:dateUtc="2024-10-11T08:53:00Z">
            <w:rPr>
              <w:rFonts w:ascii="Times New Roman" w:hAnsi="Times New Roman" w:cs="Times New Roman"/>
            </w:rPr>
          </w:rPrChange>
        </w:rPr>
        <w:t>Saiz</w:t>
      </w:r>
      <w:proofErr w:type="spellEnd"/>
      <w:r w:rsidR="00AC2C4B" w:rsidRPr="00024969">
        <w:rPr>
          <w:rFonts w:ascii="Times New Roman" w:hAnsi="Times New Roman" w:cs="Times New Roman"/>
          <w:lang w:val="en-US"/>
          <w:rPrChange w:id="1233" w:author="Francesco Polazzo" w:date="2024-10-11T10:53:00Z" w16du:dateUtc="2024-10-11T08:53:00Z">
            <w:rPr>
              <w:rFonts w:ascii="Times New Roman" w:hAnsi="Times New Roman" w:cs="Times New Roman"/>
            </w:rPr>
          </w:rPrChange>
        </w:rPr>
        <w:t xml:space="preserve">, E., </w:t>
      </w:r>
      <w:proofErr w:type="spellStart"/>
      <w:r w:rsidR="00AC2C4B" w:rsidRPr="00024969">
        <w:rPr>
          <w:rFonts w:ascii="Times New Roman" w:hAnsi="Times New Roman" w:cs="Times New Roman"/>
          <w:lang w:val="en-US"/>
          <w:rPrChange w:id="1234" w:author="Francesco Polazzo" w:date="2024-10-11T10:53:00Z" w16du:dateUtc="2024-10-11T08:53:00Z">
            <w:rPr>
              <w:rFonts w:ascii="Times New Roman" w:hAnsi="Times New Roman" w:cs="Times New Roman"/>
            </w:rPr>
          </w:rPrChange>
        </w:rPr>
        <w:t>Calbet</w:t>
      </w:r>
      <w:proofErr w:type="spellEnd"/>
      <w:r w:rsidR="00AC2C4B" w:rsidRPr="00024969">
        <w:rPr>
          <w:rFonts w:ascii="Times New Roman" w:hAnsi="Times New Roman" w:cs="Times New Roman"/>
          <w:lang w:val="en-US"/>
          <w:rPrChange w:id="1235" w:author="Francesco Polazzo" w:date="2024-10-11T10:53:00Z" w16du:dateUtc="2024-10-11T08:53:00Z">
            <w:rPr>
              <w:rFonts w:ascii="Times New Roman" w:hAnsi="Times New Roman" w:cs="Times New Roman"/>
            </w:rPr>
          </w:rPrChange>
        </w:rPr>
        <w:t xml:space="preserve">, A., </w:t>
      </w:r>
      <w:proofErr w:type="spellStart"/>
      <w:r w:rsidR="00AC2C4B" w:rsidRPr="00024969">
        <w:rPr>
          <w:rFonts w:ascii="Times New Roman" w:hAnsi="Times New Roman" w:cs="Times New Roman"/>
          <w:lang w:val="en-US"/>
          <w:rPrChange w:id="1236" w:author="Francesco Polazzo" w:date="2024-10-11T10:53:00Z" w16du:dateUtc="2024-10-11T08:53:00Z">
            <w:rPr>
              <w:rFonts w:ascii="Times New Roman" w:hAnsi="Times New Roman" w:cs="Times New Roman"/>
            </w:rPr>
          </w:rPrChange>
        </w:rPr>
        <w:t>Trepat</w:t>
      </w:r>
      <w:proofErr w:type="spellEnd"/>
      <w:r w:rsidR="00AC2C4B" w:rsidRPr="00024969">
        <w:rPr>
          <w:rFonts w:ascii="Times New Roman" w:hAnsi="Times New Roman" w:cs="Times New Roman"/>
          <w:lang w:val="en-US"/>
          <w:rPrChange w:id="1237" w:author="Francesco Polazzo" w:date="2024-10-11T10:53:00Z" w16du:dateUtc="2024-10-11T08:53:00Z">
            <w:rPr>
              <w:rFonts w:ascii="Times New Roman" w:hAnsi="Times New Roman" w:cs="Times New Roman"/>
            </w:rPr>
          </w:rPrChange>
        </w:rPr>
        <w:t xml:space="preserve">, I. &amp; </w:t>
      </w:r>
      <w:proofErr w:type="spellStart"/>
      <w:r w:rsidR="00AC2C4B" w:rsidRPr="00024969">
        <w:rPr>
          <w:rFonts w:ascii="Times New Roman" w:hAnsi="Times New Roman" w:cs="Times New Roman"/>
          <w:lang w:val="en-US"/>
          <w:rPrChange w:id="1238" w:author="Francesco Polazzo" w:date="2024-10-11T10:53:00Z" w16du:dateUtc="2024-10-11T08:53:00Z">
            <w:rPr>
              <w:rFonts w:ascii="Times New Roman" w:hAnsi="Times New Roman" w:cs="Times New Roman"/>
            </w:rPr>
          </w:rPrChange>
        </w:rPr>
        <w:t>Broglio</w:t>
      </w:r>
      <w:proofErr w:type="spellEnd"/>
      <w:r w:rsidR="00AC2C4B" w:rsidRPr="00024969">
        <w:rPr>
          <w:rFonts w:ascii="Times New Roman" w:hAnsi="Times New Roman" w:cs="Times New Roman"/>
          <w:lang w:val="en-US"/>
          <w:rPrChange w:id="1239" w:author="Francesco Polazzo" w:date="2024-10-11T10:53:00Z" w16du:dateUtc="2024-10-11T08:53:00Z">
            <w:rPr>
              <w:rFonts w:ascii="Times New Roman" w:hAnsi="Times New Roman" w:cs="Times New Roman"/>
            </w:rPr>
          </w:rPrChange>
        </w:rPr>
        <w:t xml:space="preserve">, E. (2003). </w:t>
      </w:r>
      <w:r w:rsidR="00AC2C4B" w:rsidRPr="00AC2C4B">
        <w:rPr>
          <w:rFonts w:ascii="Times New Roman" w:hAnsi="Times New Roman" w:cs="Times New Roman"/>
        </w:rPr>
        <w:t xml:space="preserve">Estimating zooplankton biomass through image analysis. </w:t>
      </w:r>
      <w:r w:rsidR="00AC2C4B" w:rsidRPr="00AC2C4B">
        <w:rPr>
          <w:rFonts w:ascii="Times New Roman" w:hAnsi="Times New Roman" w:cs="Times New Roman"/>
          <w:i/>
          <w:iCs/>
        </w:rPr>
        <w:t>Marine Biology</w:t>
      </w:r>
      <w:r w:rsidR="00AC2C4B" w:rsidRPr="00AC2C4B">
        <w:rPr>
          <w:rFonts w:ascii="Times New Roman" w:hAnsi="Times New Roman" w:cs="Times New Roman"/>
        </w:rPr>
        <w:t>, 143.</w:t>
      </w:r>
    </w:p>
    <w:p w14:paraId="4F6D9D13" w14:textId="77777777" w:rsidR="00AC2C4B" w:rsidRPr="00AC2C4B" w:rsidRDefault="00AC2C4B" w:rsidP="00024969">
      <w:pPr>
        <w:pStyle w:val="Bibliography"/>
        <w:ind w:left="851" w:hanging="851"/>
        <w:jc w:val="both"/>
        <w:rPr>
          <w:rFonts w:ascii="Times New Roman" w:hAnsi="Times New Roman" w:cs="Times New Roman"/>
        </w:rPr>
        <w:pPrChange w:id="1240" w:author="Francesco Polazzo" w:date="2024-10-11T10:54:00Z" w16du:dateUtc="2024-10-11T08:54:00Z">
          <w:pPr>
            <w:pStyle w:val="Bibliography"/>
          </w:pPr>
        </w:pPrChange>
      </w:pPr>
      <w:r w:rsidRPr="00AC2C4B">
        <w:rPr>
          <w:rFonts w:ascii="Times New Roman" w:hAnsi="Times New Roman" w:cs="Times New Roman"/>
        </w:rPr>
        <w:t xml:space="preserve">Baert, J.M., De Laender, F., Sabbe, K. &amp; Janssen, C.R. (2016). Biodiversity increases functional and compositional resistance, but decreases resilience in phytoplankton communities. </w:t>
      </w:r>
      <w:r w:rsidRPr="00AC2C4B">
        <w:rPr>
          <w:rFonts w:ascii="Times New Roman" w:hAnsi="Times New Roman" w:cs="Times New Roman"/>
          <w:i/>
          <w:iCs/>
        </w:rPr>
        <w:t>Ecology</w:t>
      </w:r>
      <w:r w:rsidRPr="00AC2C4B">
        <w:rPr>
          <w:rFonts w:ascii="Times New Roman" w:hAnsi="Times New Roman" w:cs="Times New Roman"/>
        </w:rPr>
        <w:t>, 97, 3433–3440.</w:t>
      </w:r>
    </w:p>
    <w:p w14:paraId="3B2FD4D8" w14:textId="77777777" w:rsidR="00AC2C4B" w:rsidRPr="00AC2C4B" w:rsidRDefault="00AC2C4B" w:rsidP="00024969">
      <w:pPr>
        <w:pStyle w:val="Bibliography"/>
        <w:ind w:left="851" w:hanging="851"/>
        <w:jc w:val="both"/>
        <w:rPr>
          <w:rFonts w:ascii="Times New Roman" w:hAnsi="Times New Roman" w:cs="Times New Roman"/>
        </w:rPr>
        <w:pPrChange w:id="1241" w:author="Francesco Polazzo" w:date="2024-10-11T10:54:00Z" w16du:dateUtc="2024-10-11T08:54:00Z">
          <w:pPr>
            <w:pStyle w:val="Bibliography"/>
          </w:pPr>
        </w:pPrChange>
      </w:pPr>
      <w:r w:rsidRPr="00AC2C4B">
        <w:rPr>
          <w:rFonts w:ascii="Times New Roman" w:hAnsi="Times New Roman" w:cs="Times New Roman"/>
        </w:rPr>
        <w:t xml:space="preserve">Bates, D., Mächler, M., Bolker, B.M. &amp; Walker, S.C. (2015). Fitting linear mixed-effects models using lme4. </w:t>
      </w:r>
      <w:r w:rsidRPr="00AC2C4B">
        <w:rPr>
          <w:rFonts w:ascii="Times New Roman" w:hAnsi="Times New Roman" w:cs="Times New Roman"/>
          <w:i/>
          <w:iCs/>
        </w:rPr>
        <w:t>Journal of Statistical Software</w:t>
      </w:r>
      <w:r w:rsidRPr="00AC2C4B">
        <w:rPr>
          <w:rFonts w:ascii="Times New Roman" w:hAnsi="Times New Roman" w:cs="Times New Roman"/>
        </w:rPr>
        <w:t>, 67.</w:t>
      </w:r>
    </w:p>
    <w:p w14:paraId="35052E5F" w14:textId="77777777" w:rsidR="00AC2C4B" w:rsidRPr="00AC2C4B" w:rsidRDefault="00AC2C4B" w:rsidP="00024969">
      <w:pPr>
        <w:pStyle w:val="Bibliography"/>
        <w:ind w:left="851" w:hanging="851"/>
        <w:jc w:val="both"/>
        <w:rPr>
          <w:rFonts w:ascii="Times New Roman" w:hAnsi="Times New Roman" w:cs="Times New Roman"/>
        </w:rPr>
        <w:pPrChange w:id="1242" w:author="Francesco Polazzo" w:date="2024-10-11T10:54:00Z" w16du:dateUtc="2024-10-11T08:54:00Z">
          <w:pPr>
            <w:pStyle w:val="Bibliography"/>
          </w:pPr>
        </w:pPrChange>
      </w:pPr>
      <w:r w:rsidRPr="00AC2C4B">
        <w:rPr>
          <w:rFonts w:ascii="Times New Roman" w:hAnsi="Times New Roman" w:cs="Times New Roman"/>
        </w:rPr>
        <w:t xml:space="preserve">Bell, G. &amp; Gonzalez, A. (2011). Adaptation and Evolutionary Rescue in Metapopulations Experiencing Environmental Deterioration. </w:t>
      </w:r>
      <w:r w:rsidRPr="00AC2C4B">
        <w:rPr>
          <w:rFonts w:ascii="Times New Roman" w:hAnsi="Times New Roman" w:cs="Times New Roman"/>
          <w:i/>
          <w:iCs/>
        </w:rPr>
        <w:t>Science</w:t>
      </w:r>
      <w:r w:rsidRPr="00AC2C4B">
        <w:rPr>
          <w:rFonts w:ascii="Times New Roman" w:hAnsi="Times New Roman" w:cs="Times New Roman"/>
        </w:rPr>
        <w:t>, 332, 1327–1330.</w:t>
      </w:r>
    </w:p>
    <w:p w14:paraId="22D0CC6E" w14:textId="77777777" w:rsidR="00AC2C4B" w:rsidRPr="00AC2C4B" w:rsidRDefault="00AC2C4B" w:rsidP="00024969">
      <w:pPr>
        <w:pStyle w:val="Bibliography"/>
        <w:ind w:left="851" w:hanging="851"/>
        <w:jc w:val="both"/>
        <w:rPr>
          <w:rFonts w:ascii="Times New Roman" w:hAnsi="Times New Roman" w:cs="Times New Roman"/>
        </w:rPr>
        <w:pPrChange w:id="1243" w:author="Francesco Polazzo" w:date="2024-10-11T10:54:00Z" w16du:dateUtc="2024-10-11T08:54:00Z">
          <w:pPr>
            <w:pStyle w:val="Bibliography"/>
          </w:pPr>
        </w:pPrChange>
      </w:pPr>
      <w:r w:rsidRPr="00AC2C4B">
        <w:rPr>
          <w:rFonts w:ascii="Times New Roman" w:hAnsi="Times New Roman" w:cs="Times New Roman"/>
        </w:rPr>
        <w:t xml:space="preserve">Bertani, I., Primicerio, R. &amp; Rossetti, G. (2016). Extreme Climatic Event Triggers a Lake Regime Shift that Propagates Across Multiple Trophic Levels. </w:t>
      </w:r>
      <w:r w:rsidRPr="00AC2C4B">
        <w:rPr>
          <w:rFonts w:ascii="Times New Roman" w:hAnsi="Times New Roman" w:cs="Times New Roman"/>
          <w:i/>
          <w:iCs/>
        </w:rPr>
        <w:t>Ecosystems</w:t>
      </w:r>
      <w:r w:rsidRPr="00AC2C4B">
        <w:rPr>
          <w:rFonts w:ascii="Times New Roman" w:hAnsi="Times New Roman" w:cs="Times New Roman"/>
        </w:rPr>
        <w:t>, 19.</w:t>
      </w:r>
    </w:p>
    <w:p w14:paraId="3F3F4A3D" w14:textId="77777777" w:rsidR="00AC2C4B" w:rsidRPr="00AC2C4B" w:rsidRDefault="00AC2C4B" w:rsidP="00024969">
      <w:pPr>
        <w:pStyle w:val="Bibliography"/>
        <w:ind w:left="851" w:hanging="851"/>
        <w:jc w:val="both"/>
        <w:rPr>
          <w:rFonts w:ascii="Times New Roman" w:hAnsi="Times New Roman" w:cs="Times New Roman"/>
        </w:rPr>
        <w:pPrChange w:id="1244" w:author="Francesco Polazzo" w:date="2024-10-11T10:54:00Z" w16du:dateUtc="2024-10-11T08:54:00Z">
          <w:pPr>
            <w:pStyle w:val="Bibliography"/>
          </w:pPr>
        </w:pPrChange>
      </w:pPr>
      <w:r w:rsidRPr="00AC2C4B">
        <w:rPr>
          <w:rFonts w:ascii="Times New Roman" w:hAnsi="Times New Roman" w:cs="Times New Roman"/>
        </w:rPr>
        <w:t xml:space="preserve">Carlson, S.M., Cunningham, C.J. &amp; Westley, P.A.H. (2014). Evolutionary rescue in a changing world. </w:t>
      </w:r>
      <w:r w:rsidRPr="00AC2C4B">
        <w:rPr>
          <w:rFonts w:ascii="Times New Roman" w:hAnsi="Times New Roman" w:cs="Times New Roman"/>
          <w:i/>
          <w:iCs/>
        </w:rPr>
        <w:t>Trends in Ecology &amp; Evolution</w:t>
      </w:r>
      <w:r w:rsidRPr="00AC2C4B">
        <w:rPr>
          <w:rFonts w:ascii="Times New Roman" w:hAnsi="Times New Roman" w:cs="Times New Roman"/>
        </w:rPr>
        <w:t>, 29, 521–530.</w:t>
      </w:r>
    </w:p>
    <w:p w14:paraId="7A0FDB6D" w14:textId="77777777" w:rsidR="00AC2C4B" w:rsidRPr="00AC2C4B" w:rsidRDefault="00AC2C4B" w:rsidP="00024969">
      <w:pPr>
        <w:pStyle w:val="Bibliography"/>
        <w:ind w:left="851" w:hanging="851"/>
        <w:jc w:val="both"/>
        <w:rPr>
          <w:rFonts w:ascii="Times New Roman" w:hAnsi="Times New Roman" w:cs="Times New Roman"/>
        </w:rPr>
        <w:pPrChange w:id="1245" w:author="Francesco Polazzo" w:date="2024-10-11T10:54:00Z" w16du:dateUtc="2024-10-11T08:54:00Z">
          <w:pPr>
            <w:pStyle w:val="Bibliography"/>
          </w:pPr>
        </w:pPrChange>
      </w:pPr>
      <w:r w:rsidRPr="00AC2C4B">
        <w:rPr>
          <w:rFonts w:ascii="Times New Roman" w:hAnsi="Times New Roman" w:cs="Times New Roman"/>
        </w:rPr>
        <w:t xml:space="preserve">Correa-Araneda, F., Tonin, A.M., Pérez, J., Álvarez, K., López-Rojo, N., Díaz, A., </w:t>
      </w:r>
      <w:r w:rsidRPr="00AC2C4B">
        <w:rPr>
          <w:rFonts w:ascii="Times New Roman" w:hAnsi="Times New Roman" w:cs="Times New Roman"/>
          <w:i/>
          <w:iCs/>
        </w:rPr>
        <w:t>et al.</w:t>
      </w:r>
      <w:r w:rsidRPr="00AC2C4B">
        <w:rPr>
          <w:rFonts w:ascii="Times New Roman" w:hAnsi="Times New Roman" w:cs="Times New Roman"/>
        </w:rPr>
        <w:t xml:space="preserve"> (2020). Extreme climate events can slow down litter breakdown in streams. </w:t>
      </w:r>
      <w:r w:rsidRPr="00AC2C4B">
        <w:rPr>
          <w:rFonts w:ascii="Times New Roman" w:hAnsi="Times New Roman" w:cs="Times New Roman"/>
          <w:i/>
          <w:iCs/>
        </w:rPr>
        <w:t>Aquatic Sciences</w:t>
      </w:r>
      <w:r w:rsidRPr="00AC2C4B">
        <w:rPr>
          <w:rFonts w:ascii="Times New Roman" w:hAnsi="Times New Roman" w:cs="Times New Roman"/>
        </w:rPr>
        <w:t>, 82, 1–7.</w:t>
      </w:r>
    </w:p>
    <w:p w14:paraId="4D61D98F" w14:textId="77777777" w:rsidR="00AC2C4B" w:rsidRPr="00AC2C4B" w:rsidRDefault="00AC2C4B" w:rsidP="00024969">
      <w:pPr>
        <w:pStyle w:val="Bibliography"/>
        <w:ind w:left="851" w:hanging="851"/>
        <w:jc w:val="both"/>
        <w:rPr>
          <w:rFonts w:ascii="Times New Roman" w:hAnsi="Times New Roman" w:cs="Times New Roman"/>
        </w:rPr>
        <w:pPrChange w:id="1246" w:author="Francesco Polazzo" w:date="2024-10-11T10:54:00Z" w16du:dateUtc="2024-10-11T08:54:00Z">
          <w:pPr>
            <w:pStyle w:val="Bibliography"/>
          </w:pPr>
        </w:pPrChange>
      </w:pPr>
      <w:r w:rsidRPr="00AC2C4B">
        <w:rPr>
          <w:rFonts w:ascii="Times New Roman" w:hAnsi="Times New Roman" w:cs="Times New Roman"/>
        </w:rPr>
        <w:t xml:space="preserve">Eby, S., Agrawal, A., Majumder, S., Dobson, A.P. &amp; Guttal, V. (2017). Alternative stable states and spatial indicators of critical slowing down along a spatial gradient in a savanna ecosystem. </w:t>
      </w:r>
      <w:r w:rsidRPr="00AC2C4B">
        <w:rPr>
          <w:rFonts w:ascii="Times New Roman" w:hAnsi="Times New Roman" w:cs="Times New Roman"/>
          <w:i/>
          <w:iCs/>
        </w:rPr>
        <w:t>Global Ecology and Biogeography</w:t>
      </w:r>
      <w:r w:rsidRPr="00AC2C4B">
        <w:rPr>
          <w:rFonts w:ascii="Times New Roman" w:hAnsi="Times New Roman" w:cs="Times New Roman"/>
        </w:rPr>
        <w:t>, 26, 638–649.</w:t>
      </w:r>
    </w:p>
    <w:p w14:paraId="3DE4319E" w14:textId="77777777" w:rsidR="00AC2C4B" w:rsidRPr="00AC2C4B" w:rsidRDefault="00AC2C4B" w:rsidP="00024969">
      <w:pPr>
        <w:pStyle w:val="Bibliography"/>
        <w:ind w:left="851" w:hanging="851"/>
        <w:jc w:val="both"/>
        <w:rPr>
          <w:rFonts w:ascii="Times New Roman" w:hAnsi="Times New Roman" w:cs="Times New Roman"/>
        </w:rPr>
        <w:pPrChange w:id="1247" w:author="Francesco Polazzo" w:date="2024-10-11T10:54:00Z" w16du:dateUtc="2024-10-11T08:54:00Z">
          <w:pPr>
            <w:pStyle w:val="Bibliography"/>
          </w:pPr>
        </w:pPrChange>
      </w:pPr>
      <w:r w:rsidRPr="00AC2C4B">
        <w:rPr>
          <w:rFonts w:ascii="Times New Roman" w:hAnsi="Times New Roman" w:cs="Times New Roman"/>
        </w:rPr>
        <w:t xml:space="preserve">Filiz, N., Işkın, U., Beklioğlu, M., Öğlü, B., Cao, Y., Davidson, T.A., </w:t>
      </w:r>
      <w:r w:rsidRPr="00AC2C4B">
        <w:rPr>
          <w:rFonts w:ascii="Times New Roman" w:hAnsi="Times New Roman" w:cs="Times New Roman"/>
          <w:i/>
          <w:iCs/>
        </w:rPr>
        <w:t>et al.</w:t>
      </w:r>
      <w:r w:rsidRPr="00AC2C4B">
        <w:rPr>
          <w:rFonts w:ascii="Times New Roman" w:hAnsi="Times New Roman" w:cs="Times New Roman"/>
        </w:rPr>
        <w:t xml:space="preserve"> (2020). Phytoplankton Community Response to Nutrients, Temperatures, and a Heat Wave in Shallow Lakes: An Experimental Approach. </w:t>
      </w:r>
      <w:r w:rsidRPr="00AC2C4B">
        <w:rPr>
          <w:rFonts w:ascii="Times New Roman" w:hAnsi="Times New Roman" w:cs="Times New Roman"/>
          <w:i/>
          <w:iCs/>
        </w:rPr>
        <w:t>Water</w:t>
      </w:r>
      <w:r w:rsidRPr="00AC2C4B">
        <w:rPr>
          <w:rFonts w:ascii="Times New Roman" w:hAnsi="Times New Roman" w:cs="Times New Roman"/>
        </w:rPr>
        <w:t>, 12, 3394.</w:t>
      </w:r>
    </w:p>
    <w:p w14:paraId="76505F19" w14:textId="77777777" w:rsidR="00AC2C4B" w:rsidRPr="00AC2C4B" w:rsidRDefault="00AC2C4B" w:rsidP="00024969">
      <w:pPr>
        <w:pStyle w:val="Bibliography"/>
        <w:ind w:left="851" w:hanging="851"/>
        <w:jc w:val="both"/>
        <w:rPr>
          <w:rFonts w:ascii="Times New Roman" w:hAnsi="Times New Roman" w:cs="Times New Roman"/>
        </w:rPr>
        <w:pPrChange w:id="1248" w:author="Francesco Polazzo" w:date="2024-10-11T10:54:00Z" w16du:dateUtc="2024-10-11T08:54:00Z">
          <w:pPr>
            <w:pStyle w:val="Bibliography"/>
          </w:pPr>
        </w:pPrChange>
      </w:pPr>
      <w:r w:rsidRPr="00AC2C4B">
        <w:rPr>
          <w:rFonts w:ascii="Times New Roman" w:hAnsi="Times New Roman" w:cs="Times New Roman"/>
        </w:rPr>
        <w:t xml:space="preserve">Fischer, E.M., Sippel, S. &amp; Knutti, R. (2021). Increasing probability of record-shattering climate extremes. </w:t>
      </w:r>
      <w:r w:rsidRPr="00AC2C4B">
        <w:rPr>
          <w:rFonts w:ascii="Times New Roman" w:hAnsi="Times New Roman" w:cs="Times New Roman"/>
          <w:i/>
          <w:iCs/>
        </w:rPr>
        <w:t>Nat. Clim. Chang.</w:t>
      </w:r>
      <w:r w:rsidRPr="00AC2C4B">
        <w:rPr>
          <w:rFonts w:ascii="Times New Roman" w:hAnsi="Times New Roman" w:cs="Times New Roman"/>
        </w:rPr>
        <w:t>, 11, 689–695.</w:t>
      </w:r>
    </w:p>
    <w:p w14:paraId="045D4715" w14:textId="77777777" w:rsidR="00AC2C4B" w:rsidRPr="00AC2C4B" w:rsidRDefault="00AC2C4B" w:rsidP="00024969">
      <w:pPr>
        <w:pStyle w:val="Bibliography"/>
        <w:ind w:left="851" w:hanging="851"/>
        <w:jc w:val="both"/>
        <w:rPr>
          <w:rFonts w:ascii="Times New Roman" w:hAnsi="Times New Roman" w:cs="Times New Roman"/>
        </w:rPr>
        <w:pPrChange w:id="1249" w:author="Francesco Polazzo" w:date="2024-10-11T10:54:00Z" w16du:dateUtc="2024-10-11T08:54:00Z">
          <w:pPr>
            <w:pStyle w:val="Bibliography"/>
          </w:pPr>
        </w:pPrChange>
      </w:pPr>
      <w:r w:rsidRPr="00AC2C4B">
        <w:rPr>
          <w:rFonts w:ascii="Times New Roman" w:hAnsi="Times New Roman" w:cs="Times New Roman"/>
        </w:rPr>
        <w:t xml:space="preserve">Fugère, V., Hébert, M.P., da Costa, N.B., Xu, C.C.Y., Barrett, R.D.H., Beisner, B.E., </w:t>
      </w:r>
      <w:r w:rsidRPr="00AC2C4B">
        <w:rPr>
          <w:rFonts w:ascii="Times New Roman" w:hAnsi="Times New Roman" w:cs="Times New Roman"/>
          <w:i/>
          <w:iCs/>
        </w:rPr>
        <w:t>et al.</w:t>
      </w:r>
      <w:r w:rsidRPr="00AC2C4B">
        <w:rPr>
          <w:rFonts w:ascii="Times New Roman" w:hAnsi="Times New Roman" w:cs="Times New Roman"/>
        </w:rPr>
        <w:t xml:space="preserve"> (2020). Community rescue in experimental phytoplankton communities facing severe herbicide pollution. </w:t>
      </w:r>
      <w:r w:rsidRPr="00AC2C4B">
        <w:rPr>
          <w:rFonts w:ascii="Times New Roman" w:hAnsi="Times New Roman" w:cs="Times New Roman"/>
          <w:i/>
          <w:iCs/>
        </w:rPr>
        <w:t>Nature Ecology and Evolution</w:t>
      </w:r>
      <w:r w:rsidRPr="00AC2C4B">
        <w:rPr>
          <w:rFonts w:ascii="Times New Roman" w:hAnsi="Times New Roman" w:cs="Times New Roman"/>
        </w:rPr>
        <w:t>, 4, 578–588.</w:t>
      </w:r>
    </w:p>
    <w:p w14:paraId="097CB3FE" w14:textId="77777777" w:rsidR="00AC2C4B" w:rsidRPr="00AC2C4B" w:rsidRDefault="00AC2C4B" w:rsidP="00024969">
      <w:pPr>
        <w:pStyle w:val="Bibliography"/>
        <w:ind w:left="851" w:hanging="851"/>
        <w:jc w:val="both"/>
        <w:rPr>
          <w:rFonts w:ascii="Times New Roman" w:hAnsi="Times New Roman" w:cs="Times New Roman"/>
          <w:lang w:val="de-CH"/>
          <w:rPrChange w:id="1250" w:author="Francesco Polazzo" w:date="2024-10-08T11:12:00Z" w16du:dateUtc="2024-10-08T09:12:00Z">
            <w:rPr>
              <w:rFonts w:ascii="Times New Roman" w:hAnsi="Times New Roman" w:cs="Times New Roman"/>
            </w:rPr>
          </w:rPrChange>
        </w:rPr>
        <w:pPrChange w:id="1251" w:author="Francesco Polazzo" w:date="2024-10-11T10:54:00Z" w16du:dateUtc="2024-10-11T08:54:00Z">
          <w:pPr>
            <w:pStyle w:val="Bibliography"/>
          </w:pPr>
        </w:pPrChange>
      </w:pPr>
      <w:r w:rsidRPr="00AC2C4B">
        <w:rPr>
          <w:rFonts w:ascii="Times New Roman" w:hAnsi="Times New Roman" w:cs="Times New Roman"/>
        </w:rPr>
        <w:lastRenderedPageBreak/>
        <w:t xml:space="preserve">Hermann, M., Jansen, R., van de Glind, J., Peeters, E.T.H.M. &amp; Van den Brink, P.J. (2022). A transportable temperature and heatwave control device (TENTACLE) for laboratory and field simulations of different climate change scenarios in aquatic micro- and mesocosms. </w:t>
      </w:r>
      <w:r w:rsidRPr="00AC2C4B">
        <w:rPr>
          <w:rFonts w:ascii="Times New Roman" w:hAnsi="Times New Roman" w:cs="Times New Roman"/>
          <w:i/>
          <w:iCs/>
          <w:lang w:val="de-CH"/>
          <w:rPrChange w:id="1252" w:author="Francesco Polazzo" w:date="2024-10-08T11:12:00Z" w16du:dateUtc="2024-10-08T09:12:00Z">
            <w:rPr>
              <w:rFonts w:ascii="Times New Roman" w:hAnsi="Times New Roman" w:cs="Times New Roman"/>
              <w:i/>
              <w:iCs/>
            </w:rPr>
          </w:rPrChange>
        </w:rPr>
        <w:t>HardwareX</w:t>
      </w:r>
      <w:r w:rsidRPr="00AC2C4B">
        <w:rPr>
          <w:rFonts w:ascii="Times New Roman" w:hAnsi="Times New Roman" w:cs="Times New Roman"/>
          <w:lang w:val="de-CH"/>
          <w:rPrChange w:id="1253" w:author="Francesco Polazzo" w:date="2024-10-08T11:12:00Z" w16du:dateUtc="2024-10-08T09:12:00Z">
            <w:rPr>
              <w:rFonts w:ascii="Times New Roman" w:hAnsi="Times New Roman" w:cs="Times New Roman"/>
            </w:rPr>
          </w:rPrChange>
        </w:rPr>
        <w:t>, 11, e00307.</w:t>
      </w:r>
    </w:p>
    <w:p w14:paraId="1011D611" w14:textId="77777777" w:rsidR="00AC2C4B" w:rsidRPr="00AC2C4B" w:rsidRDefault="00AC2C4B" w:rsidP="00024969">
      <w:pPr>
        <w:pStyle w:val="Bibliography"/>
        <w:ind w:left="851" w:hanging="851"/>
        <w:jc w:val="both"/>
        <w:rPr>
          <w:rFonts w:ascii="Times New Roman" w:hAnsi="Times New Roman" w:cs="Times New Roman"/>
          <w:lang w:val="it-IT"/>
          <w:rPrChange w:id="1254" w:author="Francesco Polazzo" w:date="2024-10-08T11:12:00Z" w16du:dateUtc="2024-10-08T09:12:00Z">
            <w:rPr>
              <w:rFonts w:ascii="Times New Roman" w:hAnsi="Times New Roman" w:cs="Times New Roman"/>
            </w:rPr>
          </w:rPrChange>
        </w:rPr>
        <w:pPrChange w:id="1255" w:author="Francesco Polazzo" w:date="2024-10-11T10:54:00Z" w16du:dateUtc="2024-10-11T08:54:00Z">
          <w:pPr>
            <w:pStyle w:val="Bibliography"/>
          </w:pPr>
        </w:pPrChange>
      </w:pPr>
      <w:r w:rsidRPr="00AC2C4B">
        <w:rPr>
          <w:rFonts w:ascii="Times New Roman" w:hAnsi="Times New Roman" w:cs="Times New Roman"/>
          <w:lang w:val="de-CH"/>
          <w:rPrChange w:id="1256" w:author="Francesco Polazzo" w:date="2024-10-08T11:12:00Z" w16du:dateUtc="2024-10-08T09:12:00Z">
            <w:rPr>
              <w:rFonts w:ascii="Times New Roman" w:hAnsi="Times New Roman" w:cs="Times New Roman"/>
            </w:rPr>
          </w:rPrChange>
        </w:rPr>
        <w:t xml:space="preserve">Hermann, M., Peeters, E.T.H.M. &amp; Van den Brink, P.J. (2023). </w:t>
      </w:r>
      <w:r w:rsidRPr="00AC2C4B">
        <w:rPr>
          <w:rFonts w:ascii="Times New Roman" w:hAnsi="Times New Roman" w:cs="Times New Roman"/>
        </w:rPr>
        <w:t xml:space="preserve">Heatwaves, elevated temperatures, and a pesticide cause interactive effects on multi-trophic levels of a freshwater ecosystem. </w:t>
      </w:r>
      <w:r w:rsidRPr="00AC2C4B">
        <w:rPr>
          <w:rFonts w:ascii="Times New Roman" w:hAnsi="Times New Roman" w:cs="Times New Roman"/>
          <w:i/>
          <w:iCs/>
          <w:lang w:val="it-IT"/>
          <w:rPrChange w:id="1257" w:author="Francesco Polazzo" w:date="2024-10-08T11:12:00Z" w16du:dateUtc="2024-10-08T09:12:00Z">
            <w:rPr>
              <w:rFonts w:ascii="Times New Roman" w:hAnsi="Times New Roman" w:cs="Times New Roman"/>
              <w:i/>
              <w:iCs/>
            </w:rPr>
          </w:rPrChange>
        </w:rPr>
        <w:t>Environmental Pollution</w:t>
      </w:r>
      <w:r w:rsidRPr="00AC2C4B">
        <w:rPr>
          <w:rFonts w:ascii="Times New Roman" w:hAnsi="Times New Roman" w:cs="Times New Roman"/>
          <w:lang w:val="it-IT"/>
          <w:rPrChange w:id="1258" w:author="Francesco Polazzo" w:date="2024-10-08T11:12:00Z" w16du:dateUtc="2024-10-08T09:12:00Z">
            <w:rPr>
              <w:rFonts w:ascii="Times New Roman" w:hAnsi="Times New Roman" w:cs="Times New Roman"/>
            </w:rPr>
          </w:rPrChange>
        </w:rPr>
        <w:t>, 327, 121498.</w:t>
      </w:r>
    </w:p>
    <w:p w14:paraId="174E05E5" w14:textId="77777777" w:rsidR="00AC2C4B" w:rsidRPr="00AC2C4B" w:rsidRDefault="00AC2C4B" w:rsidP="00024969">
      <w:pPr>
        <w:pStyle w:val="Bibliography"/>
        <w:ind w:left="851" w:hanging="851"/>
        <w:jc w:val="both"/>
        <w:rPr>
          <w:rFonts w:ascii="Times New Roman" w:hAnsi="Times New Roman" w:cs="Times New Roman"/>
        </w:rPr>
        <w:pPrChange w:id="1259" w:author="Francesco Polazzo" w:date="2024-10-11T10:54:00Z" w16du:dateUtc="2024-10-11T08:54:00Z">
          <w:pPr>
            <w:pStyle w:val="Bibliography"/>
          </w:pPr>
        </w:pPrChange>
      </w:pPr>
      <w:r w:rsidRPr="00AC2C4B">
        <w:rPr>
          <w:rFonts w:ascii="Times New Roman" w:hAnsi="Times New Roman" w:cs="Times New Roman"/>
          <w:lang w:val="it-IT"/>
          <w:rPrChange w:id="1260" w:author="Francesco Polazzo" w:date="2024-10-08T11:12:00Z" w16du:dateUtc="2024-10-08T09:12:00Z">
            <w:rPr>
              <w:rFonts w:ascii="Times New Roman" w:hAnsi="Times New Roman" w:cs="Times New Roman"/>
            </w:rPr>
          </w:rPrChange>
        </w:rPr>
        <w:t xml:space="preserve">Hermann, M., Polazzo, F., Cherta, L., Crettaz-Minaglia, M., García-Astillero, A., Peeters, E.T.H.M., </w:t>
      </w:r>
      <w:r w:rsidRPr="00AC2C4B">
        <w:rPr>
          <w:rFonts w:ascii="Times New Roman" w:hAnsi="Times New Roman" w:cs="Times New Roman"/>
          <w:i/>
          <w:iCs/>
          <w:lang w:val="it-IT"/>
          <w:rPrChange w:id="1261" w:author="Francesco Polazzo" w:date="2024-10-08T11:12:00Z" w16du:dateUtc="2024-10-08T09:12:00Z">
            <w:rPr>
              <w:rFonts w:ascii="Times New Roman" w:hAnsi="Times New Roman" w:cs="Times New Roman"/>
              <w:i/>
              <w:iCs/>
            </w:rPr>
          </w:rPrChange>
        </w:rPr>
        <w:t>et al.</w:t>
      </w:r>
      <w:r w:rsidRPr="00AC2C4B">
        <w:rPr>
          <w:rFonts w:ascii="Times New Roman" w:hAnsi="Times New Roman" w:cs="Times New Roman"/>
          <w:lang w:val="it-IT"/>
          <w:rPrChange w:id="1262" w:author="Francesco Polazzo" w:date="2024-10-08T11:12:00Z" w16du:dateUtc="2024-10-08T09:12:00Z">
            <w:rPr>
              <w:rFonts w:ascii="Times New Roman" w:hAnsi="Times New Roman" w:cs="Times New Roman"/>
            </w:rPr>
          </w:rPrChange>
        </w:rPr>
        <w:t xml:space="preserve"> </w:t>
      </w:r>
      <w:r w:rsidRPr="00AC2C4B">
        <w:rPr>
          <w:rFonts w:ascii="Times New Roman" w:hAnsi="Times New Roman" w:cs="Times New Roman"/>
        </w:rPr>
        <w:t xml:space="preserve">(2024). Combined stress of an insecticide and heatwaves or elevated temperature induce community and food web effects in a Mediterranean freshwater ecosystem. </w:t>
      </w:r>
      <w:r w:rsidRPr="00AC2C4B">
        <w:rPr>
          <w:rFonts w:ascii="Times New Roman" w:hAnsi="Times New Roman" w:cs="Times New Roman"/>
          <w:i/>
          <w:iCs/>
        </w:rPr>
        <w:t>Water Research</w:t>
      </w:r>
      <w:r w:rsidRPr="00AC2C4B">
        <w:rPr>
          <w:rFonts w:ascii="Times New Roman" w:hAnsi="Times New Roman" w:cs="Times New Roman"/>
        </w:rPr>
        <w:t>, 260, 121903.</w:t>
      </w:r>
    </w:p>
    <w:p w14:paraId="2744F31E" w14:textId="77777777" w:rsidR="00AC2C4B" w:rsidRPr="00AC2C4B" w:rsidRDefault="00AC2C4B" w:rsidP="00024969">
      <w:pPr>
        <w:pStyle w:val="Bibliography"/>
        <w:ind w:left="851" w:hanging="851"/>
        <w:jc w:val="both"/>
        <w:rPr>
          <w:rFonts w:ascii="Times New Roman" w:hAnsi="Times New Roman" w:cs="Times New Roman"/>
        </w:rPr>
        <w:pPrChange w:id="1263" w:author="Francesco Polazzo" w:date="2024-10-11T10:54:00Z" w16du:dateUtc="2024-10-11T08:54:00Z">
          <w:pPr>
            <w:pStyle w:val="Bibliography"/>
          </w:pPr>
        </w:pPrChange>
      </w:pPr>
      <w:r w:rsidRPr="00AC2C4B">
        <w:rPr>
          <w:rFonts w:ascii="Times New Roman" w:hAnsi="Times New Roman" w:cs="Times New Roman"/>
        </w:rPr>
        <w:t xml:space="preserve">Hillebrand, H., Dürselen, C.D., Kirschtel, D., Pollingher, U. &amp; Zohary, T. (1999). Biovolume calculation for pelagic and benthic microalgae. </w:t>
      </w:r>
      <w:r w:rsidRPr="00AC2C4B">
        <w:rPr>
          <w:rFonts w:ascii="Times New Roman" w:hAnsi="Times New Roman" w:cs="Times New Roman"/>
          <w:i/>
          <w:iCs/>
        </w:rPr>
        <w:t>Journal of Phycology</w:t>
      </w:r>
      <w:r w:rsidRPr="00AC2C4B">
        <w:rPr>
          <w:rFonts w:ascii="Times New Roman" w:hAnsi="Times New Roman" w:cs="Times New Roman"/>
        </w:rPr>
        <w:t>, 35.</w:t>
      </w:r>
    </w:p>
    <w:p w14:paraId="1B2F7FF8" w14:textId="77777777" w:rsidR="00AC2C4B" w:rsidRPr="00AC2C4B" w:rsidRDefault="00AC2C4B" w:rsidP="00024969">
      <w:pPr>
        <w:pStyle w:val="Bibliography"/>
        <w:ind w:left="851" w:hanging="851"/>
        <w:jc w:val="both"/>
        <w:rPr>
          <w:rFonts w:ascii="Times New Roman" w:hAnsi="Times New Roman" w:cs="Times New Roman"/>
        </w:rPr>
        <w:pPrChange w:id="1264" w:author="Francesco Polazzo" w:date="2024-10-11T10:54:00Z" w16du:dateUtc="2024-10-11T08:54:00Z">
          <w:pPr>
            <w:pStyle w:val="Bibliography"/>
          </w:pPr>
        </w:pPrChange>
      </w:pPr>
      <w:r w:rsidRPr="00AC2C4B">
        <w:rPr>
          <w:rFonts w:ascii="Times New Roman" w:hAnsi="Times New Roman" w:cs="Times New Roman"/>
        </w:rPr>
        <w:t xml:space="preserve">Holling, C.S. (1973). RESILIENCE AND S1i\BILI1-’Y .:. 4050 OF ECOLOGICAL SYS1-’EMS. </w:t>
      </w:r>
      <w:r w:rsidRPr="00AC2C4B">
        <w:rPr>
          <w:rFonts w:ascii="Times New Roman" w:hAnsi="Times New Roman" w:cs="Times New Roman"/>
          <w:i/>
          <w:iCs/>
        </w:rPr>
        <w:t>Annu.Rev.Ecol.Syst.</w:t>
      </w:r>
      <w:r w:rsidRPr="00AC2C4B">
        <w:rPr>
          <w:rFonts w:ascii="Times New Roman" w:hAnsi="Times New Roman" w:cs="Times New Roman"/>
        </w:rPr>
        <w:t>, 4, 1–23.</w:t>
      </w:r>
    </w:p>
    <w:p w14:paraId="084D1E2B" w14:textId="77777777" w:rsidR="00AC2C4B" w:rsidRPr="00AC2C4B" w:rsidRDefault="00AC2C4B" w:rsidP="00024969">
      <w:pPr>
        <w:pStyle w:val="Bibliography"/>
        <w:ind w:left="851" w:hanging="851"/>
        <w:jc w:val="both"/>
        <w:rPr>
          <w:rFonts w:ascii="Times New Roman" w:hAnsi="Times New Roman" w:cs="Times New Roman"/>
        </w:rPr>
        <w:pPrChange w:id="1265" w:author="Francesco Polazzo" w:date="2024-10-11T10:54:00Z" w16du:dateUtc="2024-10-11T08:54:00Z">
          <w:pPr>
            <w:pStyle w:val="Bibliography"/>
          </w:pPr>
        </w:pPrChange>
      </w:pPr>
      <w:r w:rsidRPr="00AC2C4B">
        <w:rPr>
          <w:rFonts w:ascii="Times New Roman" w:hAnsi="Times New Roman" w:cs="Times New Roman"/>
        </w:rPr>
        <w:t xml:space="preserve">Huỳnh, T.-H., Horváth, Z., Pálffy, K., Kardos, V., Szabó, B., Dobosy, P., </w:t>
      </w:r>
      <w:r w:rsidRPr="00AC2C4B">
        <w:rPr>
          <w:rFonts w:ascii="Times New Roman" w:hAnsi="Times New Roman" w:cs="Times New Roman"/>
          <w:i/>
          <w:iCs/>
        </w:rPr>
        <w:t>et al.</w:t>
      </w:r>
      <w:r w:rsidRPr="00AC2C4B">
        <w:rPr>
          <w:rFonts w:ascii="Times New Roman" w:hAnsi="Times New Roman" w:cs="Times New Roman"/>
        </w:rPr>
        <w:t xml:space="preserve"> (2024). Heatwave-induced functional shifts in zooplankton communities result in weaker top-down control on phytoplankton. </w:t>
      </w:r>
      <w:r w:rsidRPr="00AC2C4B">
        <w:rPr>
          <w:rFonts w:ascii="Times New Roman" w:hAnsi="Times New Roman" w:cs="Times New Roman"/>
          <w:i/>
          <w:iCs/>
        </w:rPr>
        <w:t>Ecology and Evolution</w:t>
      </w:r>
      <w:r w:rsidRPr="00AC2C4B">
        <w:rPr>
          <w:rFonts w:ascii="Times New Roman" w:hAnsi="Times New Roman" w:cs="Times New Roman"/>
        </w:rPr>
        <w:t>, 14, e70096.</w:t>
      </w:r>
    </w:p>
    <w:p w14:paraId="118B1FA1" w14:textId="77777777" w:rsidR="00AC2C4B" w:rsidRPr="00AC2C4B" w:rsidRDefault="00AC2C4B" w:rsidP="00024969">
      <w:pPr>
        <w:pStyle w:val="Bibliography"/>
        <w:ind w:left="851" w:hanging="851"/>
        <w:jc w:val="both"/>
        <w:rPr>
          <w:rFonts w:ascii="Times New Roman" w:hAnsi="Times New Roman" w:cs="Times New Roman"/>
        </w:rPr>
        <w:pPrChange w:id="1266" w:author="Francesco Polazzo" w:date="2024-10-11T10:54:00Z" w16du:dateUtc="2024-10-11T08:54:00Z">
          <w:pPr>
            <w:pStyle w:val="Bibliography"/>
          </w:pPr>
        </w:pPrChange>
      </w:pPr>
      <w:r w:rsidRPr="00AC2C4B">
        <w:rPr>
          <w:rFonts w:ascii="Times New Roman" w:hAnsi="Times New Roman" w:cs="Times New Roman"/>
        </w:rPr>
        <w:t xml:space="preserve">Intergovernmental Panel on Climate Change (IPCC). (2023). </w:t>
      </w:r>
      <w:r w:rsidRPr="00AC2C4B">
        <w:rPr>
          <w:rFonts w:ascii="Times New Roman" w:hAnsi="Times New Roman" w:cs="Times New Roman"/>
          <w:i/>
          <w:iCs/>
        </w:rPr>
        <w:t>Climate Change 2022 – Impacts, Adaptation and Vulnerability: Working Group II Contribution to the Sixth Assessment Report of the Intergovernmental Panel on Climate Change</w:t>
      </w:r>
      <w:r w:rsidRPr="00AC2C4B">
        <w:rPr>
          <w:rFonts w:ascii="Times New Roman" w:hAnsi="Times New Roman" w:cs="Times New Roman"/>
        </w:rPr>
        <w:t>. Cambridge University Press, Cambridge.</w:t>
      </w:r>
    </w:p>
    <w:p w14:paraId="21492C52" w14:textId="77777777" w:rsidR="00AC2C4B" w:rsidRPr="00AC2C4B" w:rsidRDefault="00AC2C4B" w:rsidP="00024969">
      <w:pPr>
        <w:pStyle w:val="Bibliography"/>
        <w:ind w:left="851" w:hanging="851"/>
        <w:jc w:val="both"/>
        <w:rPr>
          <w:rFonts w:ascii="Times New Roman" w:hAnsi="Times New Roman" w:cs="Times New Roman"/>
        </w:rPr>
        <w:pPrChange w:id="1267" w:author="Francesco Polazzo" w:date="2024-10-11T10:54:00Z" w16du:dateUtc="2024-10-11T08:54:00Z">
          <w:pPr>
            <w:pStyle w:val="Bibliography"/>
          </w:pPr>
        </w:pPrChange>
      </w:pPr>
      <w:r w:rsidRPr="00AC2C4B">
        <w:rPr>
          <w:rFonts w:ascii="Times New Roman" w:hAnsi="Times New Roman" w:cs="Times New Roman"/>
        </w:rPr>
        <w:t xml:space="preserve">Lenth, R.V., Bolker, B., Buerkner, P., Giné-Vázquez, I., Herve, M., Jung, M., </w:t>
      </w:r>
      <w:r w:rsidRPr="00AC2C4B">
        <w:rPr>
          <w:rFonts w:ascii="Times New Roman" w:hAnsi="Times New Roman" w:cs="Times New Roman"/>
          <w:i/>
          <w:iCs/>
        </w:rPr>
        <w:t>et al.</w:t>
      </w:r>
      <w:r w:rsidRPr="00AC2C4B">
        <w:rPr>
          <w:rFonts w:ascii="Times New Roman" w:hAnsi="Times New Roman" w:cs="Times New Roman"/>
        </w:rPr>
        <w:t xml:space="preserve"> (2024). emmeans: Estimated Marginal Means, aka Least-Squares Means.</w:t>
      </w:r>
    </w:p>
    <w:p w14:paraId="0F360E8C" w14:textId="77777777" w:rsidR="00AC2C4B" w:rsidRPr="00AC2C4B" w:rsidRDefault="00AC2C4B" w:rsidP="00024969">
      <w:pPr>
        <w:pStyle w:val="Bibliography"/>
        <w:ind w:left="851" w:hanging="851"/>
        <w:jc w:val="both"/>
        <w:rPr>
          <w:rFonts w:ascii="Times New Roman" w:hAnsi="Times New Roman" w:cs="Times New Roman"/>
          <w:lang w:val="de-CH"/>
          <w:rPrChange w:id="1268" w:author="Francesco Polazzo" w:date="2024-10-08T11:12:00Z" w16du:dateUtc="2024-10-08T09:12:00Z">
            <w:rPr>
              <w:rFonts w:ascii="Times New Roman" w:hAnsi="Times New Roman" w:cs="Times New Roman"/>
            </w:rPr>
          </w:rPrChange>
        </w:rPr>
        <w:pPrChange w:id="1269" w:author="Francesco Polazzo" w:date="2024-10-11T10:54:00Z" w16du:dateUtc="2024-10-11T08:54:00Z">
          <w:pPr>
            <w:pStyle w:val="Bibliography"/>
          </w:pPr>
        </w:pPrChange>
      </w:pPr>
      <w:r w:rsidRPr="00AC2C4B">
        <w:rPr>
          <w:rFonts w:ascii="Times New Roman" w:hAnsi="Times New Roman" w:cs="Times New Roman"/>
        </w:rPr>
        <w:t xml:space="preserve">Lüdecke, D., Makowski, D. &amp; Waggoner, P. (2020). performance: Assessment of Regression Models Performance. </w:t>
      </w:r>
      <w:r w:rsidRPr="00AC2C4B">
        <w:rPr>
          <w:rFonts w:ascii="Times New Roman" w:hAnsi="Times New Roman" w:cs="Times New Roman"/>
          <w:lang w:val="de-CH"/>
          <w:rPrChange w:id="1270" w:author="Francesco Polazzo" w:date="2024-10-08T11:12:00Z" w16du:dateUtc="2024-10-08T09:12:00Z">
            <w:rPr>
              <w:rFonts w:ascii="Times New Roman" w:hAnsi="Times New Roman" w:cs="Times New Roman"/>
            </w:rPr>
          </w:rPrChange>
        </w:rPr>
        <w:t xml:space="preserve">R package version 0.4.4. https://CRAN.R-project.org/package=performance. </w:t>
      </w:r>
      <w:r w:rsidRPr="00AC2C4B">
        <w:rPr>
          <w:rFonts w:ascii="Times New Roman" w:hAnsi="Times New Roman" w:cs="Times New Roman"/>
          <w:i/>
          <w:iCs/>
          <w:lang w:val="de-CH"/>
          <w:rPrChange w:id="1271" w:author="Francesco Polazzo" w:date="2024-10-08T11:12:00Z" w16du:dateUtc="2024-10-08T09:12:00Z">
            <w:rPr>
              <w:rFonts w:ascii="Times New Roman" w:hAnsi="Times New Roman" w:cs="Times New Roman"/>
              <w:i/>
              <w:iCs/>
            </w:rPr>
          </w:rPrChange>
        </w:rPr>
        <w:t>CRAN.R</w:t>
      </w:r>
      <w:r w:rsidRPr="00AC2C4B">
        <w:rPr>
          <w:rFonts w:ascii="Times New Roman" w:hAnsi="Times New Roman" w:cs="Times New Roman"/>
          <w:lang w:val="de-CH"/>
          <w:rPrChange w:id="1272" w:author="Francesco Polazzo" w:date="2024-10-08T11:12:00Z" w16du:dateUtc="2024-10-08T09:12:00Z">
            <w:rPr>
              <w:rFonts w:ascii="Times New Roman" w:hAnsi="Times New Roman" w:cs="Times New Roman"/>
            </w:rPr>
          </w:rPrChange>
        </w:rPr>
        <w:t>.</w:t>
      </w:r>
    </w:p>
    <w:p w14:paraId="27D8D2A6" w14:textId="77777777" w:rsidR="00AC2C4B" w:rsidRPr="00AC2C4B" w:rsidRDefault="00AC2C4B" w:rsidP="00024969">
      <w:pPr>
        <w:pStyle w:val="Bibliography"/>
        <w:ind w:left="851" w:hanging="851"/>
        <w:jc w:val="both"/>
        <w:rPr>
          <w:rFonts w:ascii="Times New Roman" w:hAnsi="Times New Roman" w:cs="Times New Roman"/>
        </w:rPr>
        <w:pPrChange w:id="1273" w:author="Francesco Polazzo" w:date="2024-10-11T10:54:00Z" w16du:dateUtc="2024-10-11T08:54:00Z">
          <w:pPr>
            <w:pStyle w:val="Bibliography"/>
          </w:pPr>
        </w:pPrChange>
      </w:pPr>
      <w:r w:rsidRPr="00AC2C4B">
        <w:rPr>
          <w:rFonts w:ascii="Times New Roman" w:hAnsi="Times New Roman" w:cs="Times New Roman"/>
          <w:lang w:val="de-CH"/>
          <w:rPrChange w:id="1274" w:author="Francesco Polazzo" w:date="2024-10-08T11:12:00Z" w16du:dateUtc="2024-10-08T09:12:00Z">
            <w:rPr>
              <w:rFonts w:ascii="Times New Roman" w:hAnsi="Times New Roman" w:cs="Times New Roman"/>
            </w:rPr>
          </w:rPrChange>
        </w:rPr>
        <w:t xml:space="preserve">Meunier, Z.D., Hacker, S.D. &amp; Menge, B.A. (2024). </w:t>
      </w:r>
      <w:r w:rsidRPr="00AC2C4B">
        <w:rPr>
          <w:rFonts w:ascii="Times New Roman" w:hAnsi="Times New Roman" w:cs="Times New Roman"/>
        </w:rPr>
        <w:t xml:space="preserve">Regime shifts in rocky intertidal communities associated with a marine heatwave and disease outbreak. </w:t>
      </w:r>
      <w:r w:rsidRPr="00AC2C4B">
        <w:rPr>
          <w:rFonts w:ascii="Times New Roman" w:hAnsi="Times New Roman" w:cs="Times New Roman"/>
          <w:i/>
          <w:iCs/>
        </w:rPr>
        <w:t>Nat Ecol Evol</w:t>
      </w:r>
      <w:r w:rsidRPr="00AC2C4B">
        <w:rPr>
          <w:rFonts w:ascii="Times New Roman" w:hAnsi="Times New Roman" w:cs="Times New Roman"/>
        </w:rPr>
        <w:t>, 1–13.</w:t>
      </w:r>
    </w:p>
    <w:p w14:paraId="4415F036" w14:textId="77777777" w:rsidR="00AC2C4B" w:rsidRPr="00AC2C4B" w:rsidRDefault="00AC2C4B" w:rsidP="00024969">
      <w:pPr>
        <w:pStyle w:val="Bibliography"/>
        <w:ind w:left="851" w:hanging="851"/>
        <w:jc w:val="both"/>
        <w:rPr>
          <w:rFonts w:ascii="Times New Roman" w:hAnsi="Times New Roman" w:cs="Times New Roman"/>
        </w:rPr>
        <w:pPrChange w:id="1275" w:author="Francesco Polazzo" w:date="2024-10-11T10:54:00Z" w16du:dateUtc="2024-10-11T08:54:00Z">
          <w:pPr>
            <w:pStyle w:val="Bibliography"/>
          </w:pPr>
        </w:pPrChange>
      </w:pPr>
      <w:r w:rsidRPr="00AC2C4B">
        <w:rPr>
          <w:rFonts w:ascii="Times New Roman" w:hAnsi="Times New Roman" w:cs="Times New Roman"/>
        </w:rPr>
        <w:t xml:space="preserve">Mouthon, J. &amp; Daufresne, M. (2006). Effects of the 2003 heatwave and climatic warming on mollusc communities of the Saône: A large lowland river and of its two main tributaries (France). </w:t>
      </w:r>
      <w:r w:rsidRPr="00AC2C4B">
        <w:rPr>
          <w:rFonts w:ascii="Times New Roman" w:hAnsi="Times New Roman" w:cs="Times New Roman"/>
          <w:i/>
          <w:iCs/>
        </w:rPr>
        <w:t>Global Change Biology</w:t>
      </w:r>
      <w:r w:rsidRPr="00AC2C4B">
        <w:rPr>
          <w:rFonts w:ascii="Times New Roman" w:hAnsi="Times New Roman" w:cs="Times New Roman"/>
        </w:rPr>
        <w:t>, 12, 441–449.</w:t>
      </w:r>
    </w:p>
    <w:p w14:paraId="18AD3384" w14:textId="77777777" w:rsidR="00AC2C4B" w:rsidRPr="00AC2C4B" w:rsidRDefault="00AC2C4B" w:rsidP="00024969">
      <w:pPr>
        <w:pStyle w:val="Bibliography"/>
        <w:ind w:left="851" w:hanging="851"/>
        <w:jc w:val="both"/>
        <w:rPr>
          <w:rFonts w:ascii="Times New Roman" w:hAnsi="Times New Roman" w:cs="Times New Roman"/>
        </w:rPr>
        <w:pPrChange w:id="1276" w:author="Francesco Polazzo" w:date="2024-10-11T10:54:00Z" w16du:dateUtc="2024-10-11T08:54:00Z">
          <w:pPr>
            <w:pStyle w:val="Bibliography"/>
          </w:pPr>
        </w:pPrChange>
      </w:pPr>
      <w:r w:rsidRPr="00AC2C4B">
        <w:rPr>
          <w:rFonts w:ascii="Times New Roman" w:hAnsi="Times New Roman" w:cs="Times New Roman"/>
        </w:rPr>
        <w:t xml:space="preserve">van Nes, E.H. &amp; Scheffer, M. (2007). Slow Recovery from Perturbations as a Generic Indicator of a Nearby Catastrophic Shift. </w:t>
      </w:r>
      <w:r w:rsidRPr="00AC2C4B">
        <w:rPr>
          <w:rFonts w:ascii="Times New Roman" w:hAnsi="Times New Roman" w:cs="Times New Roman"/>
          <w:i/>
          <w:iCs/>
        </w:rPr>
        <w:t>The American Naturalist</w:t>
      </w:r>
      <w:r w:rsidRPr="00AC2C4B">
        <w:rPr>
          <w:rFonts w:ascii="Times New Roman" w:hAnsi="Times New Roman" w:cs="Times New Roman"/>
        </w:rPr>
        <w:t>, 169, 738–747.</w:t>
      </w:r>
    </w:p>
    <w:p w14:paraId="479E1802" w14:textId="77777777" w:rsidR="00AC2C4B" w:rsidRPr="00AC2C4B" w:rsidRDefault="00AC2C4B" w:rsidP="00024969">
      <w:pPr>
        <w:pStyle w:val="Bibliography"/>
        <w:ind w:left="851" w:hanging="851"/>
        <w:jc w:val="both"/>
        <w:rPr>
          <w:rFonts w:ascii="Times New Roman" w:hAnsi="Times New Roman" w:cs="Times New Roman"/>
        </w:rPr>
        <w:pPrChange w:id="1277" w:author="Francesco Polazzo" w:date="2024-10-11T10:54:00Z" w16du:dateUtc="2024-10-11T08:54:00Z">
          <w:pPr>
            <w:pStyle w:val="Bibliography"/>
          </w:pPr>
        </w:pPrChange>
      </w:pPr>
      <w:r w:rsidRPr="00AC2C4B">
        <w:rPr>
          <w:rFonts w:ascii="Times New Roman" w:hAnsi="Times New Roman" w:cs="Times New Roman"/>
        </w:rPr>
        <w:t xml:space="preserve">Oksanen, J., Blanchet, F.G., Friendly, M., Kindt, R., Legendre, P., Mcglinn, D., </w:t>
      </w:r>
      <w:r w:rsidRPr="00AC2C4B">
        <w:rPr>
          <w:rFonts w:ascii="Times New Roman" w:hAnsi="Times New Roman" w:cs="Times New Roman"/>
          <w:i/>
          <w:iCs/>
        </w:rPr>
        <w:t>et al.</w:t>
      </w:r>
      <w:r w:rsidRPr="00AC2C4B">
        <w:rPr>
          <w:rFonts w:ascii="Times New Roman" w:hAnsi="Times New Roman" w:cs="Times New Roman"/>
        </w:rPr>
        <w:t xml:space="preserve"> (2019). vegan: Community Ecology Package. R package version 2.4-2. </w:t>
      </w:r>
      <w:r w:rsidRPr="00AC2C4B">
        <w:rPr>
          <w:rFonts w:ascii="Times New Roman" w:hAnsi="Times New Roman" w:cs="Times New Roman"/>
          <w:i/>
          <w:iCs/>
        </w:rPr>
        <w:t>Community ecology package</w:t>
      </w:r>
      <w:r w:rsidRPr="00AC2C4B">
        <w:rPr>
          <w:rFonts w:ascii="Times New Roman" w:hAnsi="Times New Roman" w:cs="Times New Roman"/>
        </w:rPr>
        <w:t>, 2.5-6.</w:t>
      </w:r>
    </w:p>
    <w:p w14:paraId="170BE264" w14:textId="77777777" w:rsidR="00AC2C4B" w:rsidRPr="00AC2C4B" w:rsidRDefault="00AC2C4B" w:rsidP="00024969">
      <w:pPr>
        <w:pStyle w:val="Bibliography"/>
        <w:ind w:left="851" w:hanging="851"/>
        <w:jc w:val="both"/>
        <w:rPr>
          <w:rFonts w:ascii="Times New Roman" w:hAnsi="Times New Roman" w:cs="Times New Roman"/>
        </w:rPr>
        <w:pPrChange w:id="1278" w:author="Francesco Polazzo" w:date="2024-10-11T10:54:00Z" w16du:dateUtc="2024-10-11T08:54:00Z">
          <w:pPr>
            <w:pStyle w:val="Bibliography"/>
          </w:pPr>
        </w:pPrChange>
      </w:pPr>
      <w:r w:rsidRPr="00AC2C4B">
        <w:rPr>
          <w:rFonts w:ascii="Times New Roman" w:hAnsi="Times New Roman" w:cs="Times New Roman"/>
        </w:rPr>
        <w:t xml:space="preserve">Perkins, S.E., Alexander, L.V. &amp; Nairn, J.R. (2012). Increasing frequency, intensity and duration of observed global heatwaves and warm spells. </w:t>
      </w:r>
      <w:r w:rsidRPr="00AC2C4B">
        <w:rPr>
          <w:rFonts w:ascii="Times New Roman" w:hAnsi="Times New Roman" w:cs="Times New Roman"/>
          <w:i/>
          <w:iCs/>
        </w:rPr>
        <w:t>Geophysical Research Letters</w:t>
      </w:r>
      <w:r w:rsidRPr="00AC2C4B">
        <w:rPr>
          <w:rFonts w:ascii="Times New Roman" w:hAnsi="Times New Roman" w:cs="Times New Roman"/>
        </w:rPr>
        <w:t>, 39, 1–5.</w:t>
      </w:r>
    </w:p>
    <w:p w14:paraId="3DF8CBC1" w14:textId="77777777" w:rsidR="00AC2C4B" w:rsidRPr="00AC2C4B" w:rsidRDefault="00AC2C4B" w:rsidP="00024969">
      <w:pPr>
        <w:pStyle w:val="Bibliography"/>
        <w:ind w:left="851" w:hanging="851"/>
        <w:jc w:val="both"/>
        <w:rPr>
          <w:rFonts w:ascii="Times New Roman" w:hAnsi="Times New Roman" w:cs="Times New Roman"/>
          <w:lang w:val="it-IT"/>
          <w:rPrChange w:id="1279" w:author="Francesco Polazzo" w:date="2024-10-08T11:12:00Z" w16du:dateUtc="2024-10-08T09:12:00Z">
            <w:rPr>
              <w:rFonts w:ascii="Times New Roman" w:hAnsi="Times New Roman" w:cs="Times New Roman"/>
            </w:rPr>
          </w:rPrChange>
        </w:rPr>
        <w:pPrChange w:id="1280" w:author="Francesco Polazzo" w:date="2024-10-11T10:54:00Z" w16du:dateUtc="2024-10-11T08:54:00Z">
          <w:pPr>
            <w:pStyle w:val="Bibliography"/>
          </w:pPr>
        </w:pPrChange>
      </w:pPr>
      <w:r w:rsidRPr="00AC2C4B">
        <w:rPr>
          <w:rFonts w:ascii="Times New Roman" w:hAnsi="Times New Roman" w:cs="Times New Roman"/>
        </w:rPr>
        <w:t xml:space="preserve">Polazzo, F., Hermann, M., Crettaz-Minaglia, M. &amp; Rico, A. (2023). Impacts of extreme climatic events on trophic network complexity and multidimensional stability. </w:t>
      </w:r>
      <w:r w:rsidRPr="00AC2C4B">
        <w:rPr>
          <w:rFonts w:ascii="Times New Roman" w:hAnsi="Times New Roman" w:cs="Times New Roman"/>
          <w:i/>
          <w:iCs/>
          <w:lang w:val="it-IT"/>
          <w:rPrChange w:id="1281" w:author="Francesco Polazzo" w:date="2024-10-08T11:12:00Z" w16du:dateUtc="2024-10-08T09:12:00Z">
            <w:rPr>
              <w:rFonts w:ascii="Times New Roman" w:hAnsi="Times New Roman" w:cs="Times New Roman"/>
              <w:i/>
              <w:iCs/>
            </w:rPr>
          </w:rPrChange>
        </w:rPr>
        <w:t>Ecology</w:t>
      </w:r>
      <w:r w:rsidRPr="00AC2C4B">
        <w:rPr>
          <w:rFonts w:ascii="Times New Roman" w:hAnsi="Times New Roman" w:cs="Times New Roman"/>
          <w:lang w:val="it-IT"/>
          <w:rPrChange w:id="1282" w:author="Francesco Polazzo" w:date="2024-10-08T11:12:00Z" w16du:dateUtc="2024-10-08T09:12:00Z">
            <w:rPr>
              <w:rFonts w:ascii="Times New Roman" w:hAnsi="Times New Roman" w:cs="Times New Roman"/>
            </w:rPr>
          </w:rPrChange>
        </w:rPr>
        <w:t>, 104, e3951.</w:t>
      </w:r>
    </w:p>
    <w:p w14:paraId="0CAD7226" w14:textId="77777777" w:rsidR="00AC2C4B" w:rsidRPr="00AC2C4B" w:rsidRDefault="00AC2C4B" w:rsidP="00024969">
      <w:pPr>
        <w:pStyle w:val="Bibliography"/>
        <w:ind w:left="851" w:hanging="851"/>
        <w:jc w:val="both"/>
        <w:rPr>
          <w:rFonts w:ascii="Times New Roman" w:hAnsi="Times New Roman" w:cs="Times New Roman"/>
        </w:rPr>
        <w:pPrChange w:id="1283" w:author="Francesco Polazzo" w:date="2024-10-11T10:54:00Z" w16du:dateUtc="2024-10-11T08:54:00Z">
          <w:pPr>
            <w:pStyle w:val="Bibliography"/>
          </w:pPr>
        </w:pPrChange>
      </w:pPr>
      <w:r w:rsidRPr="00AC2C4B">
        <w:rPr>
          <w:rFonts w:ascii="Times New Roman" w:hAnsi="Times New Roman" w:cs="Times New Roman"/>
          <w:lang w:val="it-IT"/>
          <w:rPrChange w:id="1284" w:author="Francesco Polazzo" w:date="2024-10-08T11:12:00Z" w16du:dateUtc="2024-10-08T09:12:00Z">
            <w:rPr>
              <w:rFonts w:ascii="Times New Roman" w:hAnsi="Times New Roman" w:cs="Times New Roman"/>
            </w:rPr>
          </w:rPrChange>
        </w:rPr>
        <w:t xml:space="preserve">Polazzo, F., Roth, S.K., Hermann, M., Mangold-Döring, A., Rico, A., Sobek, A., </w:t>
      </w:r>
      <w:r w:rsidRPr="00AC2C4B">
        <w:rPr>
          <w:rFonts w:ascii="Times New Roman" w:hAnsi="Times New Roman" w:cs="Times New Roman"/>
          <w:i/>
          <w:iCs/>
          <w:lang w:val="it-IT"/>
          <w:rPrChange w:id="1285" w:author="Francesco Polazzo" w:date="2024-10-08T11:12:00Z" w16du:dateUtc="2024-10-08T09:12:00Z">
            <w:rPr>
              <w:rFonts w:ascii="Times New Roman" w:hAnsi="Times New Roman" w:cs="Times New Roman"/>
              <w:i/>
              <w:iCs/>
            </w:rPr>
          </w:rPrChange>
        </w:rPr>
        <w:t>et al.</w:t>
      </w:r>
      <w:r w:rsidRPr="00AC2C4B">
        <w:rPr>
          <w:rFonts w:ascii="Times New Roman" w:hAnsi="Times New Roman" w:cs="Times New Roman"/>
          <w:lang w:val="it-IT"/>
          <w:rPrChange w:id="1286" w:author="Francesco Polazzo" w:date="2024-10-08T11:12:00Z" w16du:dateUtc="2024-10-08T09:12:00Z">
            <w:rPr>
              <w:rFonts w:ascii="Times New Roman" w:hAnsi="Times New Roman" w:cs="Times New Roman"/>
            </w:rPr>
          </w:rPrChange>
        </w:rPr>
        <w:t xml:space="preserve"> </w:t>
      </w:r>
      <w:r w:rsidRPr="00AC2C4B">
        <w:rPr>
          <w:rFonts w:ascii="Times New Roman" w:hAnsi="Times New Roman" w:cs="Times New Roman"/>
        </w:rPr>
        <w:t xml:space="preserve">(2022). Combined effects of heatwaves and micropollutants on freshwater ecosystems: Towards an integrated assessment of extreme events in multiple stressors research. </w:t>
      </w:r>
      <w:r w:rsidRPr="00AC2C4B">
        <w:rPr>
          <w:rFonts w:ascii="Times New Roman" w:hAnsi="Times New Roman" w:cs="Times New Roman"/>
          <w:i/>
          <w:iCs/>
        </w:rPr>
        <w:t>Global Change Biology</w:t>
      </w:r>
      <w:r w:rsidRPr="00AC2C4B">
        <w:rPr>
          <w:rFonts w:ascii="Times New Roman" w:hAnsi="Times New Roman" w:cs="Times New Roman"/>
        </w:rPr>
        <w:t>, 28, 1248–1267.</w:t>
      </w:r>
    </w:p>
    <w:p w14:paraId="7500D6C5" w14:textId="77777777" w:rsidR="00AC2C4B" w:rsidRPr="00AC2C4B" w:rsidRDefault="00AC2C4B" w:rsidP="00024969">
      <w:pPr>
        <w:pStyle w:val="Bibliography"/>
        <w:ind w:left="851" w:hanging="851"/>
        <w:jc w:val="both"/>
        <w:rPr>
          <w:rFonts w:ascii="Times New Roman" w:hAnsi="Times New Roman" w:cs="Times New Roman"/>
        </w:rPr>
        <w:pPrChange w:id="1287" w:author="Francesco Polazzo" w:date="2024-10-11T10:54:00Z" w16du:dateUtc="2024-10-11T08:54:00Z">
          <w:pPr>
            <w:pStyle w:val="Bibliography"/>
          </w:pPr>
        </w:pPrChange>
      </w:pPr>
      <w:r w:rsidRPr="00AC2C4B">
        <w:rPr>
          <w:rFonts w:ascii="Times New Roman" w:hAnsi="Times New Roman" w:cs="Times New Roman"/>
        </w:rPr>
        <w:t xml:space="preserve">R Core Team. (2022). </w:t>
      </w:r>
      <w:r w:rsidRPr="00AC2C4B">
        <w:rPr>
          <w:rFonts w:ascii="Times New Roman" w:hAnsi="Times New Roman" w:cs="Times New Roman"/>
          <w:i/>
          <w:iCs/>
        </w:rPr>
        <w:t>R: A Language and Environment for Statistical Computing</w:t>
      </w:r>
      <w:r w:rsidRPr="00AC2C4B">
        <w:rPr>
          <w:rFonts w:ascii="Times New Roman" w:hAnsi="Times New Roman" w:cs="Times New Roman"/>
        </w:rPr>
        <w:t>. R Foundation for Statistical Computing, Vienna, Austria.</w:t>
      </w:r>
    </w:p>
    <w:p w14:paraId="3C3C41E5" w14:textId="77777777" w:rsidR="00AC2C4B" w:rsidRDefault="00AC2C4B" w:rsidP="00024969">
      <w:pPr>
        <w:pStyle w:val="Bibliography"/>
        <w:ind w:left="851" w:hanging="851"/>
        <w:jc w:val="both"/>
        <w:rPr>
          <w:ins w:id="1288" w:author="Francesco Polazzo" w:date="2024-10-11T10:53:00Z" w16du:dateUtc="2024-10-11T08:53:00Z"/>
          <w:rFonts w:ascii="Times New Roman" w:hAnsi="Times New Roman" w:cs="Times New Roman"/>
        </w:rPr>
        <w:pPrChange w:id="1289" w:author="Francesco Polazzo" w:date="2024-10-11T10:54:00Z" w16du:dateUtc="2024-10-11T08:54:00Z">
          <w:pPr>
            <w:pStyle w:val="Bibliography"/>
            <w:jc w:val="both"/>
          </w:pPr>
        </w:pPrChange>
      </w:pPr>
      <w:r w:rsidRPr="00AC2C4B">
        <w:rPr>
          <w:rFonts w:ascii="Times New Roman" w:hAnsi="Times New Roman" w:cs="Times New Roman"/>
        </w:rPr>
        <w:lastRenderedPageBreak/>
        <w:t xml:space="preserve">Rietkerk, M., Ketner, P., Stroosnijder, L. &amp; Prins, H.H.T. (1996). Sahelian rangeland development; a catastrophe? </w:t>
      </w:r>
      <w:r w:rsidRPr="00AC2C4B">
        <w:rPr>
          <w:rFonts w:ascii="Times New Roman" w:hAnsi="Times New Roman" w:cs="Times New Roman"/>
          <w:i/>
          <w:iCs/>
        </w:rPr>
        <w:t>49</w:t>
      </w:r>
      <w:r w:rsidRPr="00AC2C4B">
        <w:rPr>
          <w:rFonts w:ascii="Times New Roman" w:hAnsi="Times New Roman" w:cs="Times New Roman"/>
        </w:rPr>
        <w:t>.</w:t>
      </w:r>
    </w:p>
    <w:p w14:paraId="0E9791A9" w14:textId="781CCE56" w:rsidR="00024969" w:rsidRPr="00024969" w:rsidRDefault="00024969" w:rsidP="00024969">
      <w:pPr>
        <w:ind w:left="851" w:hanging="851"/>
        <w:rPr>
          <w:rFonts w:ascii="Times New Roman" w:hAnsi="Times New Roman" w:cs="Times New Roman"/>
        </w:rPr>
      </w:pPr>
      <w:r w:rsidRPr="00024969">
        <w:rPr>
          <w:rFonts w:ascii="Times New Roman" w:hAnsi="Times New Roman" w:cs="Times New Roman"/>
        </w:rPr>
        <w:t>Rice, E.W., Bridgewater, L. and American Public Health Association eds., 2012. </w:t>
      </w:r>
      <w:r w:rsidRPr="00024969">
        <w:rPr>
          <w:rFonts w:ascii="Times New Roman" w:hAnsi="Times New Roman" w:cs="Times New Roman"/>
          <w:i/>
          <w:iCs/>
        </w:rPr>
        <w:t>Standard methods for the examination of water and wastewater </w:t>
      </w:r>
      <w:r w:rsidRPr="00024969">
        <w:rPr>
          <w:rFonts w:ascii="Times New Roman" w:hAnsi="Times New Roman" w:cs="Times New Roman"/>
        </w:rPr>
        <w:t>(Vol. 10). Washington, DC: American public health association.</w:t>
      </w:r>
    </w:p>
    <w:p w14:paraId="6EB8D19E" w14:textId="77777777" w:rsidR="00AC2C4B" w:rsidRPr="00AC2C4B" w:rsidRDefault="00AC2C4B" w:rsidP="00024969">
      <w:pPr>
        <w:pStyle w:val="Bibliography"/>
        <w:ind w:left="851" w:hanging="851"/>
        <w:jc w:val="both"/>
        <w:rPr>
          <w:rFonts w:ascii="Times New Roman" w:hAnsi="Times New Roman" w:cs="Times New Roman"/>
        </w:rPr>
      </w:pPr>
      <w:r w:rsidRPr="00AC2C4B">
        <w:rPr>
          <w:rFonts w:ascii="Times New Roman" w:hAnsi="Times New Roman" w:cs="Times New Roman"/>
        </w:rPr>
        <w:t xml:space="preserve">Ross, S.R.P. ‐J., García Molinos, J., Okuda, A., Johnstone, J., Atsumi, K., Futamura, R., </w:t>
      </w:r>
      <w:r w:rsidRPr="00AC2C4B">
        <w:rPr>
          <w:rFonts w:ascii="Times New Roman" w:hAnsi="Times New Roman" w:cs="Times New Roman"/>
          <w:i/>
          <w:iCs/>
        </w:rPr>
        <w:t>et al.</w:t>
      </w:r>
      <w:r w:rsidRPr="00AC2C4B">
        <w:rPr>
          <w:rFonts w:ascii="Times New Roman" w:hAnsi="Times New Roman" w:cs="Times New Roman"/>
        </w:rPr>
        <w:t xml:space="preserve"> (2021). Predators mitigate the destabilising effects of heatwaves on multitrophic stream communities. </w:t>
      </w:r>
      <w:r w:rsidRPr="00AC2C4B">
        <w:rPr>
          <w:rFonts w:ascii="Times New Roman" w:hAnsi="Times New Roman" w:cs="Times New Roman"/>
          <w:i/>
          <w:iCs/>
        </w:rPr>
        <w:t>Global Change Biology</w:t>
      </w:r>
      <w:r w:rsidRPr="00AC2C4B">
        <w:rPr>
          <w:rFonts w:ascii="Times New Roman" w:hAnsi="Times New Roman" w:cs="Times New Roman"/>
        </w:rPr>
        <w:t>, 1–14.</w:t>
      </w:r>
    </w:p>
    <w:p w14:paraId="434E9C06" w14:textId="77777777" w:rsidR="00AC2C4B" w:rsidRPr="00AC2C4B" w:rsidRDefault="00AC2C4B" w:rsidP="00024969">
      <w:pPr>
        <w:pStyle w:val="Bibliography"/>
        <w:ind w:left="851" w:hanging="851"/>
        <w:jc w:val="both"/>
        <w:rPr>
          <w:rFonts w:ascii="Times New Roman" w:hAnsi="Times New Roman" w:cs="Times New Roman"/>
        </w:rPr>
      </w:pPr>
      <w:r w:rsidRPr="00AC2C4B">
        <w:rPr>
          <w:rFonts w:ascii="Times New Roman" w:hAnsi="Times New Roman" w:cs="Times New Roman"/>
        </w:rPr>
        <w:t xml:space="preserve">Roth, S.K., Polazzo, F., García-Astillero, A., Cherta, L., Sobek, A. &amp; Rico, A. (2022). Multiple stressor effects of a heatwave and a herbicide on zooplankton communities: Implications of global climate change. </w:t>
      </w:r>
      <w:r w:rsidRPr="00AC2C4B">
        <w:rPr>
          <w:rFonts w:ascii="Times New Roman" w:hAnsi="Times New Roman" w:cs="Times New Roman"/>
          <w:i/>
          <w:iCs/>
        </w:rPr>
        <w:t>Frontiers in Environmental Science</w:t>
      </w:r>
      <w:r w:rsidRPr="00AC2C4B">
        <w:rPr>
          <w:rFonts w:ascii="Times New Roman" w:hAnsi="Times New Roman" w:cs="Times New Roman"/>
        </w:rPr>
        <w:t>, 10.</w:t>
      </w:r>
    </w:p>
    <w:p w14:paraId="39C4754F" w14:textId="77777777" w:rsidR="00AC2C4B" w:rsidRPr="00AC2C4B" w:rsidRDefault="00AC2C4B" w:rsidP="00024969">
      <w:pPr>
        <w:pStyle w:val="Bibliography"/>
        <w:ind w:left="851" w:hanging="851"/>
        <w:jc w:val="both"/>
        <w:rPr>
          <w:rFonts w:ascii="Times New Roman" w:hAnsi="Times New Roman" w:cs="Times New Roman"/>
        </w:rPr>
      </w:pPr>
      <w:r w:rsidRPr="00AC2C4B">
        <w:rPr>
          <w:rFonts w:ascii="Times New Roman" w:hAnsi="Times New Roman" w:cs="Times New Roman"/>
        </w:rPr>
        <w:t xml:space="preserve">Samani, P. &amp; Bell, G. (2010). Adaptation of experimental yeast populations to stressful conditions in relation to population size. </w:t>
      </w:r>
      <w:r w:rsidRPr="00AC2C4B">
        <w:rPr>
          <w:rFonts w:ascii="Times New Roman" w:hAnsi="Times New Roman" w:cs="Times New Roman"/>
          <w:i/>
          <w:iCs/>
        </w:rPr>
        <w:t>Journal of Evolutionary Biology</w:t>
      </w:r>
      <w:r w:rsidRPr="00AC2C4B">
        <w:rPr>
          <w:rFonts w:ascii="Times New Roman" w:hAnsi="Times New Roman" w:cs="Times New Roman"/>
        </w:rPr>
        <w:t>, 23, 791–796.</w:t>
      </w:r>
    </w:p>
    <w:p w14:paraId="40D53D74" w14:textId="77777777" w:rsidR="00AC2C4B" w:rsidRPr="00AC2C4B" w:rsidRDefault="00AC2C4B" w:rsidP="00024969">
      <w:pPr>
        <w:pStyle w:val="Bibliography"/>
        <w:ind w:left="851" w:hanging="851"/>
        <w:jc w:val="both"/>
        <w:rPr>
          <w:rFonts w:ascii="Times New Roman" w:hAnsi="Times New Roman" w:cs="Times New Roman"/>
        </w:rPr>
      </w:pPr>
      <w:r w:rsidRPr="00AC2C4B">
        <w:rPr>
          <w:rFonts w:ascii="Times New Roman" w:hAnsi="Times New Roman" w:cs="Times New Roman"/>
        </w:rPr>
        <w:t xml:space="preserve">Scheffer, M. (2009). </w:t>
      </w:r>
      <w:r w:rsidRPr="00AC2C4B">
        <w:rPr>
          <w:rFonts w:ascii="Times New Roman" w:hAnsi="Times New Roman" w:cs="Times New Roman"/>
          <w:i/>
          <w:iCs/>
        </w:rPr>
        <w:t>Critical Transitions in Nature and Society</w:t>
      </w:r>
      <w:r w:rsidRPr="00AC2C4B">
        <w:rPr>
          <w:rFonts w:ascii="Times New Roman" w:hAnsi="Times New Roman" w:cs="Times New Roman"/>
        </w:rPr>
        <w:t>. Princeton University Press.</w:t>
      </w:r>
    </w:p>
    <w:p w14:paraId="4FA3583E" w14:textId="77777777" w:rsidR="00AC2C4B" w:rsidRPr="00AC2C4B" w:rsidRDefault="00AC2C4B" w:rsidP="00024969">
      <w:pPr>
        <w:pStyle w:val="Bibliography"/>
        <w:ind w:left="851" w:hanging="851"/>
        <w:jc w:val="both"/>
        <w:rPr>
          <w:rFonts w:ascii="Times New Roman" w:hAnsi="Times New Roman" w:cs="Times New Roman"/>
        </w:rPr>
      </w:pPr>
      <w:r w:rsidRPr="00AC2C4B">
        <w:rPr>
          <w:rFonts w:ascii="Times New Roman" w:hAnsi="Times New Roman" w:cs="Times New Roman"/>
        </w:rPr>
        <w:t xml:space="preserve">Schneider, C.A., Rasband, W.S. &amp; Eliceiri, K.W. (2012). NIH Image to ImageJ: 25 years of image analysis. </w:t>
      </w:r>
      <w:r w:rsidRPr="00AC2C4B">
        <w:rPr>
          <w:rFonts w:ascii="Times New Roman" w:hAnsi="Times New Roman" w:cs="Times New Roman"/>
          <w:i/>
          <w:iCs/>
        </w:rPr>
        <w:t>Nature Methods</w:t>
      </w:r>
      <w:r w:rsidRPr="00AC2C4B">
        <w:rPr>
          <w:rFonts w:ascii="Times New Roman" w:hAnsi="Times New Roman" w:cs="Times New Roman"/>
        </w:rPr>
        <w:t>, 9.</w:t>
      </w:r>
    </w:p>
    <w:p w14:paraId="487D18D7" w14:textId="77777777" w:rsidR="00AC2C4B" w:rsidRPr="00AC2C4B" w:rsidRDefault="00AC2C4B" w:rsidP="00024969">
      <w:pPr>
        <w:pStyle w:val="Bibliography"/>
        <w:ind w:left="851" w:hanging="851"/>
        <w:jc w:val="both"/>
        <w:rPr>
          <w:rFonts w:ascii="Times New Roman" w:hAnsi="Times New Roman" w:cs="Times New Roman"/>
        </w:rPr>
      </w:pPr>
      <w:r w:rsidRPr="00AC2C4B">
        <w:rPr>
          <w:rFonts w:ascii="Times New Roman" w:hAnsi="Times New Roman" w:cs="Times New Roman"/>
        </w:rPr>
        <w:t xml:space="preserve">Seifert, L.I., Weithoff, G. &amp; Vos, M. (2015). Extreme heat changes post-heat wave community reassembly. </w:t>
      </w:r>
      <w:r w:rsidRPr="00AC2C4B">
        <w:rPr>
          <w:rFonts w:ascii="Times New Roman" w:hAnsi="Times New Roman" w:cs="Times New Roman"/>
          <w:i/>
          <w:iCs/>
        </w:rPr>
        <w:t>Ecology and Evolution</w:t>
      </w:r>
      <w:r w:rsidRPr="00AC2C4B">
        <w:rPr>
          <w:rFonts w:ascii="Times New Roman" w:hAnsi="Times New Roman" w:cs="Times New Roman"/>
        </w:rPr>
        <w:t>, 5, 2140–2148.</w:t>
      </w:r>
    </w:p>
    <w:p w14:paraId="022ED38A" w14:textId="77777777" w:rsidR="00AC2C4B" w:rsidRPr="00024969" w:rsidRDefault="00AC2C4B" w:rsidP="00024969">
      <w:pPr>
        <w:pStyle w:val="Bibliography"/>
        <w:ind w:left="851" w:hanging="851"/>
        <w:jc w:val="both"/>
        <w:rPr>
          <w:rFonts w:ascii="Times New Roman" w:hAnsi="Times New Roman" w:cs="Times New Roman"/>
          <w:lang w:val="de-CH"/>
        </w:rPr>
      </w:pPr>
      <w:r w:rsidRPr="00AC2C4B">
        <w:rPr>
          <w:rFonts w:ascii="Times New Roman" w:hAnsi="Times New Roman" w:cs="Times New Roman"/>
        </w:rPr>
        <w:t xml:space="preserve">Sommer, U., Stibor, H., Katechakis, A., Sommer, F. &amp; Hansen, T. (2002). Pelagic food web configurations at different levels of nutrient richness and their implications for the ratio fish production:primary production. In: </w:t>
      </w:r>
      <w:r w:rsidRPr="00AC2C4B">
        <w:rPr>
          <w:rFonts w:ascii="Times New Roman" w:hAnsi="Times New Roman" w:cs="Times New Roman"/>
          <w:i/>
          <w:iCs/>
        </w:rPr>
        <w:t>Sustainable Increase of Marine Harvesting: Fundamental Mechanisms and New Concepts: Proceedings of the 1st Maricult Conference held in Trondheim, Norway, 25–28 June 2000</w:t>
      </w:r>
      <w:r w:rsidRPr="00AC2C4B">
        <w:rPr>
          <w:rFonts w:ascii="Times New Roman" w:hAnsi="Times New Roman" w:cs="Times New Roman"/>
        </w:rPr>
        <w:t xml:space="preserve"> (eds. </w:t>
      </w:r>
      <w:r w:rsidRPr="00024969">
        <w:rPr>
          <w:rFonts w:ascii="Times New Roman" w:hAnsi="Times New Roman" w:cs="Times New Roman"/>
          <w:lang w:val="de-CH"/>
        </w:rPr>
        <w:t>Vadstein, O. &amp; Olsen, Y.). Springer Netherlands, Dordrecht, pp. 11–20.</w:t>
      </w:r>
    </w:p>
    <w:p w14:paraId="59760A08" w14:textId="77777777" w:rsidR="00AC2C4B" w:rsidRPr="00AC2C4B" w:rsidRDefault="00AC2C4B" w:rsidP="00024969">
      <w:pPr>
        <w:pStyle w:val="Bibliography"/>
        <w:ind w:left="851" w:hanging="851"/>
        <w:jc w:val="both"/>
        <w:rPr>
          <w:rFonts w:ascii="Times New Roman" w:hAnsi="Times New Roman" w:cs="Times New Roman"/>
        </w:rPr>
      </w:pPr>
      <w:r w:rsidRPr="00024969">
        <w:rPr>
          <w:rFonts w:ascii="Times New Roman" w:hAnsi="Times New Roman" w:cs="Times New Roman"/>
          <w:lang w:val="de-CH"/>
        </w:rPr>
        <w:t xml:space="preserve">Strogatz, S.H. (2019). </w:t>
      </w:r>
      <w:r w:rsidRPr="00AC2C4B">
        <w:rPr>
          <w:rFonts w:ascii="Times New Roman" w:hAnsi="Times New Roman" w:cs="Times New Roman"/>
          <w:i/>
          <w:iCs/>
        </w:rPr>
        <w:t>Nonlinear Dynamics and Chaos: With Applications to Physics, Biology, Chemistry, and Engineering</w:t>
      </w:r>
      <w:r w:rsidRPr="00AC2C4B">
        <w:rPr>
          <w:rFonts w:ascii="Times New Roman" w:hAnsi="Times New Roman" w:cs="Times New Roman"/>
        </w:rPr>
        <w:t>. 2nd edn. CRC Press, Boca Raton.</w:t>
      </w:r>
    </w:p>
    <w:p w14:paraId="206BB7E4" w14:textId="77777777" w:rsidR="00AC2C4B" w:rsidRPr="00AC2C4B" w:rsidRDefault="00AC2C4B" w:rsidP="00024969">
      <w:pPr>
        <w:pStyle w:val="Bibliography"/>
        <w:ind w:left="851" w:hanging="851"/>
        <w:jc w:val="both"/>
        <w:rPr>
          <w:rFonts w:ascii="Times New Roman" w:hAnsi="Times New Roman" w:cs="Times New Roman"/>
        </w:rPr>
      </w:pPr>
      <w:r w:rsidRPr="00AC2C4B">
        <w:rPr>
          <w:rFonts w:ascii="Times New Roman" w:hAnsi="Times New Roman" w:cs="Times New Roman"/>
        </w:rPr>
        <w:t xml:space="preserve">Sun, J. &amp; Liu, D. (2003). Geometric models for calculating cell biovolume and surface area for phytoplankton. </w:t>
      </w:r>
      <w:r w:rsidRPr="00AC2C4B">
        <w:rPr>
          <w:rFonts w:ascii="Times New Roman" w:hAnsi="Times New Roman" w:cs="Times New Roman"/>
          <w:i/>
          <w:iCs/>
        </w:rPr>
        <w:t>Journal of Plankton Research</w:t>
      </w:r>
      <w:r w:rsidRPr="00AC2C4B">
        <w:rPr>
          <w:rFonts w:ascii="Times New Roman" w:hAnsi="Times New Roman" w:cs="Times New Roman"/>
        </w:rPr>
        <w:t>, 25.</w:t>
      </w:r>
    </w:p>
    <w:p w14:paraId="5F7A6E48" w14:textId="77777777" w:rsidR="00AC2C4B" w:rsidRPr="00AC2C4B" w:rsidRDefault="00AC2C4B" w:rsidP="00024969">
      <w:pPr>
        <w:pStyle w:val="Bibliography"/>
        <w:ind w:left="851" w:hanging="851"/>
        <w:jc w:val="both"/>
        <w:rPr>
          <w:rFonts w:ascii="Times New Roman" w:hAnsi="Times New Roman" w:cs="Times New Roman"/>
        </w:rPr>
      </w:pPr>
      <w:r w:rsidRPr="00AC2C4B">
        <w:rPr>
          <w:rFonts w:ascii="Times New Roman" w:hAnsi="Times New Roman" w:cs="Times New Roman"/>
        </w:rPr>
        <w:t xml:space="preserve">Turner, M.G., Calder, W.J., Cumming, G.S., Hughes, T.P., Jentsch, A., LaDeau, S.L., </w:t>
      </w:r>
      <w:r w:rsidRPr="00AC2C4B">
        <w:rPr>
          <w:rFonts w:ascii="Times New Roman" w:hAnsi="Times New Roman" w:cs="Times New Roman"/>
          <w:i/>
          <w:iCs/>
        </w:rPr>
        <w:t>et al.</w:t>
      </w:r>
      <w:r w:rsidRPr="00AC2C4B">
        <w:rPr>
          <w:rFonts w:ascii="Times New Roman" w:hAnsi="Times New Roman" w:cs="Times New Roman"/>
        </w:rPr>
        <w:t xml:space="preserve"> (2020). Climate change, ecosystems and abrupt change: science priorities. </w:t>
      </w:r>
      <w:r w:rsidRPr="00AC2C4B">
        <w:rPr>
          <w:rFonts w:ascii="Times New Roman" w:hAnsi="Times New Roman" w:cs="Times New Roman"/>
          <w:i/>
          <w:iCs/>
        </w:rPr>
        <w:t>Philosophical Transactions of the Royal Society B: Biological Sciences</w:t>
      </w:r>
      <w:r w:rsidRPr="00AC2C4B">
        <w:rPr>
          <w:rFonts w:ascii="Times New Roman" w:hAnsi="Times New Roman" w:cs="Times New Roman"/>
        </w:rPr>
        <w:t>, 375, 20190105.</w:t>
      </w:r>
    </w:p>
    <w:p w14:paraId="76E5B2CB" w14:textId="77777777" w:rsidR="00AC2C4B" w:rsidRPr="00AC2C4B" w:rsidRDefault="00AC2C4B" w:rsidP="00024969">
      <w:pPr>
        <w:pStyle w:val="Bibliography"/>
        <w:ind w:left="851" w:hanging="851"/>
        <w:jc w:val="both"/>
        <w:rPr>
          <w:rFonts w:ascii="Times New Roman" w:hAnsi="Times New Roman" w:cs="Times New Roman"/>
        </w:rPr>
      </w:pPr>
      <w:r w:rsidRPr="00024969">
        <w:rPr>
          <w:rFonts w:ascii="Times New Roman" w:hAnsi="Times New Roman" w:cs="Times New Roman"/>
          <w:lang w:val="de-CH"/>
        </w:rPr>
        <w:t xml:space="preserve">Veraart, A.J., Faassen, E.J., Dakos, V., van Nes, E.H., Lürling, M. &amp; Scheffer, M. (2012). </w:t>
      </w:r>
      <w:r w:rsidRPr="00AC2C4B">
        <w:rPr>
          <w:rFonts w:ascii="Times New Roman" w:hAnsi="Times New Roman" w:cs="Times New Roman"/>
        </w:rPr>
        <w:t xml:space="preserve">Recovery rates reflect distance to a tipping point in a living system. </w:t>
      </w:r>
      <w:r w:rsidRPr="00AC2C4B">
        <w:rPr>
          <w:rFonts w:ascii="Times New Roman" w:hAnsi="Times New Roman" w:cs="Times New Roman"/>
          <w:i/>
          <w:iCs/>
        </w:rPr>
        <w:t>Nature</w:t>
      </w:r>
      <w:r w:rsidRPr="00AC2C4B">
        <w:rPr>
          <w:rFonts w:ascii="Times New Roman" w:hAnsi="Times New Roman" w:cs="Times New Roman"/>
        </w:rPr>
        <w:t>, 481, 357–359.</w:t>
      </w:r>
    </w:p>
    <w:p w14:paraId="65091280" w14:textId="77777777" w:rsidR="00AC2C4B" w:rsidRPr="00AC2C4B" w:rsidRDefault="00AC2C4B" w:rsidP="00024969">
      <w:pPr>
        <w:pStyle w:val="Bibliography"/>
        <w:ind w:left="851" w:hanging="851"/>
        <w:jc w:val="both"/>
        <w:rPr>
          <w:rFonts w:ascii="Times New Roman" w:hAnsi="Times New Roman" w:cs="Times New Roman"/>
        </w:rPr>
      </w:pPr>
      <w:r w:rsidRPr="00AC2C4B">
        <w:rPr>
          <w:rFonts w:ascii="Times New Roman" w:hAnsi="Times New Roman" w:cs="Times New Roman"/>
        </w:rPr>
        <w:t xml:space="preserve">Wernberg, T., Bennett, S., Babcock, R.C., de Bettignies, T., Cure, K., Depczynski, M., </w:t>
      </w:r>
      <w:r w:rsidRPr="00AC2C4B">
        <w:rPr>
          <w:rFonts w:ascii="Times New Roman" w:hAnsi="Times New Roman" w:cs="Times New Roman"/>
          <w:i/>
          <w:iCs/>
        </w:rPr>
        <w:t>et al.</w:t>
      </w:r>
      <w:r w:rsidRPr="00AC2C4B">
        <w:rPr>
          <w:rFonts w:ascii="Times New Roman" w:hAnsi="Times New Roman" w:cs="Times New Roman"/>
        </w:rPr>
        <w:t xml:space="preserve"> (2016). Climate-driven regime shift of a temperate marine ecosystem. </w:t>
      </w:r>
      <w:r w:rsidRPr="00AC2C4B">
        <w:rPr>
          <w:rFonts w:ascii="Times New Roman" w:hAnsi="Times New Roman" w:cs="Times New Roman"/>
          <w:i/>
          <w:iCs/>
        </w:rPr>
        <w:t>Science</w:t>
      </w:r>
      <w:r w:rsidRPr="00AC2C4B">
        <w:rPr>
          <w:rFonts w:ascii="Times New Roman" w:hAnsi="Times New Roman" w:cs="Times New Roman"/>
        </w:rPr>
        <w:t>, 353, 169–172.</w:t>
      </w:r>
    </w:p>
    <w:p w14:paraId="2817A2FA" w14:textId="77777777" w:rsidR="00AC2C4B" w:rsidRPr="00AC2C4B" w:rsidRDefault="00AC2C4B" w:rsidP="00024969">
      <w:pPr>
        <w:pStyle w:val="Bibliography"/>
        <w:ind w:left="851" w:hanging="851"/>
        <w:jc w:val="both"/>
        <w:rPr>
          <w:rFonts w:ascii="Times New Roman" w:hAnsi="Times New Roman" w:cs="Times New Roman"/>
        </w:rPr>
      </w:pPr>
      <w:r w:rsidRPr="00AC2C4B">
        <w:rPr>
          <w:rFonts w:ascii="Times New Roman" w:hAnsi="Times New Roman" w:cs="Times New Roman"/>
        </w:rPr>
        <w:t xml:space="preserve">Woodward, G., Bonada, N., Brown, L.E., Death, R.G., Durance, I., Gray, C., </w:t>
      </w:r>
      <w:r w:rsidRPr="00AC2C4B">
        <w:rPr>
          <w:rFonts w:ascii="Times New Roman" w:hAnsi="Times New Roman" w:cs="Times New Roman"/>
          <w:i/>
          <w:iCs/>
        </w:rPr>
        <w:t>et al.</w:t>
      </w:r>
      <w:r w:rsidRPr="00AC2C4B">
        <w:rPr>
          <w:rFonts w:ascii="Times New Roman" w:hAnsi="Times New Roman" w:cs="Times New Roman"/>
        </w:rPr>
        <w:t xml:space="preserve"> (2016). The effects of climatic fluctuations and extreme events on running water ecosystems. </w:t>
      </w:r>
      <w:r w:rsidRPr="00AC2C4B">
        <w:rPr>
          <w:rFonts w:ascii="Times New Roman" w:hAnsi="Times New Roman" w:cs="Times New Roman"/>
          <w:i/>
          <w:iCs/>
        </w:rPr>
        <w:t>Philosophical Transactions of the Royal Society B: Biological Sciences</w:t>
      </w:r>
      <w:r w:rsidRPr="00AC2C4B">
        <w:rPr>
          <w:rFonts w:ascii="Times New Roman" w:hAnsi="Times New Roman" w:cs="Times New Roman"/>
        </w:rPr>
        <w:t>, 371.</w:t>
      </w:r>
    </w:p>
    <w:p w14:paraId="2DD40892" w14:textId="77777777" w:rsidR="00AC2C4B" w:rsidRPr="00AC2C4B" w:rsidRDefault="00AC2C4B" w:rsidP="00024969">
      <w:pPr>
        <w:pStyle w:val="Bibliography"/>
        <w:ind w:left="851" w:hanging="851"/>
        <w:jc w:val="both"/>
        <w:rPr>
          <w:rFonts w:ascii="Times New Roman" w:hAnsi="Times New Roman" w:cs="Times New Roman"/>
        </w:rPr>
      </w:pPr>
      <w:r w:rsidRPr="00AC2C4B">
        <w:rPr>
          <w:rFonts w:ascii="Times New Roman" w:hAnsi="Times New Roman" w:cs="Times New Roman"/>
        </w:rPr>
        <w:t xml:space="preserve">Woolway, R.I., Albergel, C., Frölicher, T.L. &amp; Perroud, M. (2022). Severe Lake Heatwaves Attributable to Human‐Induced Global Warming. </w:t>
      </w:r>
      <w:r w:rsidRPr="00AC2C4B">
        <w:rPr>
          <w:rFonts w:ascii="Times New Roman" w:hAnsi="Times New Roman" w:cs="Times New Roman"/>
          <w:i/>
          <w:iCs/>
        </w:rPr>
        <w:t>Geophysical Research Letters</w:t>
      </w:r>
      <w:r w:rsidRPr="00AC2C4B">
        <w:rPr>
          <w:rFonts w:ascii="Times New Roman" w:hAnsi="Times New Roman" w:cs="Times New Roman"/>
        </w:rPr>
        <w:t>, 49, 1–10.</w:t>
      </w:r>
    </w:p>
    <w:p w14:paraId="3A5981E9" w14:textId="77777777" w:rsidR="00AC2C4B" w:rsidRPr="00024969" w:rsidRDefault="00AC2C4B" w:rsidP="00024969">
      <w:pPr>
        <w:pStyle w:val="Bibliography"/>
        <w:ind w:left="851" w:hanging="851"/>
        <w:jc w:val="both"/>
        <w:rPr>
          <w:rFonts w:ascii="Times New Roman" w:hAnsi="Times New Roman" w:cs="Times New Roman"/>
          <w:lang w:val="it-IT"/>
        </w:rPr>
      </w:pPr>
      <w:r w:rsidRPr="00AC2C4B">
        <w:rPr>
          <w:rFonts w:ascii="Times New Roman" w:hAnsi="Times New Roman" w:cs="Times New Roman"/>
        </w:rPr>
        <w:t xml:space="preserve">Woolway, R.I., Jennings, E., Shatwell, T., Golub, M., Pierson, D.C. &amp; Maberly, S.C. (2021). </w:t>
      </w:r>
      <w:r w:rsidRPr="00024969">
        <w:rPr>
          <w:rFonts w:ascii="Times New Roman" w:hAnsi="Times New Roman" w:cs="Times New Roman"/>
          <w:lang w:val="it-IT"/>
        </w:rPr>
        <w:t xml:space="preserve">Lake heatwaves under climate change. </w:t>
      </w:r>
      <w:r w:rsidRPr="00024969">
        <w:rPr>
          <w:rFonts w:ascii="Times New Roman" w:hAnsi="Times New Roman" w:cs="Times New Roman"/>
          <w:i/>
          <w:iCs/>
          <w:lang w:val="it-IT"/>
        </w:rPr>
        <w:t>Nature</w:t>
      </w:r>
      <w:r w:rsidRPr="00024969">
        <w:rPr>
          <w:rFonts w:ascii="Times New Roman" w:hAnsi="Times New Roman" w:cs="Times New Roman"/>
          <w:lang w:val="it-IT"/>
        </w:rPr>
        <w:t>, 589, 402–407.</w:t>
      </w:r>
    </w:p>
    <w:p w14:paraId="16D99C51" w14:textId="77777777" w:rsidR="00AC2C4B" w:rsidRPr="00AC2C4B" w:rsidRDefault="00AC2C4B" w:rsidP="00024969">
      <w:pPr>
        <w:pStyle w:val="Bibliography"/>
        <w:ind w:left="851" w:hanging="851"/>
        <w:jc w:val="both"/>
        <w:rPr>
          <w:rFonts w:ascii="Times New Roman" w:hAnsi="Times New Roman" w:cs="Times New Roman"/>
        </w:rPr>
      </w:pPr>
      <w:r w:rsidRPr="00024969">
        <w:rPr>
          <w:rFonts w:ascii="Times New Roman" w:hAnsi="Times New Roman" w:cs="Times New Roman"/>
          <w:lang w:val="it-IT"/>
        </w:rPr>
        <w:t xml:space="preserve">Yvon-Durocher, G., Caffrey, J.M., Cescatti, A., Dossena, M., Giorgio, P. del, Gasol, J.M., </w:t>
      </w:r>
      <w:r w:rsidRPr="00024969">
        <w:rPr>
          <w:rFonts w:ascii="Times New Roman" w:hAnsi="Times New Roman" w:cs="Times New Roman"/>
          <w:i/>
          <w:iCs/>
          <w:lang w:val="it-IT"/>
        </w:rPr>
        <w:t>et al.</w:t>
      </w:r>
      <w:r w:rsidRPr="00024969">
        <w:rPr>
          <w:rFonts w:ascii="Times New Roman" w:hAnsi="Times New Roman" w:cs="Times New Roman"/>
          <w:lang w:val="it-IT"/>
        </w:rPr>
        <w:t xml:space="preserve"> </w:t>
      </w:r>
      <w:r w:rsidRPr="00AC2C4B">
        <w:rPr>
          <w:rFonts w:ascii="Times New Roman" w:hAnsi="Times New Roman" w:cs="Times New Roman"/>
        </w:rPr>
        <w:t xml:space="preserve">(2012). Reconciling the temperature dependence of respiration across timescales and ecosystem types. </w:t>
      </w:r>
      <w:r w:rsidRPr="00AC2C4B">
        <w:rPr>
          <w:rFonts w:ascii="Times New Roman" w:hAnsi="Times New Roman" w:cs="Times New Roman"/>
          <w:i/>
          <w:iCs/>
        </w:rPr>
        <w:t>Nature</w:t>
      </w:r>
      <w:r w:rsidRPr="00AC2C4B">
        <w:rPr>
          <w:rFonts w:ascii="Times New Roman" w:hAnsi="Times New Roman" w:cs="Times New Roman"/>
        </w:rPr>
        <w:t>, 487, 472–476.</w:t>
      </w:r>
    </w:p>
    <w:p w14:paraId="5AC4C600" w14:textId="3FFD7EDF" w:rsidR="00A67FAE" w:rsidRPr="00DA10E6" w:rsidRDefault="0089183E" w:rsidP="00024969">
      <w:pPr>
        <w:spacing w:line="480" w:lineRule="auto"/>
        <w:ind w:left="851" w:hanging="851"/>
        <w:jc w:val="both"/>
        <w:rPr>
          <w:rFonts w:ascii="Times New Roman" w:hAnsi="Times New Roman" w:cs="Times New Roman"/>
        </w:rPr>
        <w:pPrChange w:id="1290" w:author="Francesco Polazzo" w:date="2024-10-11T10:54:00Z" w16du:dateUtc="2024-10-11T08:54:00Z">
          <w:pPr>
            <w:spacing w:line="480" w:lineRule="auto"/>
            <w:jc w:val="both"/>
          </w:pPr>
        </w:pPrChange>
      </w:pPr>
      <w:r>
        <w:rPr>
          <w:rFonts w:ascii="Times New Roman" w:hAnsi="Times New Roman" w:cs="Times New Roman"/>
        </w:rPr>
        <w:lastRenderedPageBreak/>
        <w:fldChar w:fldCharType="end"/>
      </w:r>
    </w:p>
    <w:p w14:paraId="1DEAF117" w14:textId="77777777" w:rsidR="00A67FAE" w:rsidRDefault="00A67FAE" w:rsidP="008279E9">
      <w:pPr>
        <w:spacing w:line="480" w:lineRule="auto"/>
        <w:jc w:val="both"/>
      </w:pPr>
    </w:p>
    <w:p w14:paraId="2C0F95A8" w14:textId="77777777" w:rsidR="000E4CF3" w:rsidRDefault="000E4CF3" w:rsidP="008279E9">
      <w:pPr>
        <w:spacing w:line="480" w:lineRule="auto"/>
        <w:jc w:val="both"/>
      </w:pPr>
    </w:p>
    <w:p w14:paraId="126CE6DA" w14:textId="31779B31" w:rsidR="000E4CF3" w:rsidDel="003847F6" w:rsidRDefault="000E4CF3" w:rsidP="008279E9">
      <w:pPr>
        <w:spacing w:line="480" w:lineRule="auto"/>
        <w:jc w:val="both"/>
        <w:rPr>
          <w:del w:id="1291" w:author="Andreu Rico Artero" w:date="2024-10-10T20:22:00Z" w16du:dateUtc="2024-10-10T18:22:00Z"/>
        </w:rPr>
      </w:pPr>
    </w:p>
    <w:p w14:paraId="2477A7B4" w14:textId="44B43607" w:rsidR="000E4CF3" w:rsidDel="003847F6" w:rsidRDefault="000E4CF3" w:rsidP="008279E9">
      <w:pPr>
        <w:spacing w:line="480" w:lineRule="auto"/>
        <w:jc w:val="both"/>
        <w:rPr>
          <w:del w:id="1292" w:author="Andreu Rico Artero" w:date="2024-10-10T20:22:00Z" w16du:dateUtc="2024-10-10T18:22:00Z"/>
        </w:rPr>
      </w:pPr>
    </w:p>
    <w:p w14:paraId="7D2BD49B" w14:textId="287A003A" w:rsidR="000E4CF3" w:rsidDel="003847F6" w:rsidRDefault="000E4CF3" w:rsidP="008279E9">
      <w:pPr>
        <w:spacing w:line="480" w:lineRule="auto"/>
        <w:jc w:val="both"/>
        <w:rPr>
          <w:del w:id="1293" w:author="Andreu Rico Artero" w:date="2024-10-10T20:22:00Z" w16du:dateUtc="2024-10-10T18:22:00Z"/>
        </w:rPr>
      </w:pPr>
    </w:p>
    <w:p w14:paraId="46A55781" w14:textId="52BF4F2D" w:rsidR="000E4CF3" w:rsidDel="003847F6" w:rsidRDefault="000E4CF3" w:rsidP="008279E9">
      <w:pPr>
        <w:spacing w:line="480" w:lineRule="auto"/>
        <w:jc w:val="both"/>
        <w:rPr>
          <w:del w:id="1294" w:author="Andreu Rico Artero" w:date="2024-10-10T20:22:00Z" w16du:dateUtc="2024-10-10T18:22:00Z"/>
        </w:rPr>
      </w:pPr>
    </w:p>
    <w:p w14:paraId="37E9160F" w14:textId="2C776C11" w:rsidR="000E4CF3" w:rsidDel="003847F6" w:rsidRDefault="000E4CF3" w:rsidP="008279E9">
      <w:pPr>
        <w:spacing w:line="480" w:lineRule="auto"/>
        <w:jc w:val="both"/>
        <w:rPr>
          <w:del w:id="1295" w:author="Andreu Rico Artero" w:date="2024-10-10T20:22:00Z" w16du:dateUtc="2024-10-10T18:22:00Z"/>
        </w:rPr>
      </w:pPr>
    </w:p>
    <w:p w14:paraId="1AA95CFA" w14:textId="590DF9C2" w:rsidR="000E4CF3" w:rsidDel="003847F6" w:rsidRDefault="000E4CF3" w:rsidP="008279E9">
      <w:pPr>
        <w:spacing w:line="480" w:lineRule="auto"/>
        <w:jc w:val="both"/>
        <w:rPr>
          <w:del w:id="1296" w:author="Andreu Rico Artero" w:date="2024-10-10T20:22:00Z" w16du:dateUtc="2024-10-10T18:22:00Z"/>
        </w:rPr>
      </w:pPr>
    </w:p>
    <w:p w14:paraId="1C4C8FB5" w14:textId="558FC885" w:rsidR="000E4CF3" w:rsidDel="003847F6" w:rsidRDefault="000E4CF3" w:rsidP="008279E9">
      <w:pPr>
        <w:spacing w:line="480" w:lineRule="auto"/>
        <w:jc w:val="both"/>
        <w:rPr>
          <w:del w:id="1297" w:author="Andreu Rico Artero" w:date="2024-10-10T20:22:00Z" w16du:dateUtc="2024-10-10T18:22:00Z"/>
        </w:rPr>
      </w:pPr>
    </w:p>
    <w:p w14:paraId="7B17D735" w14:textId="3A2E613B" w:rsidR="000E4CF3" w:rsidDel="003847F6" w:rsidRDefault="000E4CF3" w:rsidP="008279E9">
      <w:pPr>
        <w:spacing w:line="480" w:lineRule="auto"/>
        <w:jc w:val="both"/>
        <w:rPr>
          <w:del w:id="1298" w:author="Andreu Rico Artero" w:date="2024-10-10T20:22:00Z" w16du:dateUtc="2024-10-10T18:22:00Z"/>
        </w:rPr>
      </w:pPr>
    </w:p>
    <w:p w14:paraId="3A7760DE" w14:textId="102CAD81" w:rsidR="000E4CF3" w:rsidDel="003847F6" w:rsidRDefault="000E4CF3" w:rsidP="008279E9">
      <w:pPr>
        <w:spacing w:line="480" w:lineRule="auto"/>
        <w:jc w:val="both"/>
        <w:rPr>
          <w:del w:id="1299" w:author="Andreu Rico Artero" w:date="2024-10-10T20:22:00Z" w16du:dateUtc="2024-10-10T18:22:00Z"/>
        </w:rPr>
      </w:pPr>
    </w:p>
    <w:p w14:paraId="554FDE51" w14:textId="6D5CCB00" w:rsidR="000E4CF3" w:rsidDel="003847F6" w:rsidRDefault="000E4CF3" w:rsidP="008279E9">
      <w:pPr>
        <w:spacing w:line="480" w:lineRule="auto"/>
        <w:jc w:val="both"/>
        <w:rPr>
          <w:del w:id="1300" w:author="Andreu Rico Artero" w:date="2024-10-10T20:22:00Z" w16du:dateUtc="2024-10-10T18:22:00Z"/>
        </w:rPr>
      </w:pPr>
    </w:p>
    <w:p w14:paraId="284C4248" w14:textId="6FEF0971" w:rsidR="000E4CF3" w:rsidDel="003847F6" w:rsidRDefault="000E4CF3" w:rsidP="008279E9">
      <w:pPr>
        <w:spacing w:line="480" w:lineRule="auto"/>
        <w:jc w:val="both"/>
        <w:rPr>
          <w:del w:id="1301" w:author="Andreu Rico Artero" w:date="2024-10-10T20:22:00Z" w16du:dateUtc="2024-10-10T18:22:00Z"/>
        </w:rPr>
      </w:pPr>
    </w:p>
    <w:p w14:paraId="74ABD80E" w14:textId="51757E4C" w:rsidR="000E4CF3" w:rsidDel="003847F6" w:rsidRDefault="000E4CF3" w:rsidP="008279E9">
      <w:pPr>
        <w:spacing w:line="480" w:lineRule="auto"/>
        <w:jc w:val="both"/>
        <w:rPr>
          <w:del w:id="1302" w:author="Andreu Rico Artero" w:date="2024-10-10T20:22:00Z" w16du:dateUtc="2024-10-10T18:22:00Z"/>
        </w:rPr>
      </w:pPr>
    </w:p>
    <w:p w14:paraId="47B379C3" w14:textId="3EF75FE4" w:rsidR="000E4CF3" w:rsidDel="003847F6" w:rsidRDefault="000E4CF3" w:rsidP="008279E9">
      <w:pPr>
        <w:spacing w:line="480" w:lineRule="auto"/>
        <w:jc w:val="both"/>
        <w:rPr>
          <w:ins w:id="1303" w:author="Francesco Polazzo" w:date="2024-10-07T09:40:00Z" w16du:dateUtc="2024-10-07T07:40:00Z"/>
          <w:del w:id="1304" w:author="Andreu Rico Artero" w:date="2024-10-10T20:22:00Z" w16du:dateUtc="2024-10-10T18:22:00Z"/>
        </w:rPr>
      </w:pPr>
    </w:p>
    <w:p w14:paraId="3485248C" w14:textId="0112956C" w:rsidR="00F4060D" w:rsidDel="003847F6" w:rsidRDefault="00F4060D" w:rsidP="008279E9">
      <w:pPr>
        <w:spacing w:line="480" w:lineRule="auto"/>
        <w:jc w:val="both"/>
        <w:rPr>
          <w:ins w:id="1305" w:author="Francesco Polazzo" w:date="2024-10-07T09:40:00Z" w16du:dateUtc="2024-10-07T07:40:00Z"/>
          <w:del w:id="1306" w:author="Andreu Rico Artero" w:date="2024-10-10T20:22:00Z" w16du:dateUtc="2024-10-10T18:22:00Z"/>
        </w:rPr>
      </w:pPr>
    </w:p>
    <w:p w14:paraId="059E202A" w14:textId="34FAE230" w:rsidR="00F4060D" w:rsidDel="003847F6" w:rsidRDefault="00F4060D" w:rsidP="008279E9">
      <w:pPr>
        <w:spacing w:line="480" w:lineRule="auto"/>
        <w:jc w:val="both"/>
        <w:rPr>
          <w:ins w:id="1307" w:author="Francesco Polazzo" w:date="2024-10-07T09:40:00Z" w16du:dateUtc="2024-10-07T07:40:00Z"/>
          <w:del w:id="1308" w:author="Andreu Rico Artero" w:date="2024-10-10T20:22:00Z" w16du:dateUtc="2024-10-10T18:22:00Z"/>
        </w:rPr>
      </w:pPr>
    </w:p>
    <w:p w14:paraId="0A542CD0" w14:textId="7272A5F5" w:rsidR="00F4060D" w:rsidDel="003847F6" w:rsidRDefault="00F4060D" w:rsidP="008279E9">
      <w:pPr>
        <w:spacing w:line="480" w:lineRule="auto"/>
        <w:jc w:val="both"/>
        <w:rPr>
          <w:ins w:id="1309" w:author="Francesco Polazzo" w:date="2024-10-07T09:41:00Z" w16du:dateUtc="2024-10-07T07:41:00Z"/>
          <w:del w:id="1310" w:author="Andreu Rico Artero" w:date="2024-10-10T20:22:00Z" w16du:dateUtc="2024-10-10T18:22:00Z"/>
        </w:rPr>
      </w:pPr>
    </w:p>
    <w:p w14:paraId="7C214576" w14:textId="19DE462D" w:rsidR="00F4060D" w:rsidDel="003847F6" w:rsidRDefault="00F4060D" w:rsidP="008279E9">
      <w:pPr>
        <w:spacing w:line="480" w:lineRule="auto"/>
        <w:jc w:val="both"/>
        <w:rPr>
          <w:ins w:id="1311" w:author="Francesco Polazzo" w:date="2024-10-07T09:41:00Z" w16du:dateUtc="2024-10-07T07:41:00Z"/>
          <w:del w:id="1312" w:author="Andreu Rico Artero" w:date="2024-10-10T20:22:00Z" w16du:dateUtc="2024-10-10T18:22:00Z"/>
        </w:rPr>
      </w:pPr>
    </w:p>
    <w:p w14:paraId="2C9151E7" w14:textId="69BEB008" w:rsidR="00F4060D" w:rsidDel="003847F6" w:rsidRDefault="00F4060D" w:rsidP="008279E9">
      <w:pPr>
        <w:spacing w:line="480" w:lineRule="auto"/>
        <w:jc w:val="both"/>
        <w:rPr>
          <w:del w:id="1313" w:author="Andreu Rico Artero" w:date="2024-10-10T20:22:00Z" w16du:dateUtc="2024-10-10T18:22:00Z"/>
        </w:rPr>
      </w:pPr>
    </w:p>
    <w:p w14:paraId="122EEECE" w14:textId="7E1C475F" w:rsidR="00D54856" w:rsidRPr="00243A0E" w:rsidRDefault="00D54856">
      <w:pPr>
        <w:pStyle w:val="Heading2"/>
        <w:spacing w:line="480" w:lineRule="auto"/>
        <w:jc w:val="both"/>
        <w:rPr>
          <w:rFonts w:ascii="Times New Roman" w:eastAsiaTheme="minorHAnsi" w:hAnsi="Times New Roman" w:cs="Times New Roman"/>
          <w:b/>
          <w:bCs/>
          <w:color w:val="000000" w:themeColor="text1"/>
        </w:rPr>
        <w:pPrChange w:id="1314" w:author="Andreu Rico Artero" w:date="2024-10-10T20:00:00Z" w16du:dateUtc="2024-10-10T18:00:00Z">
          <w:pPr>
            <w:pStyle w:val="Heading2"/>
            <w:spacing w:line="480" w:lineRule="auto"/>
          </w:pPr>
        </w:pPrChange>
      </w:pPr>
      <w:r w:rsidRPr="00243A0E">
        <w:rPr>
          <w:rFonts w:ascii="Times New Roman" w:eastAsiaTheme="minorHAnsi" w:hAnsi="Times New Roman" w:cs="Times New Roman"/>
          <w:b/>
          <w:bCs/>
          <w:color w:val="000000" w:themeColor="text1"/>
        </w:rPr>
        <w:t>Appendix</w:t>
      </w:r>
    </w:p>
    <w:p w14:paraId="2DAB7D49" w14:textId="278C6639" w:rsidR="00133A49" w:rsidRDefault="00133A49" w:rsidP="008279E9">
      <w:pPr>
        <w:spacing w:line="480" w:lineRule="auto"/>
        <w:jc w:val="both"/>
        <w:rPr>
          <w:rFonts w:ascii="Times New Roman" w:hAnsi="Times New Roman" w:cs="Times New Roman"/>
        </w:rPr>
      </w:pPr>
      <w:r w:rsidRPr="00483B80">
        <w:rPr>
          <w:rFonts w:ascii="Times New Roman" w:hAnsi="Times New Roman" w:cs="Times New Roman"/>
          <w:b/>
          <w:bCs/>
        </w:rPr>
        <w:t>Table 1</w:t>
      </w:r>
      <w:r>
        <w:rPr>
          <w:rFonts w:ascii="Times New Roman" w:hAnsi="Times New Roman" w:cs="Times New Roman"/>
        </w:rPr>
        <w:t>. Results of the LMM analysing the effects of HW and time on</w:t>
      </w:r>
      <w:r w:rsidR="00A67FAE">
        <w:rPr>
          <w:rFonts w:ascii="Times New Roman" w:hAnsi="Times New Roman" w:cs="Times New Roman"/>
        </w:rPr>
        <w:t xml:space="preserve"> the</w:t>
      </w:r>
      <w:r>
        <w:rPr>
          <w:rFonts w:ascii="Times New Roman" w:hAnsi="Times New Roman" w:cs="Times New Roman"/>
        </w:rPr>
        <w:t xml:space="preserve"> DO</w:t>
      </w:r>
      <w:r w:rsidR="005E4CA6">
        <w:rPr>
          <w:rFonts w:ascii="Times New Roman" w:hAnsi="Times New Roman" w:cs="Times New Roman"/>
        </w:rPr>
        <w:t xml:space="preserve"> concentration</w:t>
      </w:r>
      <w:r>
        <w:rPr>
          <w:rFonts w:ascii="Times New Roman" w:hAnsi="Times New Roman" w:cs="Times New Roman"/>
        </w:rPr>
        <w:t>.</w:t>
      </w:r>
    </w:p>
    <w:tbl>
      <w:tblPr>
        <w:tblW w:w="3676" w:type="pct"/>
        <w:jc w:val="center"/>
        <w:tblLayout w:type="fixed"/>
        <w:tblLook w:val="0420" w:firstRow="1" w:lastRow="0" w:firstColumn="0" w:lastColumn="0" w:noHBand="0" w:noVBand="1"/>
      </w:tblPr>
      <w:tblGrid>
        <w:gridCol w:w="850"/>
        <w:gridCol w:w="2126"/>
        <w:gridCol w:w="911"/>
        <w:gridCol w:w="966"/>
        <w:gridCol w:w="750"/>
        <w:gridCol w:w="1033"/>
      </w:tblGrid>
      <w:tr w:rsidR="00B607B5" w:rsidRPr="005939A2" w14:paraId="6753330B" w14:textId="77777777" w:rsidTr="00B607B5">
        <w:trPr>
          <w:tblHeader/>
          <w:jc w:val="center"/>
          <w:ins w:id="1315" w:author="Francesco Polazzo" w:date="2024-10-07T09:40:00Z"/>
        </w:trPr>
        <w:tc>
          <w:tcPr>
            <w:tcW w:w="8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012632"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16" w:author="Francesco Polazzo" w:date="2024-10-07T09:40:00Z" w16du:dateUtc="2024-10-07T07:40:00Z"/>
                <w:rFonts w:ascii="Times New Roman" w:hAnsi="Times New Roman" w:cs="Times New Roman"/>
                <w:sz w:val="20"/>
                <w:szCs w:val="20"/>
              </w:rPr>
              <w:pPrChange w:id="131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18" w:author="Francesco Polazzo" w:date="2024-10-07T09:40:00Z" w16du:dateUtc="2024-10-07T07:40:00Z">
              <w:r w:rsidRPr="005939A2">
                <w:rPr>
                  <w:rFonts w:ascii="Times New Roman" w:eastAsia="Helvetica" w:hAnsi="Times New Roman" w:cs="Times New Roman"/>
                  <w:b/>
                  <w:color w:val="000000"/>
                  <w:sz w:val="20"/>
                  <w:szCs w:val="20"/>
                </w:rPr>
                <w:t>effect</w:t>
              </w:r>
            </w:ins>
          </w:p>
        </w:tc>
        <w:tc>
          <w:tcPr>
            <w:tcW w:w="21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230EDB"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19" w:author="Francesco Polazzo" w:date="2024-10-07T09:40:00Z" w16du:dateUtc="2024-10-07T07:40:00Z"/>
                <w:rFonts w:ascii="Times New Roman" w:hAnsi="Times New Roman" w:cs="Times New Roman"/>
                <w:sz w:val="20"/>
                <w:szCs w:val="20"/>
              </w:rPr>
              <w:pPrChange w:id="132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21" w:author="Francesco Polazzo" w:date="2024-10-07T09:40:00Z" w16du:dateUtc="2024-10-07T07:40:00Z">
              <w:r w:rsidRPr="005939A2">
                <w:rPr>
                  <w:rFonts w:ascii="Times New Roman" w:eastAsia="Helvetica" w:hAnsi="Times New Roman" w:cs="Times New Roman"/>
                  <w:b/>
                  <w:color w:val="000000"/>
                  <w:sz w:val="20"/>
                  <w:szCs w:val="20"/>
                </w:rPr>
                <w:t>term</w:t>
              </w:r>
            </w:ins>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D8DFF"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22" w:author="Francesco Polazzo" w:date="2024-10-07T09:40:00Z" w16du:dateUtc="2024-10-07T07:40:00Z"/>
                <w:rFonts w:ascii="Times New Roman" w:hAnsi="Times New Roman" w:cs="Times New Roman"/>
                <w:sz w:val="20"/>
                <w:szCs w:val="20"/>
              </w:rPr>
              <w:pPrChange w:id="132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24" w:author="Francesco Polazzo" w:date="2024-10-07T09:40:00Z" w16du:dateUtc="2024-10-07T07:40:00Z">
              <w:r w:rsidRPr="005939A2">
                <w:rPr>
                  <w:rFonts w:ascii="Times New Roman" w:eastAsia="Helvetica" w:hAnsi="Times New Roman" w:cs="Times New Roman"/>
                  <w:b/>
                  <w:color w:val="000000"/>
                  <w:sz w:val="20"/>
                  <w:szCs w:val="20"/>
                </w:rPr>
                <w:t>estimate</w:t>
              </w:r>
            </w:ins>
          </w:p>
        </w:tc>
        <w:tc>
          <w:tcPr>
            <w:tcW w:w="9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43F2F6"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25" w:author="Francesco Polazzo" w:date="2024-10-07T09:40:00Z" w16du:dateUtc="2024-10-07T07:40:00Z"/>
                <w:rFonts w:ascii="Times New Roman" w:hAnsi="Times New Roman" w:cs="Times New Roman"/>
                <w:sz w:val="20"/>
                <w:szCs w:val="20"/>
              </w:rPr>
              <w:pPrChange w:id="132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27" w:author="Francesco Polazzo" w:date="2024-10-07T09:40:00Z" w16du:dateUtc="2024-10-07T07:40:00Z">
              <w:r w:rsidRPr="005939A2">
                <w:rPr>
                  <w:rFonts w:ascii="Times New Roman" w:eastAsia="Helvetica" w:hAnsi="Times New Roman" w:cs="Times New Roman"/>
                  <w:b/>
                  <w:color w:val="000000"/>
                  <w:sz w:val="20"/>
                  <w:szCs w:val="20"/>
                </w:rPr>
                <w:t>2.5%</w:t>
              </w:r>
            </w:ins>
          </w:p>
        </w:tc>
        <w:tc>
          <w:tcPr>
            <w:tcW w:w="7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CCC780"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28" w:author="Francesco Polazzo" w:date="2024-10-07T09:40:00Z" w16du:dateUtc="2024-10-07T07:40:00Z"/>
                <w:rFonts w:ascii="Times New Roman" w:hAnsi="Times New Roman" w:cs="Times New Roman"/>
                <w:sz w:val="20"/>
                <w:szCs w:val="20"/>
              </w:rPr>
              <w:pPrChange w:id="132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30" w:author="Francesco Polazzo" w:date="2024-10-07T09:40:00Z" w16du:dateUtc="2024-10-07T07:40:00Z">
              <w:r w:rsidRPr="005939A2">
                <w:rPr>
                  <w:rFonts w:ascii="Times New Roman" w:eastAsia="Helvetica" w:hAnsi="Times New Roman" w:cs="Times New Roman"/>
                  <w:b/>
                  <w:color w:val="000000"/>
                  <w:sz w:val="20"/>
                  <w:szCs w:val="20"/>
                </w:rPr>
                <w:t>97.5%</w:t>
              </w:r>
            </w:ins>
          </w:p>
        </w:tc>
        <w:tc>
          <w:tcPr>
            <w:tcW w:w="1033" w:type="dxa"/>
            <w:tcBorders>
              <w:top w:val="single" w:sz="12" w:space="0" w:color="666666"/>
              <w:left w:val="none" w:sz="0" w:space="0" w:color="000000"/>
              <w:bottom w:val="single" w:sz="12" w:space="0" w:color="666666"/>
              <w:right w:val="none" w:sz="0" w:space="0" w:color="000000"/>
            </w:tcBorders>
            <w:shd w:val="clear" w:color="auto" w:fill="FFFFFF"/>
            <w:vAlign w:val="center"/>
          </w:tcPr>
          <w:p w14:paraId="1C0E1DFE"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31" w:author="Francesco Polazzo" w:date="2024-10-07T09:40:00Z" w16du:dateUtc="2024-10-07T07:40:00Z"/>
                <w:rFonts w:ascii="Times New Roman" w:eastAsia="Helvetica" w:hAnsi="Times New Roman" w:cs="Times New Roman"/>
                <w:b/>
                <w:color w:val="000000"/>
                <w:sz w:val="20"/>
                <w:szCs w:val="20"/>
              </w:rPr>
              <w:pPrChange w:id="133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1333" w:author="Francesco Polazzo" w:date="2024-10-07T09:40:00Z" w16du:dateUtc="2024-10-07T07:40:00Z">
              <w:r w:rsidRPr="005939A2">
                <w:rPr>
                  <w:rFonts w:ascii="Times New Roman" w:eastAsia="Helvetica" w:hAnsi="Times New Roman" w:cs="Times New Roman"/>
                  <w:b/>
                  <w:color w:val="000000"/>
                  <w:sz w:val="20"/>
                  <w:szCs w:val="20"/>
                </w:rPr>
                <w:t>p.value</w:t>
              </w:r>
              <w:proofErr w:type="spellEnd"/>
            </w:ins>
          </w:p>
        </w:tc>
      </w:tr>
      <w:tr w:rsidR="00B607B5" w:rsidRPr="005939A2" w14:paraId="2FDDADEC" w14:textId="77777777" w:rsidTr="00B607B5">
        <w:trPr>
          <w:jc w:val="center"/>
          <w:ins w:id="1334" w:author="Francesco Polazzo" w:date="2024-10-07T09:40:00Z"/>
        </w:trPr>
        <w:tc>
          <w:tcPr>
            <w:tcW w:w="8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DB508"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35" w:author="Francesco Polazzo" w:date="2024-10-07T09:40:00Z" w16du:dateUtc="2024-10-07T07:40:00Z"/>
                <w:rFonts w:ascii="Times New Roman" w:hAnsi="Times New Roman" w:cs="Times New Roman"/>
                <w:sz w:val="20"/>
                <w:szCs w:val="20"/>
              </w:rPr>
              <w:pPrChange w:id="133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37" w:author="Francesco Polazzo" w:date="2024-10-07T09:40:00Z" w16du:dateUtc="2024-10-07T07:40:00Z">
              <w:r w:rsidRPr="005939A2">
                <w:rPr>
                  <w:rFonts w:ascii="Times New Roman" w:eastAsia="Helvetica" w:hAnsi="Times New Roman" w:cs="Times New Roman"/>
                  <w:color w:val="000000"/>
                  <w:sz w:val="20"/>
                  <w:szCs w:val="20"/>
                </w:rPr>
                <w:t>fixed</w:t>
              </w:r>
            </w:ins>
          </w:p>
        </w:tc>
        <w:tc>
          <w:tcPr>
            <w:tcW w:w="21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6C3EE"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38" w:author="Francesco Polazzo" w:date="2024-10-07T09:40:00Z" w16du:dateUtc="2024-10-07T07:40:00Z"/>
                <w:rFonts w:ascii="Times New Roman" w:hAnsi="Times New Roman" w:cs="Times New Roman"/>
                <w:sz w:val="20"/>
                <w:szCs w:val="20"/>
              </w:rPr>
              <w:pPrChange w:id="133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40" w:author="Francesco Polazzo" w:date="2024-10-07T09:40:00Z" w16du:dateUtc="2024-10-07T07:40:00Z">
              <w:r w:rsidRPr="005939A2">
                <w:rPr>
                  <w:rFonts w:ascii="Times New Roman" w:eastAsia="Helvetica" w:hAnsi="Times New Roman" w:cs="Times New Roman"/>
                  <w:color w:val="000000"/>
                  <w:sz w:val="20"/>
                  <w:szCs w:val="20"/>
                </w:rPr>
                <w:t>(Intercept)</w:t>
              </w:r>
            </w:ins>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75B01"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41" w:author="Francesco Polazzo" w:date="2024-10-07T09:40:00Z" w16du:dateUtc="2024-10-07T07:40:00Z"/>
                <w:rFonts w:ascii="Times New Roman" w:hAnsi="Times New Roman" w:cs="Times New Roman"/>
                <w:sz w:val="20"/>
                <w:szCs w:val="20"/>
              </w:rPr>
              <w:pPrChange w:id="134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43" w:author="Francesco Polazzo" w:date="2024-10-07T09:40:00Z" w16du:dateUtc="2024-10-07T07:40:00Z">
              <w:r w:rsidRPr="005939A2">
                <w:rPr>
                  <w:rFonts w:ascii="Times New Roman" w:eastAsia="Helvetica" w:hAnsi="Times New Roman" w:cs="Times New Roman"/>
                  <w:color w:val="000000"/>
                  <w:sz w:val="20"/>
                  <w:szCs w:val="20"/>
                </w:rPr>
                <w:t>2.418</w:t>
              </w:r>
            </w:ins>
          </w:p>
        </w:tc>
        <w:tc>
          <w:tcPr>
            <w:tcW w:w="9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C6DC4"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44" w:author="Francesco Polazzo" w:date="2024-10-07T09:40:00Z" w16du:dateUtc="2024-10-07T07:40:00Z"/>
                <w:rFonts w:ascii="Times New Roman" w:hAnsi="Times New Roman" w:cs="Times New Roman"/>
                <w:sz w:val="20"/>
                <w:szCs w:val="20"/>
              </w:rPr>
              <w:pPrChange w:id="134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46" w:author="Francesco Polazzo" w:date="2024-10-07T09:40:00Z" w16du:dateUtc="2024-10-07T07:40:00Z">
              <w:r w:rsidRPr="005939A2">
                <w:rPr>
                  <w:rFonts w:ascii="Times New Roman" w:eastAsia="Helvetica" w:hAnsi="Times New Roman" w:cs="Times New Roman"/>
                  <w:color w:val="000000"/>
                  <w:sz w:val="20"/>
                  <w:szCs w:val="20"/>
                </w:rPr>
                <w:t>2.342</w:t>
              </w:r>
            </w:ins>
          </w:p>
        </w:tc>
        <w:tc>
          <w:tcPr>
            <w:tcW w:w="7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BEB4A"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47" w:author="Francesco Polazzo" w:date="2024-10-07T09:40:00Z" w16du:dateUtc="2024-10-07T07:40:00Z"/>
                <w:rFonts w:ascii="Times New Roman" w:hAnsi="Times New Roman" w:cs="Times New Roman"/>
                <w:sz w:val="20"/>
                <w:szCs w:val="20"/>
              </w:rPr>
              <w:pPrChange w:id="134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49" w:author="Francesco Polazzo" w:date="2024-10-07T09:40:00Z" w16du:dateUtc="2024-10-07T07:40:00Z">
              <w:r w:rsidRPr="005939A2">
                <w:rPr>
                  <w:rFonts w:ascii="Times New Roman" w:eastAsia="Helvetica" w:hAnsi="Times New Roman" w:cs="Times New Roman"/>
                  <w:color w:val="000000"/>
                  <w:sz w:val="20"/>
                  <w:szCs w:val="20"/>
                </w:rPr>
                <w:t>2.494</w:t>
              </w:r>
            </w:ins>
          </w:p>
        </w:tc>
        <w:tc>
          <w:tcPr>
            <w:tcW w:w="1033" w:type="dxa"/>
            <w:tcBorders>
              <w:top w:val="single" w:sz="12" w:space="0" w:color="666666"/>
              <w:left w:val="none" w:sz="0" w:space="0" w:color="000000"/>
              <w:bottom w:val="none" w:sz="0" w:space="0" w:color="000000"/>
              <w:right w:val="none" w:sz="0" w:space="0" w:color="000000"/>
            </w:tcBorders>
            <w:shd w:val="clear" w:color="auto" w:fill="FFFFFF"/>
            <w:vAlign w:val="center"/>
          </w:tcPr>
          <w:p w14:paraId="693E7615"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50" w:author="Francesco Polazzo" w:date="2024-10-07T09:40:00Z" w16du:dateUtc="2024-10-07T07:40:00Z"/>
                <w:rFonts w:ascii="Times New Roman" w:eastAsia="Helvetica" w:hAnsi="Times New Roman" w:cs="Times New Roman"/>
                <w:color w:val="000000"/>
                <w:sz w:val="20"/>
                <w:szCs w:val="20"/>
              </w:rPr>
              <w:pPrChange w:id="135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52" w:author="Francesco Polazzo" w:date="2024-10-07T09:40:00Z" w16du:dateUtc="2024-10-07T07:40:00Z">
              <w:r w:rsidRPr="005939A2">
                <w:rPr>
                  <w:rFonts w:ascii="Times New Roman" w:eastAsia="Helvetica" w:hAnsi="Times New Roman" w:cs="Times New Roman"/>
                  <w:color w:val="000000"/>
                  <w:sz w:val="20"/>
                  <w:szCs w:val="20"/>
                </w:rPr>
                <w:t>0.000</w:t>
              </w:r>
            </w:ins>
          </w:p>
        </w:tc>
      </w:tr>
      <w:tr w:rsidR="00B607B5" w:rsidRPr="005939A2" w14:paraId="12CEBA02" w14:textId="77777777" w:rsidTr="00B607B5">
        <w:trPr>
          <w:jc w:val="center"/>
          <w:ins w:id="1353" w:author="Francesco Polazzo" w:date="2024-10-07T09:40:00Z"/>
        </w:trPr>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78226"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54" w:author="Francesco Polazzo" w:date="2024-10-07T09:40:00Z" w16du:dateUtc="2024-10-07T07:40:00Z"/>
                <w:rFonts w:ascii="Times New Roman" w:hAnsi="Times New Roman" w:cs="Times New Roman"/>
                <w:b/>
                <w:bCs/>
                <w:sz w:val="20"/>
                <w:szCs w:val="20"/>
                <w:rPrChange w:id="1355" w:author="Francesco Polazzo" w:date="2024-10-07T09:41:00Z" w16du:dateUtc="2024-10-07T07:41:00Z">
                  <w:rPr>
                    <w:ins w:id="1356" w:author="Francesco Polazzo" w:date="2024-10-07T09:40:00Z" w16du:dateUtc="2024-10-07T07:40:00Z"/>
                    <w:rFonts w:ascii="Times New Roman" w:hAnsi="Times New Roman" w:cs="Times New Roman"/>
                    <w:sz w:val="20"/>
                    <w:szCs w:val="20"/>
                  </w:rPr>
                </w:rPrChange>
              </w:rPr>
              <w:pPrChange w:id="135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58" w:author="Francesco Polazzo" w:date="2024-10-07T09:40:00Z" w16du:dateUtc="2024-10-07T07:40:00Z">
              <w:r w:rsidRPr="00F4060D">
                <w:rPr>
                  <w:rFonts w:ascii="Times New Roman" w:eastAsia="Helvetica" w:hAnsi="Times New Roman" w:cs="Times New Roman"/>
                  <w:b/>
                  <w:bCs/>
                  <w:color w:val="000000"/>
                  <w:sz w:val="20"/>
                  <w:szCs w:val="20"/>
                  <w:rPrChange w:id="1359" w:author="Francesco Polazzo" w:date="2024-10-07T09:41:00Z" w16du:dateUtc="2024-10-07T07:41:00Z">
                    <w:rPr>
                      <w:rFonts w:ascii="Times New Roman" w:eastAsia="Helvetica" w:hAnsi="Times New Roman" w:cs="Times New Roman"/>
                      <w:color w:val="000000"/>
                      <w:sz w:val="20"/>
                      <w:szCs w:val="20"/>
                    </w:rPr>
                  </w:rPrChange>
                </w:rPr>
                <w:t>fixed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8BA09"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60" w:author="Francesco Polazzo" w:date="2024-10-07T09:40:00Z" w16du:dateUtc="2024-10-07T07:40:00Z"/>
                <w:rFonts w:ascii="Times New Roman" w:hAnsi="Times New Roman" w:cs="Times New Roman"/>
                <w:b/>
                <w:bCs/>
                <w:sz w:val="20"/>
                <w:szCs w:val="20"/>
                <w:rPrChange w:id="1361" w:author="Francesco Polazzo" w:date="2024-10-07T09:41:00Z" w16du:dateUtc="2024-10-07T07:41:00Z">
                  <w:rPr>
                    <w:ins w:id="1362" w:author="Francesco Polazzo" w:date="2024-10-07T09:40:00Z" w16du:dateUtc="2024-10-07T07:40:00Z"/>
                    <w:rFonts w:ascii="Times New Roman" w:hAnsi="Times New Roman" w:cs="Times New Roman"/>
                    <w:sz w:val="20"/>
                    <w:szCs w:val="20"/>
                  </w:rPr>
                </w:rPrChange>
              </w:rPr>
              <w:pPrChange w:id="136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1364" w:author="Francesco Polazzo" w:date="2024-10-07T09:40:00Z" w16du:dateUtc="2024-10-07T07:40:00Z">
              <w:r w:rsidRPr="00F4060D">
                <w:rPr>
                  <w:rFonts w:ascii="Times New Roman" w:eastAsia="Helvetica" w:hAnsi="Times New Roman" w:cs="Times New Roman"/>
                  <w:b/>
                  <w:bCs/>
                  <w:color w:val="000000"/>
                  <w:sz w:val="20"/>
                  <w:szCs w:val="20"/>
                  <w:rPrChange w:id="1365" w:author="Francesco Polazzo" w:date="2024-10-07T09:41:00Z" w16du:dateUtc="2024-10-07T07:41:00Z">
                    <w:rPr>
                      <w:rFonts w:ascii="Times New Roman" w:eastAsia="Helvetica" w:hAnsi="Times New Roman" w:cs="Times New Roman"/>
                      <w:color w:val="000000"/>
                      <w:sz w:val="20"/>
                      <w:szCs w:val="20"/>
                    </w:rPr>
                  </w:rPrChange>
                </w:rPr>
                <w:t>TreatmentHW</w:t>
              </w:r>
              <w:proofErr w:type="spellEnd"/>
            </w:ins>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590AA"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66" w:author="Francesco Polazzo" w:date="2024-10-07T09:40:00Z" w16du:dateUtc="2024-10-07T07:40:00Z"/>
                <w:rFonts w:ascii="Times New Roman" w:hAnsi="Times New Roman" w:cs="Times New Roman"/>
                <w:b/>
                <w:bCs/>
                <w:sz w:val="20"/>
                <w:szCs w:val="20"/>
                <w:rPrChange w:id="1367" w:author="Francesco Polazzo" w:date="2024-10-07T09:41:00Z" w16du:dateUtc="2024-10-07T07:41:00Z">
                  <w:rPr>
                    <w:ins w:id="1368" w:author="Francesco Polazzo" w:date="2024-10-07T09:40:00Z" w16du:dateUtc="2024-10-07T07:40:00Z"/>
                    <w:rFonts w:ascii="Times New Roman" w:hAnsi="Times New Roman" w:cs="Times New Roman"/>
                    <w:sz w:val="20"/>
                    <w:szCs w:val="20"/>
                  </w:rPr>
                </w:rPrChange>
              </w:rPr>
              <w:pPrChange w:id="136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70" w:author="Francesco Polazzo" w:date="2024-10-07T09:40:00Z" w16du:dateUtc="2024-10-07T07:40:00Z">
              <w:r w:rsidRPr="00F4060D">
                <w:rPr>
                  <w:rFonts w:ascii="Times New Roman" w:eastAsia="Helvetica" w:hAnsi="Times New Roman" w:cs="Times New Roman"/>
                  <w:b/>
                  <w:bCs/>
                  <w:color w:val="000000"/>
                  <w:sz w:val="20"/>
                  <w:szCs w:val="20"/>
                  <w:rPrChange w:id="1371" w:author="Francesco Polazzo" w:date="2024-10-07T09:41:00Z" w16du:dateUtc="2024-10-07T07:41:00Z">
                    <w:rPr>
                      <w:rFonts w:ascii="Times New Roman" w:eastAsia="Helvetica" w:hAnsi="Times New Roman" w:cs="Times New Roman"/>
                      <w:color w:val="000000"/>
                      <w:sz w:val="20"/>
                      <w:szCs w:val="20"/>
                    </w:rPr>
                  </w:rPrChange>
                </w:rPr>
                <w:t>0.121</w:t>
              </w:r>
            </w:ins>
          </w:p>
        </w:tc>
        <w:tc>
          <w:tcPr>
            <w:tcW w:w="9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C7066"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72" w:author="Francesco Polazzo" w:date="2024-10-07T09:40:00Z" w16du:dateUtc="2024-10-07T07:40:00Z"/>
                <w:rFonts w:ascii="Times New Roman" w:hAnsi="Times New Roman" w:cs="Times New Roman"/>
                <w:b/>
                <w:bCs/>
                <w:sz w:val="20"/>
                <w:szCs w:val="20"/>
                <w:rPrChange w:id="1373" w:author="Francesco Polazzo" w:date="2024-10-07T09:41:00Z" w16du:dateUtc="2024-10-07T07:41:00Z">
                  <w:rPr>
                    <w:ins w:id="1374" w:author="Francesco Polazzo" w:date="2024-10-07T09:40:00Z" w16du:dateUtc="2024-10-07T07:40:00Z"/>
                    <w:rFonts w:ascii="Times New Roman" w:hAnsi="Times New Roman" w:cs="Times New Roman"/>
                    <w:sz w:val="20"/>
                    <w:szCs w:val="20"/>
                  </w:rPr>
                </w:rPrChange>
              </w:rPr>
              <w:pPrChange w:id="137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76" w:author="Francesco Polazzo" w:date="2024-10-07T09:40:00Z" w16du:dateUtc="2024-10-07T07:40:00Z">
              <w:r w:rsidRPr="00F4060D">
                <w:rPr>
                  <w:rFonts w:ascii="Times New Roman" w:eastAsia="Helvetica" w:hAnsi="Times New Roman" w:cs="Times New Roman"/>
                  <w:b/>
                  <w:bCs/>
                  <w:color w:val="000000"/>
                  <w:sz w:val="20"/>
                  <w:szCs w:val="20"/>
                  <w:rPrChange w:id="1377" w:author="Francesco Polazzo" w:date="2024-10-07T09:41:00Z" w16du:dateUtc="2024-10-07T07:41:00Z">
                    <w:rPr>
                      <w:rFonts w:ascii="Times New Roman" w:eastAsia="Helvetica" w:hAnsi="Times New Roman" w:cs="Times New Roman"/>
                      <w:color w:val="000000"/>
                      <w:sz w:val="20"/>
                      <w:szCs w:val="20"/>
                    </w:rPr>
                  </w:rPrChange>
                </w:rPr>
                <w:t>0.013</w:t>
              </w:r>
            </w:ins>
          </w:p>
        </w:tc>
        <w:tc>
          <w:tcPr>
            <w:tcW w:w="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A736"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78" w:author="Francesco Polazzo" w:date="2024-10-07T09:40:00Z" w16du:dateUtc="2024-10-07T07:40:00Z"/>
                <w:rFonts w:ascii="Times New Roman" w:hAnsi="Times New Roman" w:cs="Times New Roman"/>
                <w:b/>
                <w:bCs/>
                <w:sz w:val="20"/>
                <w:szCs w:val="20"/>
                <w:rPrChange w:id="1379" w:author="Francesco Polazzo" w:date="2024-10-07T09:41:00Z" w16du:dateUtc="2024-10-07T07:41:00Z">
                  <w:rPr>
                    <w:ins w:id="1380" w:author="Francesco Polazzo" w:date="2024-10-07T09:40:00Z" w16du:dateUtc="2024-10-07T07:40:00Z"/>
                    <w:rFonts w:ascii="Times New Roman" w:hAnsi="Times New Roman" w:cs="Times New Roman"/>
                    <w:sz w:val="20"/>
                    <w:szCs w:val="20"/>
                  </w:rPr>
                </w:rPrChange>
              </w:rPr>
              <w:pPrChange w:id="138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82" w:author="Francesco Polazzo" w:date="2024-10-07T09:40:00Z" w16du:dateUtc="2024-10-07T07:40:00Z">
              <w:r w:rsidRPr="00F4060D">
                <w:rPr>
                  <w:rFonts w:ascii="Times New Roman" w:eastAsia="Helvetica" w:hAnsi="Times New Roman" w:cs="Times New Roman"/>
                  <w:b/>
                  <w:bCs/>
                  <w:color w:val="000000"/>
                  <w:sz w:val="20"/>
                  <w:szCs w:val="20"/>
                  <w:rPrChange w:id="1383" w:author="Francesco Polazzo" w:date="2024-10-07T09:41:00Z" w16du:dateUtc="2024-10-07T07:41:00Z">
                    <w:rPr>
                      <w:rFonts w:ascii="Times New Roman" w:eastAsia="Helvetica" w:hAnsi="Times New Roman" w:cs="Times New Roman"/>
                      <w:color w:val="000000"/>
                      <w:sz w:val="20"/>
                      <w:szCs w:val="20"/>
                    </w:rPr>
                  </w:rPrChange>
                </w:rPr>
                <w:t>0.228</w:t>
              </w:r>
            </w:ins>
          </w:p>
        </w:tc>
        <w:tc>
          <w:tcPr>
            <w:tcW w:w="1033" w:type="dxa"/>
            <w:tcBorders>
              <w:top w:val="none" w:sz="0" w:space="0" w:color="000000"/>
              <w:left w:val="none" w:sz="0" w:space="0" w:color="000000"/>
              <w:bottom w:val="none" w:sz="0" w:space="0" w:color="000000"/>
              <w:right w:val="none" w:sz="0" w:space="0" w:color="000000"/>
            </w:tcBorders>
            <w:shd w:val="clear" w:color="auto" w:fill="FFFFFF"/>
            <w:vAlign w:val="center"/>
          </w:tcPr>
          <w:p w14:paraId="099B9844"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84" w:author="Francesco Polazzo" w:date="2024-10-07T09:40:00Z" w16du:dateUtc="2024-10-07T07:40:00Z"/>
                <w:rFonts w:ascii="Times New Roman" w:eastAsia="Helvetica" w:hAnsi="Times New Roman" w:cs="Times New Roman"/>
                <w:b/>
                <w:bCs/>
                <w:color w:val="000000"/>
                <w:sz w:val="20"/>
                <w:szCs w:val="20"/>
                <w:rPrChange w:id="1385" w:author="Francesco Polazzo" w:date="2024-10-07T09:41:00Z" w16du:dateUtc="2024-10-07T07:41:00Z">
                  <w:rPr>
                    <w:ins w:id="1386" w:author="Francesco Polazzo" w:date="2024-10-07T09:40:00Z" w16du:dateUtc="2024-10-07T07:40:00Z"/>
                    <w:rFonts w:ascii="Times New Roman" w:eastAsia="Helvetica" w:hAnsi="Times New Roman" w:cs="Times New Roman"/>
                    <w:color w:val="000000"/>
                    <w:sz w:val="20"/>
                    <w:szCs w:val="20"/>
                  </w:rPr>
                </w:rPrChange>
              </w:rPr>
              <w:pPrChange w:id="138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88" w:author="Francesco Polazzo" w:date="2024-10-07T09:40:00Z" w16du:dateUtc="2024-10-07T07:40:00Z">
              <w:r w:rsidRPr="00F4060D">
                <w:rPr>
                  <w:rFonts w:ascii="Times New Roman" w:eastAsia="Helvetica" w:hAnsi="Times New Roman" w:cs="Times New Roman"/>
                  <w:b/>
                  <w:bCs/>
                  <w:color w:val="000000"/>
                  <w:sz w:val="20"/>
                  <w:szCs w:val="20"/>
                  <w:rPrChange w:id="1389" w:author="Francesco Polazzo" w:date="2024-10-07T09:41:00Z" w16du:dateUtc="2024-10-07T07:41:00Z">
                    <w:rPr>
                      <w:rFonts w:ascii="Times New Roman" w:eastAsia="Helvetica" w:hAnsi="Times New Roman" w:cs="Times New Roman"/>
                      <w:color w:val="000000"/>
                      <w:sz w:val="20"/>
                      <w:szCs w:val="20"/>
                    </w:rPr>
                  </w:rPrChange>
                </w:rPr>
                <w:t>0.046</w:t>
              </w:r>
            </w:ins>
          </w:p>
        </w:tc>
      </w:tr>
      <w:tr w:rsidR="00B607B5" w:rsidRPr="005939A2" w14:paraId="23BB2185" w14:textId="77777777" w:rsidTr="00B607B5">
        <w:trPr>
          <w:jc w:val="center"/>
          <w:ins w:id="1390" w:author="Francesco Polazzo" w:date="2024-10-07T09:40:00Z"/>
        </w:trPr>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89BDD"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91" w:author="Francesco Polazzo" w:date="2024-10-07T09:40:00Z" w16du:dateUtc="2024-10-07T07:40:00Z"/>
                <w:rFonts w:ascii="Times New Roman" w:hAnsi="Times New Roman" w:cs="Times New Roman"/>
                <w:sz w:val="20"/>
                <w:szCs w:val="20"/>
              </w:rPr>
              <w:pPrChange w:id="139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93" w:author="Francesco Polazzo" w:date="2024-10-07T09:40:00Z" w16du:dateUtc="2024-10-07T07:40:00Z">
              <w:r w:rsidRPr="005939A2">
                <w:rPr>
                  <w:rFonts w:ascii="Times New Roman" w:eastAsia="Helvetica" w:hAnsi="Times New Roman" w:cs="Times New Roman"/>
                  <w:color w:val="000000"/>
                  <w:sz w:val="20"/>
                  <w:szCs w:val="20"/>
                </w:rPr>
                <w:t>fixed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02688"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94" w:author="Francesco Polazzo" w:date="2024-10-07T09:40:00Z" w16du:dateUtc="2024-10-07T07:40:00Z"/>
                <w:rFonts w:ascii="Times New Roman" w:hAnsi="Times New Roman" w:cs="Times New Roman"/>
                <w:sz w:val="20"/>
                <w:szCs w:val="20"/>
              </w:rPr>
              <w:pPrChange w:id="139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96" w:author="Francesco Polazzo" w:date="2024-10-07T09:40:00Z" w16du:dateUtc="2024-10-07T07:40:00Z">
              <w:r w:rsidRPr="005939A2">
                <w:rPr>
                  <w:rFonts w:ascii="Times New Roman" w:eastAsia="Helvetica" w:hAnsi="Times New Roman" w:cs="Times New Roman"/>
                  <w:color w:val="000000"/>
                  <w:sz w:val="20"/>
                  <w:szCs w:val="20"/>
                </w:rPr>
                <w:t>Day</w:t>
              </w:r>
            </w:ins>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3008D"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397" w:author="Francesco Polazzo" w:date="2024-10-07T09:40:00Z" w16du:dateUtc="2024-10-07T07:40:00Z"/>
                <w:rFonts w:ascii="Times New Roman" w:hAnsi="Times New Roman" w:cs="Times New Roman"/>
                <w:sz w:val="20"/>
                <w:szCs w:val="20"/>
              </w:rPr>
              <w:pPrChange w:id="139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399" w:author="Francesco Polazzo" w:date="2024-10-07T09:40:00Z" w16du:dateUtc="2024-10-07T07:40:00Z">
              <w:r w:rsidRPr="005939A2">
                <w:rPr>
                  <w:rFonts w:ascii="Times New Roman" w:eastAsia="Helvetica" w:hAnsi="Times New Roman" w:cs="Times New Roman"/>
                  <w:color w:val="000000"/>
                  <w:sz w:val="20"/>
                  <w:szCs w:val="20"/>
                </w:rPr>
                <w:t>0.001</w:t>
              </w:r>
            </w:ins>
          </w:p>
        </w:tc>
        <w:tc>
          <w:tcPr>
            <w:tcW w:w="9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35706"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400" w:author="Francesco Polazzo" w:date="2024-10-07T09:40:00Z" w16du:dateUtc="2024-10-07T07:40:00Z"/>
                <w:rFonts w:ascii="Times New Roman" w:hAnsi="Times New Roman" w:cs="Times New Roman"/>
                <w:sz w:val="20"/>
                <w:szCs w:val="20"/>
              </w:rPr>
              <w:pPrChange w:id="140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402" w:author="Francesco Polazzo" w:date="2024-10-07T09:40:00Z" w16du:dateUtc="2024-10-07T07:40:00Z">
              <w:r w:rsidRPr="005939A2">
                <w:rPr>
                  <w:rFonts w:ascii="Times New Roman" w:eastAsia="Helvetica" w:hAnsi="Times New Roman" w:cs="Times New Roman"/>
                  <w:color w:val="000000"/>
                  <w:sz w:val="20"/>
                  <w:szCs w:val="20"/>
                </w:rPr>
                <w:t>-0.002</w:t>
              </w:r>
            </w:ins>
          </w:p>
        </w:tc>
        <w:tc>
          <w:tcPr>
            <w:tcW w:w="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E4A50"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403" w:author="Francesco Polazzo" w:date="2024-10-07T09:40:00Z" w16du:dateUtc="2024-10-07T07:40:00Z"/>
                <w:rFonts w:ascii="Times New Roman" w:hAnsi="Times New Roman" w:cs="Times New Roman"/>
                <w:sz w:val="20"/>
                <w:szCs w:val="20"/>
              </w:rPr>
              <w:pPrChange w:id="140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405" w:author="Francesco Polazzo" w:date="2024-10-07T09:40:00Z" w16du:dateUtc="2024-10-07T07:40:00Z">
              <w:r w:rsidRPr="005939A2">
                <w:rPr>
                  <w:rFonts w:ascii="Times New Roman" w:eastAsia="Helvetica" w:hAnsi="Times New Roman" w:cs="Times New Roman"/>
                  <w:color w:val="000000"/>
                  <w:sz w:val="20"/>
                  <w:szCs w:val="20"/>
                </w:rPr>
                <w:t>0.005</w:t>
              </w:r>
            </w:ins>
          </w:p>
        </w:tc>
        <w:tc>
          <w:tcPr>
            <w:tcW w:w="1033" w:type="dxa"/>
            <w:tcBorders>
              <w:top w:val="none" w:sz="0" w:space="0" w:color="000000"/>
              <w:left w:val="none" w:sz="0" w:space="0" w:color="000000"/>
              <w:bottom w:val="none" w:sz="0" w:space="0" w:color="000000"/>
              <w:right w:val="none" w:sz="0" w:space="0" w:color="000000"/>
            </w:tcBorders>
            <w:shd w:val="clear" w:color="auto" w:fill="FFFFFF"/>
            <w:vAlign w:val="center"/>
          </w:tcPr>
          <w:p w14:paraId="00459D55" w14:textId="77777777" w:rsidR="00B607B5" w:rsidRPr="005939A2"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406" w:author="Francesco Polazzo" w:date="2024-10-07T09:40:00Z" w16du:dateUtc="2024-10-07T07:40:00Z"/>
                <w:rFonts w:ascii="Times New Roman" w:eastAsia="Helvetica" w:hAnsi="Times New Roman" w:cs="Times New Roman"/>
                <w:color w:val="000000"/>
                <w:sz w:val="20"/>
                <w:szCs w:val="20"/>
              </w:rPr>
              <w:pPrChange w:id="140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408" w:author="Francesco Polazzo" w:date="2024-10-07T09:40:00Z" w16du:dateUtc="2024-10-07T07:40:00Z">
              <w:r w:rsidRPr="005939A2">
                <w:rPr>
                  <w:rFonts w:ascii="Times New Roman" w:eastAsia="Helvetica" w:hAnsi="Times New Roman" w:cs="Times New Roman"/>
                  <w:color w:val="000000"/>
                  <w:sz w:val="20"/>
                  <w:szCs w:val="20"/>
                </w:rPr>
                <w:t>0.483</w:t>
              </w:r>
            </w:ins>
          </w:p>
        </w:tc>
      </w:tr>
      <w:tr w:rsidR="00B607B5" w:rsidRPr="005939A2" w14:paraId="455F51AF" w14:textId="77777777" w:rsidTr="00B607B5">
        <w:trPr>
          <w:jc w:val="center"/>
          <w:ins w:id="1409" w:author="Francesco Polazzo" w:date="2024-10-07T09:40:00Z"/>
        </w:trPr>
        <w:tc>
          <w:tcPr>
            <w:tcW w:w="8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60D7B"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410" w:author="Francesco Polazzo" w:date="2024-10-07T09:40:00Z" w16du:dateUtc="2024-10-07T07:40:00Z"/>
                <w:rFonts w:ascii="Times New Roman" w:hAnsi="Times New Roman" w:cs="Times New Roman"/>
                <w:b/>
                <w:bCs/>
                <w:sz w:val="20"/>
                <w:szCs w:val="20"/>
                <w:rPrChange w:id="1411" w:author="Francesco Polazzo" w:date="2024-10-07T09:41:00Z" w16du:dateUtc="2024-10-07T07:41:00Z">
                  <w:rPr>
                    <w:ins w:id="1412" w:author="Francesco Polazzo" w:date="2024-10-07T09:40:00Z" w16du:dateUtc="2024-10-07T07:40:00Z"/>
                    <w:rFonts w:ascii="Times New Roman" w:hAnsi="Times New Roman" w:cs="Times New Roman"/>
                    <w:sz w:val="20"/>
                    <w:szCs w:val="20"/>
                  </w:rPr>
                </w:rPrChange>
              </w:rPr>
              <w:pPrChange w:id="141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414" w:author="Francesco Polazzo" w:date="2024-10-07T09:40:00Z" w16du:dateUtc="2024-10-07T07:40:00Z">
              <w:r w:rsidRPr="00F4060D">
                <w:rPr>
                  <w:rFonts w:ascii="Times New Roman" w:eastAsia="Helvetica" w:hAnsi="Times New Roman" w:cs="Times New Roman"/>
                  <w:b/>
                  <w:bCs/>
                  <w:color w:val="000000"/>
                  <w:sz w:val="20"/>
                  <w:szCs w:val="20"/>
                  <w:rPrChange w:id="1415" w:author="Francesco Polazzo" w:date="2024-10-07T09:41:00Z" w16du:dateUtc="2024-10-07T07:41:00Z">
                    <w:rPr>
                      <w:rFonts w:ascii="Times New Roman" w:eastAsia="Helvetica" w:hAnsi="Times New Roman" w:cs="Times New Roman"/>
                      <w:color w:val="000000"/>
                      <w:sz w:val="20"/>
                      <w:szCs w:val="20"/>
                    </w:rPr>
                  </w:rPrChange>
                </w:rPr>
                <w:t>fixed</w:t>
              </w:r>
            </w:ins>
          </w:p>
        </w:tc>
        <w:tc>
          <w:tcPr>
            <w:tcW w:w="21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B013DF"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416" w:author="Francesco Polazzo" w:date="2024-10-07T09:40:00Z" w16du:dateUtc="2024-10-07T07:40:00Z"/>
                <w:rFonts w:ascii="Times New Roman" w:hAnsi="Times New Roman" w:cs="Times New Roman"/>
                <w:b/>
                <w:bCs/>
                <w:sz w:val="20"/>
                <w:szCs w:val="20"/>
                <w:rPrChange w:id="1417" w:author="Francesco Polazzo" w:date="2024-10-07T09:41:00Z" w16du:dateUtc="2024-10-07T07:41:00Z">
                  <w:rPr>
                    <w:ins w:id="1418" w:author="Francesco Polazzo" w:date="2024-10-07T09:40:00Z" w16du:dateUtc="2024-10-07T07:40:00Z"/>
                    <w:rFonts w:ascii="Times New Roman" w:hAnsi="Times New Roman" w:cs="Times New Roman"/>
                    <w:sz w:val="20"/>
                    <w:szCs w:val="20"/>
                  </w:rPr>
                </w:rPrChange>
              </w:rPr>
              <w:pPrChange w:id="141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proofErr w:type="gramStart"/>
            <w:ins w:id="1420" w:author="Francesco Polazzo" w:date="2024-10-07T09:40:00Z" w16du:dateUtc="2024-10-07T07:40:00Z">
              <w:r w:rsidRPr="00F4060D">
                <w:rPr>
                  <w:rFonts w:ascii="Times New Roman" w:eastAsia="Helvetica" w:hAnsi="Times New Roman" w:cs="Times New Roman"/>
                  <w:b/>
                  <w:bCs/>
                  <w:color w:val="000000"/>
                  <w:sz w:val="20"/>
                  <w:szCs w:val="20"/>
                  <w:rPrChange w:id="1421" w:author="Francesco Polazzo" w:date="2024-10-07T09:41:00Z" w16du:dateUtc="2024-10-07T07:41:00Z">
                    <w:rPr>
                      <w:rFonts w:ascii="Times New Roman" w:eastAsia="Helvetica" w:hAnsi="Times New Roman" w:cs="Times New Roman"/>
                      <w:color w:val="000000"/>
                      <w:sz w:val="20"/>
                      <w:szCs w:val="20"/>
                    </w:rPr>
                  </w:rPrChange>
                </w:rPr>
                <w:t>TreatmentHW:Day</w:t>
              </w:r>
              <w:proofErr w:type="spellEnd"/>
              <w:proofErr w:type="gramEnd"/>
            </w:ins>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F727CF"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422" w:author="Francesco Polazzo" w:date="2024-10-07T09:40:00Z" w16du:dateUtc="2024-10-07T07:40:00Z"/>
                <w:rFonts w:ascii="Times New Roman" w:hAnsi="Times New Roman" w:cs="Times New Roman"/>
                <w:b/>
                <w:bCs/>
                <w:sz w:val="20"/>
                <w:szCs w:val="20"/>
                <w:rPrChange w:id="1423" w:author="Francesco Polazzo" w:date="2024-10-07T09:41:00Z" w16du:dateUtc="2024-10-07T07:41:00Z">
                  <w:rPr>
                    <w:ins w:id="1424" w:author="Francesco Polazzo" w:date="2024-10-07T09:40:00Z" w16du:dateUtc="2024-10-07T07:40:00Z"/>
                    <w:rFonts w:ascii="Times New Roman" w:hAnsi="Times New Roman" w:cs="Times New Roman"/>
                    <w:sz w:val="20"/>
                    <w:szCs w:val="20"/>
                  </w:rPr>
                </w:rPrChange>
              </w:rPr>
              <w:pPrChange w:id="142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426" w:author="Francesco Polazzo" w:date="2024-10-07T09:40:00Z" w16du:dateUtc="2024-10-07T07:40:00Z">
              <w:r w:rsidRPr="00F4060D">
                <w:rPr>
                  <w:rFonts w:ascii="Times New Roman" w:eastAsia="Helvetica" w:hAnsi="Times New Roman" w:cs="Times New Roman"/>
                  <w:b/>
                  <w:bCs/>
                  <w:color w:val="000000"/>
                  <w:sz w:val="20"/>
                  <w:szCs w:val="20"/>
                  <w:rPrChange w:id="1427" w:author="Francesco Polazzo" w:date="2024-10-07T09:41:00Z" w16du:dateUtc="2024-10-07T07:41:00Z">
                    <w:rPr>
                      <w:rFonts w:ascii="Times New Roman" w:eastAsia="Helvetica" w:hAnsi="Times New Roman" w:cs="Times New Roman"/>
                      <w:color w:val="000000"/>
                      <w:sz w:val="20"/>
                      <w:szCs w:val="20"/>
                    </w:rPr>
                  </w:rPrChange>
                </w:rPr>
                <w:t>-0.008</w:t>
              </w:r>
            </w:ins>
          </w:p>
        </w:tc>
        <w:tc>
          <w:tcPr>
            <w:tcW w:w="9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1196F1"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428" w:author="Francesco Polazzo" w:date="2024-10-07T09:40:00Z" w16du:dateUtc="2024-10-07T07:40:00Z"/>
                <w:rFonts w:ascii="Times New Roman" w:hAnsi="Times New Roman" w:cs="Times New Roman"/>
                <w:b/>
                <w:bCs/>
                <w:sz w:val="20"/>
                <w:szCs w:val="20"/>
                <w:rPrChange w:id="1429" w:author="Francesco Polazzo" w:date="2024-10-07T09:41:00Z" w16du:dateUtc="2024-10-07T07:41:00Z">
                  <w:rPr>
                    <w:ins w:id="1430" w:author="Francesco Polazzo" w:date="2024-10-07T09:40:00Z" w16du:dateUtc="2024-10-07T07:40:00Z"/>
                    <w:rFonts w:ascii="Times New Roman" w:hAnsi="Times New Roman" w:cs="Times New Roman"/>
                    <w:sz w:val="20"/>
                    <w:szCs w:val="20"/>
                  </w:rPr>
                </w:rPrChange>
              </w:rPr>
              <w:pPrChange w:id="143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432" w:author="Francesco Polazzo" w:date="2024-10-07T09:40:00Z" w16du:dateUtc="2024-10-07T07:40:00Z">
              <w:r w:rsidRPr="00F4060D">
                <w:rPr>
                  <w:rFonts w:ascii="Times New Roman" w:eastAsia="Helvetica" w:hAnsi="Times New Roman" w:cs="Times New Roman"/>
                  <w:b/>
                  <w:bCs/>
                  <w:color w:val="000000"/>
                  <w:sz w:val="20"/>
                  <w:szCs w:val="20"/>
                  <w:rPrChange w:id="1433" w:author="Francesco Polazzo" w:date="2024-10-07T09:41:00Z" w16du:dateUtc="2024-10-07T07:41:00Z">
                    <w:rPr>
                      <w:rFonts w:ascii="Times New Roman" w:eastAsia="Helvetica" w:hAnsi="Times New Roman" w:cs="Times New Roman"/>
                      <w:color w:val="000000"/>
                      <w:sz w:val="20"/>
                      <w:szCs w:val="20"/>
                    </w:rPr>
                  </w:rPrChange>
                </w:rPr>
                <w:t>-0.013</w:t>
              </w:r>
            </w:ins>
          </w:p>
        </w:tc>
        <w:tc>
          <w:tcPr>
            <w:tcW w:w="7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D87BE9"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434" w:author="Francesco Polazzo" w:date="2024-10-07T09:40:00Z" w16du:dateUtc="2024-10-07T07:40:00Z"/>
                <w:rFonts w:ascii="Times New Roman" w:hAnsi="Times New Roman" w:cs="Times New Roman"/>
                <w:b/>
                <w:bCs/>
                <w:sz w:val="20"/>
                <w:szCs w:val="20"/>
                <w:rPrChange w:id="1435" w:author="Francesco Polazzo" w:date="2024-10-07T09:41:00Z" w16du:dateUtc="2024-10-07T07:41:00Z">
                  <w:rPr>
                    <w:ins w:id="1436" w:author="Francesco Polazzo" w:date="2024-10-07T09:40:00Z" w16du:dateUtc="2024-10-07T07:40:00Z"/>
                    <w:rFonts w:ascii="Times New Roman" w:hAnsi="Times New Roman" w:cs="Times New Roman"/>
                    <w:sz w:val="20"/>
                    <w:szCs w:val="20"/>
                  </w:rPr>
                </w:rPrChange>
              </w:rPr>
              <w:pPrChange w:id="143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438" w:author="Francesco Polazzo" w:date="2024-10-07T09:40:00Z" w16du:dateUtc="2024-10-07T07:40:00Z">
              <w:r w:rsidRPr="00F4060D">
                <w:rPr>
                  <w:rFonts w:ascii="Times New Roman" w:eastAsia="Helvetica" w:hAnsi="Times New Roman" w:cs="Times New Roman"/>
                  <w:b/>
                  <w:bCs/>
                  <w:color w:val="000000"/>
                  <w:sz w:val="20"/>
                  <w:szCs w:val="20"/>
                  <w:rPrChange w:id="1439" w:author="Francesco Polazzo" w:date="2024-10-07T09:41:00Z" w16du:dateUtc="2024-10-07T07:41:00Z">
                    <w:rPr>
                      <w:rFonts w:ascii="Times New Roman" w:eastAsia="Helvetica" w:hAnsi="Times New Roman" w:cs="Times New Roman"/>
                      <w:color w:val="000000"/>
                      <w:sz w:val="20"/>
                      <w:szCs w:val="20"/>
                    </w:rPr>
                  </w:rPrChange>
                </w:rPr>
                <w:t>-0.003</w:t>
              </w:r>
            </w:ins>
          </w:p>
        </w:tc>
        <w:tc>
          <w:tcPr>
            <w:tcW w:w="1033" w:type="dxa"/>
            <w:tcBorders>
              <w:top w:val="none" w:sz="0" w:space="0" w:color="000000"/>
              <w:left w:val="none" w:sz="0" w:space="0" w:color="000000"/>
              <w:bottom w:val="single" w:sz="12" w:space="0" w:color="666666"/>
              <w:right w:val="none" w:sz="0" w:space="0" w:color="000000"/>
            </w:tcBorders>
            <w:shd w:val="clear" w:color="auto" w:fill="FFFFFF"/>
            <w:vAlign w:val="center"/>
          </w:tcPr>
          <w:p w14:paraId="381663E6" w14:textId="77777777" w:rsidR="00B607B5" w:rsidRPr="00F4060D"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440" w:author="Francesco Polazzo" w:date="2024-10-07T09:40:00Z" w16du:dateUtc="2024-10-07T07:40:00Z"/>
                <w:rFonts w:ascii="Times New Roman" w:eastAsia="Helvetica" w:hAnsi="Times New Roman" w:cs="Times New Roman"/>
                <w:b/>
                <w:bCs/>
                <w:color w:val="000000"/>
                <w:sz w:val="20"/>
                <w:szCs w:val="20"/>
                <w:rPrChange w:id="1441" w:author="Francesco Polazzo" w:date="2024-10-07T09:41:00Z" w16du:dateUtc="2024-10-07T07:41:00Z">
                  <w:rPr>
                    <w:ins w:id="1442" w:author="Francesco Polazzo" w:date="2024-10-07T09:40:00Z" w16du:dateUtc="2024-10-07T07:40:00Z"/>
                    <w:rFonts w:ascii="Times New Roman" w:eastAsia="Helvetica" w:hAnsi="Times New Roman" w:cs="Times New Roman"/>
                    <w:color w:val="000000"/>
                    <w:sz w:val="20"/>
                    <w:szCs w:val="20"/>
                  </w:rPr>
                </w:rPrChange>
              </w:rPr>
              <w:pPrChange w:id="144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444" w:author="Francesco Polazzo" w:date="2024-10-07T09:40:00Z" w16du:dateUtc="2024-10-07T07:40:00Z">
              <w:r w:rsidRPr="00F4060D">
                <w:rPr>
                  <w:rFonts w:ascii="Times New Roman" w:eastAsia="Helvetica" w:hAnsi="Times New Roman" w:cs="Times New Roman"/>
                  <w:b/>
                  <w:bCs/>
                  <w:color w:val="000000"/>
                  <w:sz w:val="20"/>
                  <w:szCs w:val="20"/>
                  <w:rPrChange w:id="1445" w:author="Francesco Polazzo" w:date="2024-10-07T09:41:00Z" w16du:dateUtc="2024-10-07T07:41:00Z">
                    <w:rPr>
                      <w:rFonts w:ascii="Times New Roman" w:eastAsia="Helvetica" w:hAnsi="Times New Roman" w:cs="Times New Roman"/>
                      <w:color w:val="000000"/>
                      <w:sz w:val="20"/>
                      <w:szCs w:val="20"/>
                    </w:rPr>
                  </w:rPrChange>
                </w:rPr>
                <w:t>0.003</w:t>
              </w:r>
            </w:ins>
          </w:p>
        </w:tc>
      </w:tr>
    </w:tbl>
    <w:p w14:paraId="6D8406FB" w14:textId="77777777" w:rsidR="00133A49" w:rsidRPr="00877DC3" w:rsidRDefault="00133A49" w:rsidP="008279E9">
      <w:pPr>
        <w:spacing w:line="480" w:lineRule="auto"/>
        <w:jc w:val="both"/>
        <w:rPr>
          <w:rFonts w:ascii="Times New Roman" w:hAnsi="Times New Roman" w:cs="Times New Roman"/>
        </w:rPr>
      </w:pPr>
    </w:p>
    <w:p w14:paraId="7D0CAD56" w14:textId="77777777" w:rsidR="00133A49" w:rsidRPr="00877DC3" w:rsidRDefault="00133A49" w:rsidP="008279E9">
      <w:pPr>
        <w:spacing w:line="480" w:lineRule="auto"/>
        <w:jc w:val="both"/>
        <w:rPr>
          <w:rFonts w:ascii="Times New Roman" w:hAnsi="Times New Roman" w:cs="Times New Roman"/>
        </w:rPr>
      </w:pPr>
    </w:p>
    <w:p w14:paraId="6A62BAA5" w14:textId="48780B67" w:rsidR="00133A49" w:rsidRPr="00877DC3" w:rsidRDefault="00133A49" w:rsidP="008279E9">
      <w:pPr>
        <w:spacing w:line="480" w:lineRule="auto"/>
        <w:jc w:val="both"/>
        <w:rPr>
          <w:rFonts w:ascii="Times New Roman" w:hAnsi="Times New Roman" w:cs="Times New Roman"/>
        </w:rPr>
      </w:pPr>
      <w:r w:rsidRPr="00483B80">
        <w:rPr>
          <w:rFonts w:ascii="Times New Roman" w:hAnsi="Times New Roman" w:cs="Times New Roman"/>
          <w:b/>
          <w:bCs/>
        </w:rPr>
        <w:t>Table 2</w:t>
      </w:r>
      <w:r>
        <w:rPr>
          <w:rFonts w:ascii="Times New Roman" w:hAnsi="Times New Roman" w:cs="Times New Roman"/>
        </w:rPr>
        <w:t>. Results of the post-hoc test (</w:t>
      </w:r>
      <w:r w:rsidRPr="00877DC3">
        <w:rPr>
          <w:rFonts w:ascii="Times New Roman" w:hAnsi="Times New Roman" w:cs="Times New Roman"/>
        </w:rPr>
        <w:t>estimated marginal means (EMMs) analysis</w:t>
      </w:r>
      <w:r>
        <w:rPr>
          <w:rFonts w:ascii="Times New Roman" w:hAnsi="Times New Roman" w:cs="Times New Roman"/>
        </w:rPr>
        <w:t xml:space="preserve">) </w:t>
      </w:r>
      <w:r w:rsidR="00AF2E21">
        <w:rPr>
          <w:rFonts w:ascii="Times New Roman" w:hAnsi="Times New Roman" w:cs="Times New Roman"/>
        </w:rPr>
        <w:t xml:space="preserve">of </w:t>
      </w:r>
      <w:r>
        <w:rPr>
          <w:rFonts w:ascii="Times New Roman" w:hAnsi="Times New Roman" w:cs="Times New Roman"/>
        </w:rPr>
        <w:t xml:space="preserve">the LMM assessing the effects of HWs and time on </w:t>
      </w:r>
      <w:r w:rsidR="00A67FAE">
        <w:rPr>
          <w:rFonts w:ascii="Times New Roman" w:hAnsi="Times New Roman" w:cs="Times New Roman"/>
        </w:rPr>
        <w:t xml:space="preserve">the </w:t>
      </w:r>
      <w:r>
        <w:rPr>
          <w:rFonts w:ascii="Times New Roman" w:hAnsi="Times New Roman" w:cs="Times New Roman"/>
        </w:rPr>
        <w:t>DO</w:t>
      </w:r>
      <w:r w:rsidR="00AF2E21">
        <w:rPr>
          <w:rFonts w:ascii="Times New Roman" w:hAnsi="Times New Roman" w:cs="Times New Roman"/>
        </w:rPr>
        <w:t xml:space="preserve"> concentration</w:t>
      </w:r>
      <w:r>
        <w:rPr>
          <w:rFonts w:ascii="Times New Roman" w:hAnsi="Times New Roman" w:cs="Times New Roman"/>
        </w:rPr>
        <w:t>.</w:t>
      </w:r>
    </w:p>
    <w:tbl>
      <w:tblPr>
        <w:tblW w:w="5000" w:type="pct"/>
        <w:jc w:val="center"/>
        <w:tblLook w:val="0420" w:firstRow="1" w:lastRow="0" w:firstColumn="0" w:lastColumn="0" w:noHBand="0" w:noVBand="1"/>
      </w:tblPr>
      <w:tblGrid>
        <w:gridCol w:w="1882"/>
        <w:gridCol w:w="382"/>
        <w:gridCol w:w="382"/>
        <w:gridCol w:w="649"/>
        <w:gridCol w:w="649"/>
        <w:gridCol w:w="459"/>
        <w:gridCol w:w="460"/>
        <w:gridCol w:w="534"/>
        <w:gridCol w:w="534"/>
        <w:gridCol w:w="518"/>
        <w:gridCol w:w="518"/>
        <w:gridCol w:w="617"/>
        <w:gridCol w:w="617"/>
        <w:gridCol w:w="819"/>
        <w:gridCol w:w="6"/>
      </w:tblGrid>
      <w:tr w:rsidR="00133A49" w:rsidRPr="00877DC3" w:rsidDel="00F4060D" w14:paraId="791F99E4" w14:textId="615ECD9A" w:rsidTr="00B607B5">
        <w:trPr>
          <w:gridAfter w:val="2"/>
          <w:tblHeader/>
          <w:jc w:val="center"/>
          <w:del w:id="1446" w:author="Francesco Polazzo" w:date="2024-10-07T09:41:00Z"/>
        </w:trPr>
        <w:tc>
          <w:tcPr>
            <w:tcW w:w="104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9F3643" w14:textId="4D8E6B35" w:rsidR="00133A49" w:rsidRPr="00877DC3" w:rsidDel="00F4060D" w:rsidRDefault="00133A49" w:rsidP="008279E9">
            <w:pPr>
              <w:spacing w:line="480" w:lineRule="auto"/>
              <w:ind w:left="100" w:right="100"/>
              <w:jc w:val="both"/>
              <w:rPr>
                <w:del w:id="1447" w:author="Francesco Polazzo" w:date="2024-10-07T09:41:00Z" w16du:dateUtc="2024-10-07T07:41:00Z"/>
                <w:rFonts w:ascii="Times New Roman" w:eastAsia="Times New Roman" w:hAnsi="Times New Roman" w:cs="Times New Roman"/>
                <w:kern w:val="0"/>
                <w14:ligatures w14:val="none"/>
              </w:rPr>
            </w:pPr>
            <w:del w:id="1448"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contrast</w:delText>
              </w:r>
            </w:del>
          </w:p>
        </w:tc>
        <w:tc>
          <w:tcPr>
            <w:tcW w:w="424"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F19EE0" w14:textId="65F8D33E" w:rsidR="00133A49" w:rsidRPr="00877DC3" w:rsidDel="00F4060D" w:rsidRDefault="00133A49" w:rsidP="008279E9">
            <w:pPr>
              <w:spacing w:line="480" w:lineRule="auto"/>
              <w:ind w:left="100" w:right="100"/>
              <w:jc w:val="both"/>
              <w:rPr>
                <w:del w:id="1449" w:author="Francesco Polazzo" w:date="2024-10-07T09:41:00Z" w16du:dateUtc="2024-10-07T07:41:00Z"/>
                <w:rFonts w:ascii="Times New Roman" w:eastAsia="Times New Roman" w:hAnsi="Times New Roman" w:cs="Times New Roman"/>
                <w:kern w:val="0"/>
                <w14:ligatures w14:val="none"/>
              </w:rPr>
            </w:pPr>
            <w:del w:id="1450"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Day</w:delText>
              </w:r>
            </w:del>
          </w:p>
        </w:tc>
        <w:tc>
          <w:tcPr>
            <w:tcW w:w="720"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68DEDA" w14:textId="70909331" w:rsidR="00133A49" w:rsidRPr="00877DC3" w:rsidDel="00F4060D" w:rsidRDefault="00133A49" w:rsidP="008279E9">
            <w:pPr>
              <w:spacing w:line="480" w:lineRule="auto"/>
              <w:ind w:left="100" w:right="100"/>
              <w:jc w:val="both"/>
              <w:rPr>
                <w:del w:id="1451" w:author="Francesco Polazzo" w:date="2024-10-07T09:41:00Z" w16du:dateUtc="2024-10-07T07:41:00Z"/>
                <w:rFonts w:ascii="Times New Roman" w:eastAsia="Times New Roman" w:hAnsi="Times New Roman" w:cs="Times New Roman"/>
                <w:kern w:val="0"/>
                <w14:ligatures w14:val="none"/>
              </w:rPr>
            </w:pPr>
            <w:del w:id="1452"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estimate</w:delText>
              </w:r>
            </w:del>
          </w:p>
        </w:tc>
        <w:tc>
          <w:tcPr>
            <w:tcW w:w="510"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3A251E" w14:textId="3E0A8376" w:rsidR="00133A49" w:rsidRPr="00877DC3" w:rsidDel="00F4060D" w:rsidRDefault="00133A49" w:rsidP="008279E9">
            <w:pPr>
              <w:spacing w:line="480" w:lineRule="auto"/>
              <w:ind w:left="100" w:right="100"/>
              <w:jc w:val="both"/>
              <w:rPr>
                <w:del w:id="1453" w:author="Francesco Polazzo" w:date="2024-10-07T09:41:00Z" w16du:dateUtc="2024-10-07T07:41:00Z"/>
                <w:rFonts w:ascii="Times New Roman" w:eastAsia="Times New Roman" w:hAnsi="Times New Roman" w:cs="Times New Roman"/>
                <w:kern w:val="0"/>
                <w14:ligatures w14:val="none"/>
              </w:rPr>
            </w:pPr>
            <w:del w:id="1454"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SE</w:delText>
              </w:r>
            </w:del>
          </w:p>
        </w:tc>
        <w:tc>
          <w:tcPr>
            <w:tcW w:w="592"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AEB429" w14:textId="319B491E" w:rsidR="00133A49" w:rsidRPr="00877DC3" w:rsidDel="00F4060D" w:rsidRDefault="00133A49" w:rsidP="008279E9">
            <w:pPr>
              <w:spacing w:line="480" w:lineRule="auto"/>
              <w:ind w:left="100" w:right="100"/>
              <w:jc w:val="both"/>
              <w:rPr>
                <w:del w:id="1455" w:author="Francesco Polazzo" w:date="2024-10-07T09:41:00Z" w16du:dateUtc="2024-10-07T07:41:00Z"/>
                <w:rFonts w:ascii="Times New Roman" w:eastAsia="Times New Roman" w:hAnsi="Times New Roman" w:cs="Times New Roman"/>
                <w:kern w:val="0"/>
                <w14:ligatures w14:val="none"/>
              </w:rPr>
            </w:pPr>
            <w:del w:id="1456"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df</w:delText>
              </w:r>
            </w:del>
          </w:p>
        </w:tc>
        <w:tc>
          <w:tcPr>
            <w:tcW w:w="574"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424E94" w14:textId="135A21B2" w:rsidR="00133A49" w:rsidRPr="00877DC3" w:rsidDel="00F4060D" w:rsidRDefault="00133A49" w:rsidP="008279E9">
            <w:pPr>
              <w:spacing w:line="480" w:lineRule="auto"/>
              <w:ind w:left="100" w:right="100"/>
              <w:jc w:val="both"/>
              <w:rPr>
                <w:del w:id="1457" w:author="Francesco Polazzo" w:date="2024-10-07T09:41:00Z" w16du:dateUtc="2024-10-07T07:41:00Z"/>
                <w:rFonts w:ascii="Times New Roman" w:eastAsia="Times New Roman" w:hAnsi="Times New Roman" w:cs="Times New Roman"/>
                <w:kern w:val="0"/>
                <w14:ligatures w14:val="none"/>
              </w:rPr>
            </w:pPr>
            <w:del w:id="1458"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t.ratio</w:delText>
              </w:r>
            </w:del>
          </w:p>
        </w:tc>
        <w:tc>
          <w:tcPr>
            <w:tcW w:w="684"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CD5AC1" w14:textId="5B798E8E" w:rsidR="00133A49" w:rsidRPr="00877DC3" w:rsidDel="00F4060D" w:rsidRDefault="00133A49" w:rsidP="008279E9">
            <w:pPr>
              <w:spacing w:line="480" w:lineRule="auto"/>
              <w:ind w:left="100" w:right="100"/>
              <w:jc w:val="both"/>
              <w:rPr>
                <w:del w:id="1459" w:author="Francesco Polazzo" w:date="2024-10-07T09:41:00Z" w16du:dateUtc="2024-10-07T07:41:00Z"/>
                <w:rFonts w:ascii="Times New Roman" w:eastAsia="Times New Roman" w:hAnsi="Times New Roman" w:cs="Times New Roman"/>
                <w:kern w:val="0"/>
                <w14:ligatures w14:val="none"/>
              </w:rPr>
            </w:pPr>
            <w:del w:id="1460"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p</w:delText>
              </w:r>
              <w:r w:rsidR="005E4CA6" w:rsidDel="00F4060D">
                <w:rPr>
                  <w:rFonts w:ascii="Times New Roman" w:eastAsia="Helvetica" w:hAnsi="Times New Roman" w:cs="Times New Roman"/>
                  <w:b/>
                  <w:color w:val="000000"/>
                  <w:kern w:val="0"/>
                  <w:sz w:val="22"/>
                  <w:szCs w:val="22"/>
                  <w14:ligatures w14:val="none"/>
                </w:rPr>
                <w:delText>-</w:delText>
              </w:r>
              <w:r w:rsidRPr="00877DC3" w:rsidDel="00F4060D">
                <w:rPr>
                  <w:rFonts w:ascii="Times New Roman" w:eastAsia="Helvetica" w:hAnsi="Times New Roman" w:cs="Times New Roman"/>
                  <w:b/>
                  <w:color w:val="000000"/>
                  <w:kern w:val="0"/>
                  <w:sz w:val="22"/>
                  <w:szCs w:val="22"/>
                  <w14:ligatures w14:val="none"/>
                </w:rPr>
                <w:delText>value</w:delText>
              </w:r>
            </w:del>
          </w:p>
        </w:tc>
      </w:tr>
      <w:tr w:rsidR="00133A49" w:rsidRPr="00877DC3" w:rsidDel="00F4060D" w14:paraId="02A2C7A8" w14:textId="0829719D" w:rsidTr="00B607B5">
        <w:trPr>
          <w:gridAfter w:val="2"/>
          <w:jc w:val="center"/>
          <w:del w:id="1461" w:author="Francesco Polazzo" w:date="2024-10-07T09:41:00Z"/>
        </w:trPr>
        <w:tc>
          <w:tcPr>
            <w:tcW w:w="104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FC2BA" w14:textId="335B7A18" w:rsidR="00133A49" w:rsidRPr="00877DC3" w:rsidDel="00F4060D" w:rsidRDefault="00133A49" w:rsidP="008279E9">
            <w:pPr>
              <w:spacing w:line="480" w:lineRule="auto"/>
              <w:ind w:left="100" w:right="100"/>
              <w:jc w:val="both"/>
              <w:rPr>
                <w:del w:id="1462" w:author="Francesco Polazzo" w:date="2024-10-07T09:41:00Z" w16du:dateUtc="2024-10-07T07:41:00Z"/>
                <w:rFonts w:ascii="Times New Roman" w:eastAsia="Times New Roman" w:hAnsi="Times New Roman" w:cs="Times New Roman"/>
                <w:kern w:val="0"/>
                <w14:ligatures w14:val="none"/>
              </w:rPr>
            </w:pPr>
            <w:del w:id="1463"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E4000" w14:textId="408DEEE9" w:rsidR="00133A49" w:rsidRPr="00877DC3" w:rsidDel="00F4060D" w:rsidRDefault="00133A49" w:rsidP="008279E9">
            <w:pPr>
              <w:spacing w:line="480" w:lineRule="auto"/>
              <w:ind w:left="100" w:right="100"/>
              <w:jc w:val="both"/>
              <w:rPr>
                <w:del w:id="1464" w:author="Francesco Polazzo" w:date="2024-10-07T09:41:00Z" w16du:dateUtc="2024-10-07T07:41:00Z"/>
                <w:rFonts w:ascii="Times New Roman" w:eastAsia="Times New Roman" w:hAnsi="Times New Roman" w:cs="Times New Roman"/>
                <w:kern w:val="0"/>
                <w14:ligatures w14:val="none"/>
              </w:rPr>
            </w:pPr>
            <w:del w:id="146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-4</w:delText>
              </w:r>
            </w:del>
          </w:p>
        </w:tc>
        <w:tc>
          <w:tcPr>
            <w:tcW w:w="720"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9FF16" w14:textId="1ABAAF9D" w:rsidR="00133A49" w:rsidRPr="00877DC3" w:rsidDel="00F4060D" w:rsidRDefault="00133A49" w:rsidP="008279E9">
            <w:pPr>
              <w:spacing w:line="480" w:lineRule="auto"/>
              <w:ind w:left="100" w:right="100"/>
              <w:jc w:val="both"/>
              <w:rPr>
                <w:del w:id="1466" w:author="Francesco Polazzo" w:date="2024-10-07T09:41:00Z" w16du:dateUtc="2024-10-07T07:41:00Z"/>
                <w:rFonts w:ascii="Times New Roman" w:eastAsia="Times New Roman" w:hAnsi="Times New Roman" w:cs="Times New Roman"/>
                <w:kern w:val="0"/>
                <w14:ligatures w14:val="none"/>
              </w:rPr>
            </w:pPr>
            <w:del w:id="1467"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-0.087</w:delText>
              </w:r>
            </w:del>
          </w:p>
        </w:tc>
        <w:tc>
          <w:tcPr>
            <w:tcW w:w="510"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BECF3" w14:textId="38AECC22" w:rsidR="00133A49" w:rsidRPr="00877DC3" w:rsidDel="00F4060D" w:rsidRDefault="00133A49" w:rsidP="008279E9">
            <w:pPr>
              <w:spacing w:line="480" w:lineRule="auto"/>
              <w:ind w:left="100" w:right="100"/>
              <w:jc w:val="both"/>
              <w:rPr>
                <w:del w:id="1468" w:author="Francesco Polazzo" w:date="2024-10-07T09:41:00Z" w16du:dateUtc="2024-10-07T07:41:00Z"/>
                <w:rFonts w:ascii="Times New Roman" w:eastAsia="Times New Roman" w:hAnsi="Times New Roman" w:cs="Times New Roman"/>
                <w:kern w:val="0"/>
                <w14:ligatures w14:val="none"/>
              </w:rPr>
            </w:pPr>
            <w:del w:id="1469"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0.063</w:delText>
              </w:r>
            </w:del>
          </w:p>
        </w:tc>
        <w:tc>
          <w:tcPr>
            <w:tcW w:w="592"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DE6CB" w14:textId="5BAFE75C" w:rsidR="00133A49" w:rsidRPr="00877DC3" w:rsidDel="00F4060D" w:rsidRDefault="00133A49" w:rsidP="008279E9">
            <w:pPr>
              <w:spacing w:line="480" w:lineRule="auto"/>
              <w:ind w:left="100" w:right="100"/>
              <w:jc w:val="both"/>
              <w:rPr>
                <w:del w:id="1470" w:author="Francesco Polazzo" w:date="2024-10-07T09:41:00Z" w16du:dateUtc="2024-10-07T07:41:00Z"/>
                <w:rFonts w:ascii="Times New Roman" w:eastAsia="Times New Roman" w:hAnsi="Times New Roman" w:cs="Times New Roman"/>
                <w:kern w:val="0"/>
                <w14:ligatures w14:val="none"/>
              </w:rPr>
            </w:pPr>
            <w:del w:id="1471"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35.683</w:delText>
              </w:r>
            </w:del>
          </w:p>
        </w:tc>
        <w:tc>
          <w:tcPr>
            <w:tcW w:w="574"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BBC49" w14:textId="1EB9AE31" w:rsidR="00133A49" w:rsidRPr="00877DC3" w:rsidDel="00F4060D" w:rsidRDefault="00133A49" w:rsidP="008279E9">
            <w:pPr>
              <w:spacing w:line="480" w:lineRule="auto"/>
              <w:ind w:left="100" w:right="100"/>
              <w:jc w:val="both"/>
              <w:rPr>
                <w:del w:id="1472" w:author="Francesco Polazzo" w:date="2024-10-07T09:41:00Z" w16du:dateUtc="2024-10-07T07:41:00Z"/>
                <w:rFonts w:ascii="Times New Roman" w:eastAsia="Times New Roman" w:hAnsi="Times New Roman" w:cs="Times New Roman"/>
                <w:kern w:val="0"/>
                <w14:ligatures w14:val="none"/>
              </w:rPr>
            </w:pPr>
            <w:del w:id="1473"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-1.381</w:delText>
              </w:r>
            </w:del>
          </w:p>
        </w:tc>
        <w:tc>
          <w:tcPr>
            <w:tcW w:w="684"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2FB63" w14:textId="73972312" w:rsidR="00133A49" w:rsidRPr="00877DC3" w:rsidDel="00F4060D" w:rsidRDefault="00133A49" w:rsidP="008279E9">
            <w:pPr>
              <w:spacing w:line="480" w:lineRule="auto"/>
              <w:ind w:left="100" w:right="100"/>
              <w:jc w:val="both"/>
              <w:rPr>
                <w:del w:id="1474" w:author="Francesco Polazzo" w:date="2024-10-07T09:41:00Z" w16du:dateUtc="2024-10-07T07:41:00Z"/>
                <w:rFonts w:ascii="Times New Roman" w:eastAsia="Times New Roman" w:hAnsi="Times New Roman" w:cs="Times New Roman"/>
                <w:kern w:val="0"/>
                <w14:ligatures w14:val="none"/>
              </w:rPr>
            </w:pPr>
            <w:del w:id="147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0.176</w:delText>
              </w:r>
            </w:del>
          </w:p>
        </w:tc>
      </w:tr>
      <w:tr w:rsidR="00133A49" w:rsidRPr="00877DC3" w:rsidDel="00F4060D" w14:paraId="57E1F7EF" w14:textId="572FE022" w:rsidTr="00B607B5">
        <w:trPr>
          <w:gridAfter w:val="2"/>
          <w:jc w:val="center"/>
          <w:del w:id="1476" w:author="Francesco Polazzo" w:date="2024-10-07T09:41:00Z"/>
        </w:trPr>
        <w:tc>
          <w:tcPr>
            <w:tcW w:w="10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21E78" w14:textId="270D4793" w:rsidR="00133A49" w:rsidRPr="00877DC3" w:rsidDel="00F4060D" w:rsidRDefault="00133A49" w:rsidP="008279E9">
            <w:pPr>
              <w:spacing w:line="480" w:lineRule="auto"/>
              <w:ind w:left="100" w:right="100"/>
              <w:jc w:val="both"/>
              <w:rPr>
                <w:del w:id="1477" w:author="Francesco Polazzo" w:date="2024-10-07T09:41:00Z" w16du:dateUtc="2024-10-07T07:41:00Z"/>
                <w:rFonts w:ascii="Times New Roman" w:eastAsia="Times New Roman" w:hAnsi="Times New Roman" w:cs="Times New Roman"/>
                <w:kern w:val="0"/>
                <w14:ligatures w14:val="none"/>
              </w:rPr>
            </w:pPr>
            <w:del w:id="1478"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7C267" w14:textId="12676A90" w:rsidR="00133A49" w:rsidRPr="00877DC3" w:rsidDel="00F4060D" w:rsidRDefault="00133A49" w:rsidP="008279E9">
            <w:pPr>
              <w:spacing w:line="480" w:lineRule="auto"/>
              <w:ind w:left="100" w:right="100"/>
              <w:jc w:val="both"/>
              <w:rPr>
                <w:del w:id="1479" w:author="Francesco Polazzo" w:date="2024-10-07T09:41:00Z" w16du:dateUtc="2024-10-07T07:41:00Z"/>
                <w:rFonts w:ascii="Times New Roman" w:eastAsia="Times New Roman" w:hAnsi="Times New Roman" w:cs="Times New Roman"/>
                <w:kern w:val="0"/>
                <w14:ligatures w14:val="none"/>
              </w:rPr>
            </w:pPr>
            <w:del w:id="148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w:delText>
              </w:r>
            </w:del>
          </w:p>
        </w:tc>
        <w:tc>
          <w:tcPr>
            <w:tcW w:w="72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9CDF8" w14:textId="71018C04" w:rsidR="00133A49" w:rsidRPr="00877DC3" w:rsidDel="00F4060D" w:rsidRDefault="00133A49" w:rsidP="008279E9">
            <w:pPr>
              <w:spacing w:line="480" w:lineRule="auto"/>
              <w:ind w:left="100" w:right="100"/>
              <w:jc w:val="both"/>
              <w:rPr>
                <w:del w:id="1481" w:author="Francesco Polazzo" w:date="2024-10-07T09:41:00Z" w16du:dateUtc="2024-10-07T07:41:00Z"/>
                <w:rFonts w:ascii="Times New Roman" w:eastAsia="Times New Roman" w:hAnsi="Times New Roman" w:cs="Times New Roman"/>
                <w:kern w:val="0"/>
                <w14:ligatures w14:val="none"/>
              </w:rPr>
            </w:pPr>
            <w:del w:id="1482"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-0.040</w:delText>
              </w:r>
            </w:del>
          </w:p>
        </w:tc>
        <w:tc>
          <w:tcPr>
            <w:tcW w:w="51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F9A27" w14:textId="4476D5C3" w:rsidR="00133A49" w:rsidRPr="00877DC3" w:rsidDel="00F4060D" w:rsidRDefault="00133A49" w:rsidP="008279E9">
            <w:pPr>
              <w:spacing w:line="480" w:lineRule="auto"/>
              <w:ind w:left="100" w:right="100"/>
              <w:jc w:val="both"/>
              <w:rPr>
                <w:del w:id="1483" w:author="Francesco Polazzo" w:date="2024-10-07T09:41:00Z" w16du:dateUtc="2024-10-07T07:41:00Z"/>
                <w:rFonts w:ascii="Times New Roman" w:eastAsia="Times New Roman" w:hAnsi="Times New Roman" w:cs="Times New Roman"/>
                <w:kern w:val="0"/>
                <w14:ligatures w14:val="none"/>
              </w:rPr>
            </w:pPr>
            <w:del w:id="1484"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0.050</w:delText>
              </w:r>
            </w:del>
          </w:p>
        </w:tc>
        <w:tc>
          <w:tcPr>
            <w:tcW w:w="592"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9BC23" w14:textId="2224EF4E" w:rsidR="00133A49" w:rsidRPr="00877DC3" w:rsidDel="00F4060D" w:rsidRDefault="00133A49" w:rsidP="008279E9">
            <w:pPr>
              <w:spacing w:line="480" w:lineRule="auto"/>
              <w:ind w:left="100" w:right="100"/>
              <w:jc w:val="both"/>
              <w:rPr>
                <w:del w:id="1485" w:author="Francesco Polazzo" w:date="2024-10-07T09:41:00Z" w16du:dateUtc="2024-10-07T07:41:00Z"/>
                <w:rFonts w:ascii="Times New Roman" w:eastAsia="Times New Roman" w:hAnsi="Times New Roman" w:cs="Times New Roman"/>
                <w:kern w:val="0"/>
                <w14:ligatures w14:val="none"/>
              </w:rPr>
            </w:pPr>
            <w:del w:id="1486"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19.228</w:delText>
              </w:r>
            </w:del>
          </w:p>
        </w:tc>
        <w:tc>
          <w:tcPr>
            <w:tcW w:w="57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348C2" w14:textId="7799AACF" w:rsidR="00133A49" w:rsidRPr="00877DC3" w:rsidDel="00F4060D" w:rsidRDefault="00133A49" w:rsidP="008279E9">
            <w:pPr>
              <w:spacing w:line="480" w:lineRule="auto"/>
              <w:ind w:left="100" w:right="100"/>
              <w:jc w:val="both"/>
              <w:rPr>
                <w:del w:id="1487" w:author="Francesco Polazzo" w:date="2024-10-07T09:41:00Z" w16du:dateUtc="2024-10-07T07:41:00Z"/>
                <w:rFonts w:ascii="Times New Roman" w:eastAsia="Times New Roman" w:hAnsi="Times New Roman" w:cs="Times New Roman"/>
                <w:kern w:val="0"/>
                <w14:ligatures w14:val="none"/>
              </w:rPr>
            </w:pPr>
            <w:del w:id="1488"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-0.802</w:delText>
              </w:r>
            </w:del>
          </w:p>
        </w:tc>
        <w:tc>
          <w:tcPr>
            <w:tcW w:w="68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AFD3F" w14:textId="2F40775C" w:rsidR="00133A49" w:rsidRPr="00877DC3" w:rsidDel="00F4060D" w:rsidRDefault="00133A49" w:rsidP="008279E9">
            <w:pPr>
              <w:spacing w:line="480" w:lineRule="auto"/>
              <w:ind w:left="100" w:right="100"/>
              <w:jc w:val="both"/>
              <w:rPr>
                <w:del w:id="1489" w:author="Francesco Polazzo" w:date="2024-10-07T09:41:00Z" w16du:dateUtc="2024-10-07T07:41:00Z"/>
                <w:rFonts w:ascii="Times New Roman" w:eastAsia="Times New Roman" w:hAnsi="Times New Roman" w:cs="Times New Roman"/>
                <w:kern w:val="0"/>
                <w14:ligatures w14:val="none"/>
              </w:rPr>
            </w:pPr>
            <w:del w:id="149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0.432</w:delText>
              </w:r>
            </w:del>
          </w:p>
        </w:tc>
      </w:tr>
      <w:tr w:rsidR="00133A49" w:rsidRPr="00877DC3" w:rsidDel="00F4060D" w14:paraId="6E980789" w14:textId="206366BE" w:rsidTr="00B607B5">
        <w:trPr>
          <w:gridAfter w:val="2"/>
          <w:jc w:val="center"/>
          <w:del w:id="1491" w:author="Francesco Polazzo" w:date="2024-10-07T09:41:00Z"/>
        </w:trPr>
        <w:tc>
          <w:tcPr>
            <w:tcW w:w="10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15F73" w14:textId="095EDDC0" w:rsidR="00133A49" w:rsidRPr="00877DC3" w:rsidDel="00F4060D" w:rsidRDefault="00133A49" w:rsidP="008279E9">
            <w:pPr>
              <w:spacing w:line="480" w:lineRule="auto"/>
              <w:ind w:left="100" w:right="100"/>
              <w:jc w:val="both"/>
              <w:rPr>
                <w:del w:id="1492" w:author="Francesco Polazzo" w:date="2024-10-07T09:41:00Z" w16du:dateUtc="2024-10-07T07:41:00Z"/>
                <w:rFonts w:ascii="Times New Roman" w:eastAsia="Times New Roman" w:hAnsi="Times New Roman" w:cs="Times New Roman"/>
                <w:kern w:val="0"/>
                <w14:ligatures w14:val="none"/>
              </w:rPr>
            </w:pPr>
            <w:del w:id="1493"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7758D" w14:textId="686AC09F" w:rsidR="00133A49" w:rsidRPr="00877DC3" w:rsidDel="00F4060D" w:rsidRDefault="00133A49" w:rsidP="008279E9">
            <w:pPr>
              <w:spacing w:line="480" w:lineRule="auto"/>
              <w:ind w:left="100" w:right="100"/>
              <w:jc w:val="both"/>
              <w:rPr>
                <w:del w:id="1494" w:author="Francesco Polazzo" w:date="2024-10-07T09:41:00Z" w16du:dateUtc="2024-10-07T07:41:00Z"/>
                <w:rFonts w:ascii="Times New Roman" w:eastAsia="Times New Roman" w:hAnsi="Times New Roman" w:cs="Times New Roman"/>
                <w:kern w:val="0"/>
                <w14:ligatures w14:val="none"/>
              </w:rPr>
            </w:pPr>
            <w:del w:id="149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10</w:delText>
              </w:r>
            </w:del>
          </w:p>
        </w:tc>
        <w:tc>
          <w:tcPr>
            <w:tcW w:w="72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57398" w14:textId="75EBF0A6" w:rsidR="00133A49" w:rsidRPr="00877DC3" w:rsidDel="00F4060D" w:rsidRDefault="00133A49" w:rsidP="008279E9">
            <w:pPr>
              <w:spacing w:line="480" w:lineRule="auto"/>
              <w:ind w:left="100" w:right="100"/>
              <w:jc w:val="both"/>
              <w:rPr>
                <w:del w:id="1496" w:author="Francesco Polazzo" w:date="2024-10-07T09:41:00Z" w16du:dateUtc="2024-10-07T07:41:00Z"/>
                <w:rFonts w:ascii="Times New Roman" w:eastAsia="Times New Roman" w:hAnsi="Times New Roman" w:cs="Times New Roman"/>
                <w:kern w:val="0"/>
                <w14:ligatures w14:val="none"/>
              </w:rPr>
            </w:pPr>
            <w:del w:id="1497"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0.007</w:delText>
              </w:r>
            </w:del>
          </w:p>
        </w:tc>
        <w:tc>
          <w:tcPr>
            <w:tcW w:w="51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07219" w14:textId="6A0B8594" w:rsidR="00133A49" w:rsidRPr="00877DC3" w:rsidDel="00F4060D" w:rsidRDefault="00133A49" w:rsidP="008279E9">
            <w:pPr>
              <w:spacing w:line="480" w:lineRule="auto"/>
              <w:ind w:left="100" w:right="100"/>
              <w:jc w:val="both"/>
              <w:rPr>
                <w:del w:id="1498" w:author="Francesco Polazzo" w:date="2024-10-07T09:41:00Z" w16du:dateUtc="2024-10-07T07:41:00Z"/>
                <w:rFonts w:ascii="Times New Roman" w:eastAsia="Times New Roman" w:hAnsi="Times New Roman" w:cs="Times New Roman"/>
                <w:kern w:val="0"/>
                <w14:ligatures w14:val="none"/>
              </w:rPr>
            </w:pPr>
            <w:del w:id="1499"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0.040</w:delText>
              </w:r>
            </w:del>
          </w:p>
        </w:tc>
        <w:tc>
          <w:tcPr>
            <w:tcW w:w="592"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607CC" w14:textId="2E54083C" w:rsidR="00133A49" w:rsidRPr="00877DC3" w:rsidDel="00F4060D" w:rsidRDefault="00133A49" w:rsidP="008279E9">
            <w:pPr>
              <w:spacing w:line="480" w:lineRule="auto"/>
              <w:ind w:left="100" w:right="100"/>
              <w:jc w:val="both"/>
              <w:rPr>
                <w:del w:id="1500" w:author="Francesco Polazzo" w:date="2024-10-07T09:41:00Z" w16du:dateUtc="2024-10-07T07:41:00Z"/>
                <w:rFonts w:ascii="Times New Roman" w:eastAsia="Times New Roman" w:hAnsi="Times New Roman" w:cs="Times New Roman"/>
                <w:kern w:val="0"/>
                <w14:ligatures w14:val="none"/>
              </w:rPr>
            </w:pPr>
            <w:del w:id="1501"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8.677</w:delText>
              </w:r>
            </w:del>
          </w:p>
        </w:tc>
        <w:tc>
          <w:tcPr>
            <w:tcW w:w="57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5C0FF" w14:textId="0E31CC4F" w:rsidR="00133A49" w:rsidRPr="00877DC3" w:rsidDel="00F4060D" w:rsidRDefault="00133A49" w:rsidP="008279E9">
            <w:pPr>
              <w:spacing w:line="480" w:lineRule="auto"/>
              <w:ind w:left="100" w:right="100"/>
              <w:jc w:val="both"/>
              <w:rPr>
                <w:del w:id="1502" w:author="Francesco Polazzo" w:date="2024-10-07T09:41:00Z" w16du:dateUtc="2024-10-07T07:41:00Z"/>
                <w:rFonts w:ascii="Times New Roman" w:eastAsia="Times New Roman" w:hAnsi="Times New Roman" w:cs="Times New Roman"/>
                <w:kern w:val="0"/>
                <w14:ligatures w14:val="none"/>
              </w:rPr>
            </w:pPr>
            <w:del w:id="1503"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0.182</w:delText>
              </w:r>
            </w:del>
          </w:p>
        </w:tc>
        <w:tc>
          <w:tcPr>
            <w:tcW w:w="68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9F710" w14:textId="35768F47" w:rsidR="00133A49" w:rsidRPr="00877DC3" w:rsidDel="00F4060D" w:rsidRDefault="00133A49" w:rsidP="008279E9">
            <w:pPr>
              <w:spacing w:line="480" w:lineRule="auto"/>
              <w:ind w:left="100" w:right="100"/>
              <w:jc w:val="both"/>
              <w:rPr>
                <w:del w:id="1504" w:author="Francesco Polazzo" w:date="2024-10-07T09:41:00Z" w16du:dateUtc="2024-10-07T07:41:00Z"/>
                <w:rFonts w:ascii="Times New Roman" w:eastAsia="Times New Roman" w:hAnsi="Times New Roman" w:cs="Times New Roman"/>
                <w:kern w:val="0"/>
                <w14:ligatures w14:val="none"/>
              </w:rPr>
            </w:pPr>
            <w:del w:id="150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0.86</w:delText>
              </w:r>
            </w:del>
          </w:p>
        </w:tc>
      </w:tr>
      <w:tr w:rsidR="00133A49" w:rsidRPr="00877DC3" w:rsidDel="00F4060D" w14:paraId="68BF34FD" w14:textId="7498B074" w:rsidTr="00B607B5">
        <w:trPr>
          <w:gridAfter w:val="2"/>
          <w:jc w:val="center"/>
          <w:del w:id="1506" w:author="Francesco Polazzo" w:date="2024-10-07T09:41:00Z"/>
        </w:trPr>
        <w:tc>
          <w:tcPr>
            <w:tcW w:w="10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61418" w14:textId="049EFC81" w:rsidR="00133A49" w:rsidRPr="00877DC3" w:rsidDel="00F4060D" w:rsidRDefault="00133A49" w:rsidP="008279E9">
            <w:pPr>
              <w:spacing w:line="480" w:lineRule="auto"/>
              <w:ind w:left="100" w:right="100"/>
              <w:jc w:val="both"/>
              <w:rPr>
                <w:del w:id="1507" w:author="Francesco Polazzo" w:date="2024-10-07T09:41:00Z" w16du:dateUtc="2024-10-07T07:41:00Z"/>
                <w:rFonts w:ascii="Times New Roman" w:eastAsia="Times New Roman" w:hAnsi="Times New Roman" w:cs="Times New Roman"/>
                <w:kern w:val="0"/>
                <w14:ligatures w14:val="none"/>
              </w:rPr>
            </w:pPr>
            <w:del w:id="1508"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DCA57" w14:textId="3E256440" w:rsidR="00133A49" w:rsidRPr="00877DC3" w:rsidDel="00F4060D" w:rsidRDefault="00133A49" w:rsidP="008279E9">
            <w:pPr>
              <w:spacing w:line="480" w:lineRule="auto"/>
              <w:ind w:left="100" w:right="100"/>
              <w:jc w:val="both"/>
              <w:rPr>
                <w:del w:id="1509" w:author="Francesco Polazzo" w:date="2024-10-07T09:41:00Z" w16du:dateUtc="2024-10-07T07:41:00Z"/>
                <w:rFonts w:ascii="Times New Roman" w:eastAsia="Times New Roman" w:hAnsi="Times New Roman" w:cs="Times New Roman"/>
                <w:kern w:val="0"/>
                <w14:ligatures w14:val="none"/>
              </w:rPr>
            </w:pPr>
            <w:del w:id="151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15</w:delText>
              </w:r>
            </w:del>
          </w:p>
        </w:tc>
        <w:tc>
          <w:tcPr>
            <w:tcW w:w="72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83B7A" w14:textId="468393AD" w:rsidR="00133A49" w:rsidRPr="00877DC3" w:rsidDel="00F4060D" w:rsidRDefault="00133A49" w:rsidP="008279E9">
            <w:pPr>
              <w:spacing w:line="480" w:lineRule="auto"/>
              <w:ind w:left="100" w:right="100"/>
              <w:jc w:val="both"/>
              <w:rPr>
                <w:del w:id="1511" w:author="Francesco Polazzo" w:date="2024-10-07T09:41:00Z" w16du:dateUtc="2024-10-07T07:41:00Z"/>
                <w:rFonts w:ascii="Times New Roman" w:eastAsia="Times New Roman" w:hAnsi="Times New Roman" w:cs="Times New Roman"/>
                <w:kern w:val="0"/>
                <w14:ligatures w14:val="none"/>
              </w:rPr>
            </w:pPr>
            <w:del w:id="1512"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0.041</w:delText>
              </w:r>
            </w:del>
          </w:p>
        </w:tc>
        <w:tc>
          <w:tcPr>
            <w:tcW w:w="51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EA94A" w14:textId="6A08CCFE" w:rsidR="00133A49" w:rsidRPr="00877DC3" w:rsidDel="00F4060D" w:rsidRDefault="00133A49" w:rsidP="008279E9">
            <w:pPr>
              <w:spacing w:line="480" w:lineRule="auto"/>
              <w:ind w:left="100" w:right="100"/>
              <w:jc w:val="both"/>
              <w:rPr>
                <w:del w:id="1513" w:author="Francesco Polazzo" w:date="2024-10-07T09:41:00Z" w16du:dateUtc="2024-10-07T07:41:00Z"/>
                <w:rFonts w:ascii="Times New Roman" w:eastAsia="Times New Roman" w:hAnsi="Times New Roman" w:cs="Times New Roman"/>
                <w:kern w:val="0"/>
                <w14:ligatures w14:val="none"/>
              </w:rPr>
            </w:pPr>
            <w:del w:id="1514"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0.036</w:delText>
              </w:r>
            </w:del>
          </w:p>
        </w:tc>
        <w:tc>
          <w:tcPr>
            <w:tcW w:w="592"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139EC" w14:textId="010C5E7A" w:rsidR="00133A49" w:rsidRPr="00877DC3" w:rsidDel="00F4060D" w:rsidRDefault="00133A49" w:rsidP="008279E9">
            <w:pPr>
              <w:spacing w:line="480" w:lineRule="auto"/>
              <w:ind w:left="100" w:right="100"/>
              <w:jc w:val="both"/>
              <w:rPr>
                <w:del w:id="1515" w:author="Francesco Polazzo" w:date="2024-10-07T09:41:00Z" w16du:dateUtc="2024-10-07T07:41:00Z"/>
                <w:rFonts w:ascii="Times New Roman" w:eastAsia="Times New Roman" w:hAnsi="Times New Roman" w:cs="Times New Roman"/>
                <w:kern w:val="0"/>
                <w14:ligatures w14:val="none"/>
              </w:rPr>
            </w:pPr>
            <w:del w:id="1516"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6.142</w:delText>
              </w:r>
            </w:del>
          </w:p>
        </w:tc>
        <w:tc>
          <w:tcPr>
            <w:tcW w:w="57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FBDD" w14:textId="22913A64" w:rsidR="00133A49" w:rsidRPr="00877DC3" w:rsidDel="00F4060D" w:rsidRDefault="00133A49" w:rsidP="008279E9">
            <w:pPr>
              <w:spacing w:line="480" w:lineRule="auto"/>
              <w:ind w:left="100" w:right="100"/>
              <w:jc w:val="both"/>
              <w:rPr>
                <w:del w:id="1517" w:author="Francesco Polazzo" w:date="2024-10-07T09:41:00Z" w16du:dateUtc="2024-10-07T07:41:00Z"/>
                <w:rFonts w:ascii="Times New Roman" w:eastAsia="Times New Roman" w:hAnsi="Times New Roman" w:cs="Times New Roman"/>
                <w:kern w:val="0"/>
                <w14:ligatures w14:val="none"/>
              </w:rPr>
            </w:pPr>
            <w:del w:id="1518"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1.122</w:delText>
              </w:r>
            </w:del>
          </w:p>
        </w:tc>
        <w:tc>
          <w:tcPr>
            <w:tcW w:w="68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5FAB1" w14:textId="354008A7" w:rsidR="00133A49" w:rsidRPr="00877DC3" w:rsidDel="00F4060D" w:rsidRDefault="00133A49" w:rsidP="008279E9">
            <w:pPr>
              <w:spacing w:line="480" w:lineRule="auto"/>
              <w:ind w:left="100" w:right="100"/>
              <w:jc w:val="both"/>
              <w:rPr>
                <w:del w:id="1519" w:author="Francesco Polazzo" w:date="2024-10-07T09:41:00Z" w16du:dateUtc="2024-10-07T07:41:00Z"/>
                <w:rFonts w:ascii="Times New Roman" w:eastAsia="Times New Roman" w:hAnsi="Times New Roman" w:cs="Times New Roman"/>
                <w:kern w:val="0"/>
                <w14:ligatures w14:val="none"/>
              </w:rPr>
            </w:pPr>
            <w:del w:id="152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0.304</w:delText>
              </w:r>
            </w:del>
          </w:p>
        </w:tc>
      </w:tr>
      <w:tr w:rsidR="00133A49" w:rsidRPr="00877DC3" w:rsidDel="00F4060D" w14:paraId="57F3CAD2" w14:textId="6ABA1353" w:rsidTr="00B607B5">
        <w:trPr>
          <w:gridAfter w:val="2"/>
          <w:jc w:val="center"/>
          <w:del w:id="1521" w:author="Francesco Polazzo" w:date="2024-10-07T09:41:00Z"/>
        </w:trPr>
        <w:tc>
          <w:tcPr>
            <w:tcW w:w="10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0AA3A" w14:textId="0A852E1F" w:rsidR="00133A49" w:rsidRPr="00877DC3" w:rsidDel="00F4060D" w:rsidRDefault="00133A49" w:rsidP="008279E9">
            <w:pPr>
              <w:spacing w:line="480" w:lineRule="auto"/>
              <w:ind w:left="100" w:right="100"/>
              <w:jc w:val="both"/>
              <w:rPr>
                <w:del w:id="1522" w:author="Francesco Polazzo" w:date="2024-10-07T09:41:00Z" w16du:dateUtc="2024-10-07T07:41:00Z"/>
                <w:rFonts w:ascii="Times New Roman" w:eastAsia="Times New Roman" w:hAnsi="Times New Roman" w:cs="Times New Roman"/>
                <w:kern w:val="0"/>
                <w14:ligatures w14:val="none"/>
              </w:rPr>
            </w:pPr>
            <w:del w:id="1523"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F1E28" w14:textId="6994AB45" w:rsidR="00133A49" w:rsidRPr="00877DC3" w:rsidDel="00F4060D" w:rsidRDefault="00133A49" w:rsidP="008279E9">
            <w:pPr>
              <w:spacing w:line="480" w:lineRule="auto"/>
              <w:ind w:left="100" w:right="100"/>
              <w:jc w:val="both"/>
              <w:rPr>
                <w:del w:id="1524" w:author="Francesco Polazzo" w:date="2024-10-07T09:41:00Z" w16du:dateUtc="2024-10-07T07:41:00Z"/>
                <w:rFonts w:ascii="Times New Roman" w:eastAsia="Times New Roman" w:hAnsi="Times New Roman" w:cs="Times New Roman"/>
                <w:kern w:val="0"/>
                <w14:ligatures w14:val="none"/>
              </w:rPr>
            </w:pPr>
            <w:del w:id="152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24</w:delText>
              </w:r>
            </w:del>
          </w:p>
        </w:tc>
        <w:tc>
          <w:tcPr>
            <w:tcW w:w="72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4A903" w14:textId="26CE22BB" w:rsidR="00133A49" w:rsidRPr="00877DC3" w:rsidDel="00F4060D" w:rsidRDefault="00133A49" w:rsidP="008279E9">
            <w:pPr>
              <w:spacing w:line="480" w:lineRule="auto"/>
              <w:ind w:left="100" w:right="100"/>
              <w:jc w:val="both"/>
              <w:rPr>
                <w:del w:id="1526" w:author="Francesco Polazzo" w:date="2024-10-07T09:41:00Z" w16du:dateUtc="2024-10-07T07:41:00Z"/>
                <w:rFonts w:ascii="Times New Roman" w:eastAsia="Times New Roman" w:hAnsi="Times New Roman" w:cs="Times New Roman"/>
                <w:kern w:val="0"/>
                <w14:ligatures w14:val="none"/>
              </w:rPr>
            </w:pPr>
            <w:del w:id="1527"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0.101</w:delText>
              </w:r>
            </w:del>
          </w:p>
        </w:tc>
        <w:tc>
          <w:tcPr>
            <w:tcW w:w="51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4D90B" w14:textId="0D19293D" w:rsidR="00133A49" w:rsidRPr="00877DC3" w:rsidDel="00F4060D" w:rsidRDefault="00133A49" w:rsidP="008279E9">
            <w:pPr>
              <w:spacing w:line="480" w:lineRule="auto"/>
              <w:ind w:left="100" w:right="100"/>
              <w:jc w:val="both"/>
              <w:rPr>
                <w:del w:id="1528" w:author="Francesco Polazzo" w:date="2024-10-07T09:41:00Z" w16du:dateUtc="2024-10-07T07:41:00Z"/>
                <w:rFonts w:ascii="Times New Roman" w:eastAsia="Times New Roman" w:hAnsi="Times New Roman" w:cs="Times New Roman"/>
                <w:kern w:val="0"/>
                <w14:ligatures w14:val="none"/>
              </w:rPr>
            </w:pPr>
            <w:del w:id="1529"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0.041</w:delText>
              </w:r>
            </w:del>
          </w:p>
        </w:tc>
        <w:tc>
          <w:tcPr>
            <w:tcW w:w="592"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745B3" w14:textId="21CB38FC" w:rsidR="00133A49" w:rsidRPr="00877DC3" w:rsidDel="00F4060D" w:rsidRDefault="00133A49" w:rsidP="008279E9">
            <w:pPr>
              <w:spacing w:line="480" w:lineRule="auto"/>
              <w:ind w:left="100" w:right="100"/>
              <w:jc w:val="both"/>
              <w:rPr>
                <w:del w:id="1530" w:author="Francesco Polazzo" w:date="2024-10-07T09:41:00Z" w16du:dateUtc="2024-10-07T07:41:00Z"/>
                <w:rFonts w:ascii="Times New Roman" w:eastAsia="Times New Roman" w:hAnsi="Times New Roman" w:cs="Times New Roman"/>
                <w:kern w:val="0"/>
                <w14:ligatures w14:val="none"/>
              </w:rPr>
            </w:pPr>
            <w:del w:id="1531"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9.486</w:delText>
              </w:r>
            </w:del>
          </w:p>
        </w:tc>
        <w:tc>
          <w:tcPr>
            <w:tcW w:w="57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9C18B" w14:textId="56F61CAE" w:rsidR="00133A49" w:rsidRPr="00877DC3" w:rsidDel="00F4060D" w:rsidRDefault="00133A49" w:rsidP="008279E9">
            <w:pPr>
              <w:spacing w:line="480" w:lineRule="auto"/>
              <w:ind w:left="100" w:right="100"/>
              <w:jc w:val="both"/>
              <w:rPr>
                <w:del w:id="1532" w:author="Francesco Polazzo" w:date="2024-10-07T09:41:00Z" w16du:dateUtc="2024-10-07T07:41:00Z"/>
                <w:rFonts w:ascii="Times New Roman" w:eastAsia="Times New Roman" w:hAnsi="Times New Roman" w:cs="Times New Roman"/>
                <w:kern w:val="0"/>
                <w14:ligatures w14:val="none"/>
              </w:rPr>
            </w:pPr>
            <w:del w:id="1533"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2.490</w:delText>
              </w:r>
            </w:del>
          </w:p>
        </w:tc>
        <w:tc>
          <w:tcPr>
            <w:tcW w:w="68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298FC" w14:textId="20F4CF1B" w:rsidR="00133A49" w:rsidRPr="00877DC3" w:rsidDel="00F4060D" w:rsidRDefault="00133A49" w:rsidP="008279E9">
            <w:pPr>
              <w:spacing w:line="480" w:lineRule="auto"/>
              <w:ind w:left="100" w:right="100"/>
              <w:jc w:val="both"/>
              <w:rPr>
                <w:del w:id="1534" w:author="Francesco Polazzo" w:date="2024-10-07T09:41:00Z" w16du:dateUtc="2024-10-07T07:41:00Z"/>
                <w:rFonts w:ascii="Times New Roman" w:eastAsia="Times New Roman" w:hAnsi="Times New Roman" w:cs="Times New Roman"/>
                <w:b/>
                <w:bCs/>
                <w:kern w:val="0"/>
                <w14:ligatures w14:val="none"/>
              </w:rPr>
            </w:pPr>
            <w:del w:id="1535" w:author="Francesco Polazzo" w:date="2024-10-07T09:41:00Z" w16du:dateUtc="2024-10-07T07:41:00Z">
              <w:r w:rsidRPr="00877DC3" w:rsidDel="00F4060D">
                <w:rPr>
                  <w:rFonts w:ascii="Times New Roman" w:eastAsia="Helvetica" w:hAnsi="Times New Roman" w:cs="Times New Roman"/>
                  <w:b/>
                  <w:bCs/>
                  <w:color w:val="000000"/>
                  <w:kern w:val="0"/>
                  <w:sz w:val="22"/>
                  <w:szCs w:val="22"/>
                  <w14:ligatures w14:val="none"/>
                </w:rPr>
                <w:delText>0.033</w:delText>
              </w:r>
            </w:del>
          </w:p>
        </w:tc>
      </w:tr>
      <w:tr w:rsidR="00133A49" w:rsidRPr="00877DC3" w:rsidDel="00F4060D" w14:paraId="3BAFEE31" w14:textId="7D03EBF8" w:rsidTr="00B607B5">
        <w:trPr>
          <w:gridAfter w:val="2"/>
          <w:jc w:val="center"/>
          <w:del w:id="1536" w:author="Francesco Polazzo" w:date="2024-10-07T09:41:00Z"/>
        </w:trPr>
        <w:tc>
          <w:tcPr>
            <w:tcW w:w="10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8BADF" w14:textId="127716FA" w:rsidR="00133A49" w:rsidRPr="00877DC3" w:rsidDel="00F4060D" w:rsidRDefault="00133A49" w:rsidP="008279E9">
            <w:pPr>
              <w:spacing w:line="480" w:lineRule="auto"/>
              <w:ind w:left="100" w:right="100"/>
              <w:jc w:val="both"/>
              <w:rPr>
                <w:del w:id="1537" w:author="Francesco Polazzo" w:date="2024-10-07T09:41:00Z" w16du:dateUtc="2024-10-07T07:41:00Z"/>
                <w:rFonts w:ascii="Times New Roman" w:eastAsia="Times New Roman" w:hAnsi="Times New Roman" w:cs="Times New Roman"/>
                <w:kern w:val="0"/>
                <w14:ligatures w14:val="none"/>
              </w:rPr>
            </w:pPr>
            <w:del w:id="1538"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5DC05" w14:textId="43573CC4" w:rsidR="00133A49" w:rsidRPr="00877DC3" w:rsidDel="00F4060D" w:rsidRDefault="00133A49" w:rsidP="008279E9">
            <w:pPr>
              <w:spacing w:line="480" w:lineRule="auto"/>
              <w:ind w:left="100" w:right="100"/>
              <w:jc w:val="both"/>
              <w:rPr>
                <w:del w:id="1539" w:author="Francesco Polazzo" w:date="2024-10-07T09:41:00Z" w16du:dateUtc="2024-10-07T07:41:00Z"/>
                <w:rFonts w:ascii="Times New Roman" w:eastAsia="Times New Roman" w:hAnsi="Times New Roman" w:cs="Times New Roman"/>
                <w:kern w:val="0"/>
                <w14:ligatures w14:val="none"/>
              </w:rPr>
            </w:pPr>
            <w:del w:id="154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30</w:delText>
              </w:r>
            </w:del>
          </w:p>
        </w:tc>
        <w:tc>
          <w:tcPr>
            <w:tcW w:w="72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691F2" w14:textId="462165A3" w:rsidR="00133A49" w:rsidRPr="00877DC3" w:rsidDel="00F4060D" w:rsidRDefault="00133A49" w:rsidP="008279E9">
            <w:pPr>
              <w:spacing w:line="480" w:lineRule="auto"/>
              <w:ind w:left="100" w:right="100"/>
              <w:jc w:val="both"/>
              <w:rPr>
                <w:del w:id="1541" w:author="Francesco Polazzo" w:date="2024-10-07T09:41:00Z" w16du:dateUtc="2024-10-07T07:41:00Z"/>
                <w:rFonts w:ascii="Times New Roman" w:eastAsia="Times New Roman" w:hAnsi="Times New Roman" w:cs="Times New Roman"/>
                <w:kern w:val="0"/>
                <w14:ligatures w14:val="none"/>
              </w:rPr>
            </w:pPr>
            <w:del w:id="1542"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0.142</w:delText>
              </w:r>
            </w:del>
          </w:p>
        </w:tc>
        <w:tc>
          <w:tcPr>
            <w:tcW w:w="51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9BA7F" w14:textId="1337BF66" w:rsidR="00133A49" w:rsidRPr="00877DC3" w:rsidDel="00F4060D" w:rsidRDefault="00133A49" w:rsidP="008279E9">
            <w:pPr>
              <w:spacing w:line="480" w:lineRule="auto"/>
              <w:ind w:left="100" w:right="100"/>
              <w:jc w:val="both"/>
              <w:rPr>
                <w:del w:id="1543" w:author="Francesco Polazzo" w:date="2024-10-07T09:41:00Z" w16du:dateUtc="2024-10-07T07:41:00Z"/>
                <w:rFonts w:ascii="Times New Roman" w:eastAsia="Times New Roman" w:hAnsi="Times New Roman" w:cs="Times New Roman"/>
                <w:kern w:val="0"/>
                <w14:ligatures w14:val="none"/>
              </w:rPr>
            </w:pPr>
            <w:del w:id="1544"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0.049</w:delText>
              </w:r>
            </w:del>
          </w:p>
        </w:tc>
        <w:tc>
          <w:tcPr>
            <w:tcW w:w="592"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45BDA" w14:textId="5C9B2925" w:rsidR="00133A49" w:rsidRPr="00877DC3" w:rsidDel="00F4060D" w:rsidRDefault="00133A49" w:rsidP="008279E9">
            <w:pPr>
              <w:spacing w:line="480" w:lineRule="auto"/>
              <w:ind w:left="100" w:right="100"/>
              <w:jc w:val="both"/>
              <w:rPr>
                <w:del w:id="1545" w:author="Francesco Polazzo" w:date="2024-10-07T09:41:00Z" w16du:dateUtc="2024-10-07T07:41:00Z"/>
                <w:rFonts w:ascii="Times New Roman" w:eastAsia="Times New Roman" w:hAnsi="Times New Roman" w:cs="Times New Roman"/>
                <w:kern w:val="0"/>
                <w14:ligatures w14:val="none"/>
              </w:rPr>
            </w:pPr>
            <w:del w:id="1546"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18.925</w:delText>
              </w:r>
            </w:del>
          </w:p>
        </w:tc>
        <w:tc>
          <w:tcPr>
            <w:tcW w:w="57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47922" w14:textId="0746AD89" w:rsidR="00133A49" w:rsidRPr="00877DC3" w:rsidDel="00F4060D" w:rsidRDefault="00133A49" w:rsidP="008279E9">
            <w:pPr>
              <w:spacing w:line="480" w:lineRule="auto"/>
              <w:ind w:left="100" w:right="100"/>
              <w:jc w:val="both"/>
              <w:rPr>
                <w:del w:id="1547" w:author="Francesco Polazzo" w:date="2024-10-07T09:41:00Z" w16du:dateUtc="2024-10-07T07:41:00Z"/>
                <w:rFonts w:ascii="Times New Roman" w:eastAsia="Times New Roman" w:hAnsi="Times New Roman" w:cs="Times New Roman"/>
                <w:kern w:val="0"/>
                <w14:ligatures w14:val="none"/>
              </w:rPr>
            </w:pPr>
            <w:del w:id="1548"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2.869</w:delText>
              </w:r>
            </w:del>
          </w:p>
        </w:tc>
        <w:tc>
          <w:tcPr>
            <w:tcW w:w="68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7FD60" w14:textId="5EBC688E" w:rsidR="00133A49" w:rsidRPr="00877DC3" w:rsidDel="00F4060D" w:rsidRDefault="00133A49" w:rsidP="008279E9">
            <w:pPr>
              <w:spacing w:line="480" w:lineRule="auto"/>
              <w:ind w:left="100" w:right="100"/>
              <w:jc w:val="both"/>
              <w:rPr>
                <w:del w:id="1549" w:author="Francesco Polazzo" w:date="2024-10-07T09:41:00Z" w16du:dateUtc="2024-10-07T07:41:00Z"/>
                <w:rFonts w:ascii="Times New Roman" w:eastAsia="Times New Roman" w:hAnsi="Times New Roman" w:cs="Times New Roman"/>
                <w:b/>
                <w:bCs/>
                <w:kern w:val="0"/>
                <w14:ligatures w14:val="none"/>
              </w:rPr>
            </w:pPr>
            <w:del w:id="1550" w:author="Francesco Polazzo" w:date="2024-10-07T09:41:00Z" w16du:dateUtc="2024-10-07T07:41:00Z">
              <w:r w:rsidRPr="00877DC3" w:rsidDel="00F4060D">
                <w:rPr>
                  <w:rFonts w:ascii="Times New Roman" w:eastAsia="Helvetica" w:hAnsi="Times New Roman" w:cs="Times New Roman"/>
                  <w:b/>
                  <w:bCs/>
                  <w:color w:val="000000"/>
                  <w:kern w:val="0"/>
                  <w:sz w:val="22"/>
                  <w:szCs w:val="22"/>
                  <w14:ligatures w14:val="none"/>
                </w:rPr>
                <w:delText>0.010</w:delText>
              </w:r>
            </w:del>
          </w:p>
        </w:tc>
      </w:tr>
      <w:tr w:rsidR="00133A49" w:rsidRPr="00877DC3" w:rsidDel="00F4060D" w14:paraId="585EBC52" w14:textId="3650A3BF" w:rsidTr="00B607B5">
        <w:trPr>
          <w:gridAfter w:val="2"/>
          <w:jc w:val="center"/>
          <w:del w:id="1551" w:author="Francesco Polazzo" w:date="2024-10-07T09:41:00Z"/>
        </w:trPr>
        <w:tc>
          <w:tcPr>
            <w:tcW w:w="104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51AEFB" w14:textId="4FE95CBD" w:rsidR="00133A49" w:rsidRPr="00877DC3" w:rsidDel="00F4060D" w:rsidRDefault="00133A49" w:rsidP="008279E9">
            <w:pPr>
              <w:spacing w:line="480" w:lineRule="auto"/>
              <w:ind w:left="100" w:right="100"/>
              <w:jc w:val="both"/>
              <w:rPr>
                <w:del w:id="1552" w:author="Francesco Polazzo" w:date="2024-10-07T09:41:00Z" w16du:dateUtc="2024-10-07T07:41:00Z"/>
                <w:rFonts w:ascii="Times New Roman" w:eastAsia="Times New Roman" w:hAnsi="Times New Roman" w:cs="Times New Roman"/>
                <w:kern w:val="0"/>
                <w14:ligatures w14:val="none"/>
              </w:rPr>
            </w:pPr>
            <w:del w:id="1553"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B2C393" w14:textId="40ED563B" w:rsidR="00133A49" w:rsidRPr="00877DC3" w:rsidDel="00F4060D" w:rsidRDefault="00133A49" w:rsidP="008279E9">
            <w:pPr>
              <w:spacing w:line="480" w:lineRule="auto"/>
              <w:ind w:left="100" w:right="100"/>
              <w:jc w:val="both"/>
              <w:rPr>
                <w:del w:id="1554" w:author="Francesco Polazzo" w:date="2024-10-07T09:41:00Z" w16du:dateUtc="2024-10-07T07:41:00Z"/>
                <w:rFonts w:ascii="Times New Roman" w:eastAsia="Times New Roman" w:hAnsi="Times New Roman" w:cs="Times New Roman"/>
                <w:kern w:val="0"/>
                <w14:ligatures w14:val="none"/>
              </w:rPr>
            </w:pPr>
            <w:del w:id="155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38</w:delText>
              </w:r>
            </w:del>
          </w:p>
        </w:tc>
        <w:tc>
          <w:tcPr>
            <w:tcW w:w="720"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05C9ED" w14:textId="093FE925" w:rsidR="00133A49" w:rsidRPr="00877DC3" w:rsidDel="00F4060D" w:rsidRDefault="00133A49" w:rsidP="008279E9">
            <w:pPr>
              <w:spacing w:line="480" w:lineRule="auto"/>
              <w:ind w:left="100" w:right="100"/>
              <w:jc w:val="both"/>
              <w:rPr>
                <w:del w:id="1556" w:author="Francesco Polazzo" w:date="2024-10-07T09:41:00Z" w16du:dateUtc="2024-10-07T07:41:00Z"/>
                <w:rFonts w:ascii="Times New Roman" w:eastAsia="Times New Roman" w:hAnsi="Times New Roman" w:cs="Times New Roman"/>
                <w:kern w:val="0"/>
                <w14:ligatures w14:val="none"/>
              </w:rPr>
            </w:pPr>
            <w:del w:id="1557"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0.195</w:delText>
              </w:r>
            </w:del>
          </w:p>
        </w:tc>
        <w:tc>
          <w:tcPr>
            <w:tcW w:w="510"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2055AD" w14:textId="70B2EEF8" w:rsidR="00133A49" w:rsidRPr="00877DC3" w:rsidDel="00F4060D" w:rsidRDefault="00133A49" w:rsidP="008279E9">
            <w:pPr>
              <w:spacing w:line="480" w:lineRule="auto"/>
              <w:ind w:left="100" w:right="100"/>
              <w:jc w:val="both"/>
              <w:rPr>
                <w:del w:id="1558" w:author="Francesco Polazzo" w:date="2024-10-07T09:41:00Z" w16du:dateUtc="2024-10-07T07:41:00Z"/>
                <w:rFonts w:ascii="Times New Roman" w:eastAsia="Times New Roman" w:hAnsi="Times New Roman" w:cs="Times New Roman"/>
                <w:kern w:val="0"/>
                <w14:ligatures w14:val="none"/>
              </w:rPr>
            </w:pPr>
            <w:del w:id="1559"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0.065</w:delText>
              </w:r>
            </w:del>
          </w:p>
        </w:tc>
        <w:tc>
          <w:tcPr>
            <w:tcW w:w="592"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399C1" w14:textId="15AC61C6" w:rsidR="00133A49" w:rsidRPr="00877DC3" w:rsidDel="00F4060D" w:rsidRDefault="00133A49" w:rsidP="008279E9">
            <w:pPr>
              <w:spacing w:line="480" w:lineRule="auto"/>
              <w:ind w:left="100" w:right="100"/>
              <w:jc w:val="both"/>
              <w:rPr>
                <w:del w:id="1560" w:author="Francesco Polazzo" w:date="2024-10-07T09:41:00Z" w16du:dateUtc="2024-10-07T07:41:00Z"/>
                <w:rFonts w:ascii="Times New Roman" w:eastAsia="Times New Roman" w:hAnsi="Times New Roman" w:cs="Times New Roman"/>
                <w:kern w:val="0"/>
                <w14:ligatures w14:val="none"/>
              </w:rPr>
            </w:pPr>
            <w:del w:id="1561"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37.548</w:delText>
              </w:r>
            </w:del>
          </w:p>
        </w:tc>
        <w:tc>
          <w:tcPr>
            <w:tcW w:w="574"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AE34AA" w14:textId="6D561382" w:rsidR="00133A49" w:rsidRPr="00877DC3" w:rsidDel="00F4060D" w:rsidRDefault="00133A49" w:rsidP="008279E9">
            <w:pPr>
              <w:spacing w:line="480" w:lineRule="auto"/>
              <w:ind w:left="100" w:right="100"/>
              <w:jc w:val="both"/>
              <w:rPr>
                <w:del w:id="1562" w:author="Francesco Polazzo" w:date="2024-10-07T09:41:00Z" w16du:dateUtc="2024-10-07T07:41:00Z"/>
                <w:rFonts w:ascii="Times New Roman" w:eastAsia="Times New Roman" w:hAnsi="Times New Roman" w:cs="Times New Roman"/>
                <w:kern w:val="0"/>
                <w14:ligatures w14:val="none"/>
              </w:rPr>
            </w:pPr>
            <w:del w:id="1563"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3.023</w:delText>
              </w:r>
            </w:del>
          </w:p>
        </w:tc>
        <w:tc>
          <w:tcPr>
            <w:tcW w:w="684"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273667" w14:textId="56A5EBB7" w:rsidR="00133A49" w:rsidRPr="00877DC3" w:rsidDel="00F4060D" w:rsidRDefault="00133A49" w:rsidP="008279E9">
            <w:pPr>
              <w:spacing w:line="480" w:lineRule="auto"/>
              <w:ind w:left="100" w:right="100"/>
              <w:jc w:val="both"/>
              <w:rPr>
                <w:del w:id="1564" w:author="Francesco Polazzo" w:date="2024-10-07T09:41:00Z" w16du:dateUtc="2024-10-07T07:41:00Z"/>
                <w:rFonts w:ascii="Times New Roman" w:eastAsia="Times New Roman" w:hAnsi="Times New Roman" w:cs="Times New Roman"/>
                <w:b/>
                <w:bCs/>
                <w:kern w:val="0"/>
                <w14:ligatures w14:val="none"/>
              </w:rPr>
            </w:pPr>
            <w:del w:id="1565" w:author="Francesco Polazzo" w:date="2024-10-07T09:41:00Z" w16du:dateUtc="2024-10-07T07:41:00Z">
              <w:r w:rsidRPr="00877DC3" w:rsidDel="00F4060D">
                <w:rPr>
                  <w:rFonts w:ascii="Times New Roman" w:eastAsia="Helvetica" w:hAnsi="Times New Roman" w:cs="Times New Roman"/>
                  <w:b/>
                  <w:bCs/>
                  <w:color w:val="000000"/>
                  <w:kern w:val="0"/>
                  <w:sz w:val="22"/>
                  <w:szCs w:val="22"/>
                  <w14:ligatures w14:val="none"/>
                </w:rPr>
                <w:delText>0.004</w:delText>
              </w:r>
            </w:del>
          </w:p>
        </w:tc>
      </w:tr>
      <w:tr w:rsidR="00B607B5" w:rsidRPr="00F42F4E" w14:paraId="09D1A8A2" w14:textId="77777777" w:rsidTr="00D60806">
        <w:trPr>
          <w:tblHeader/>
          <w:jc w:val="center"/>
          <w:ins w:id="1566" w:author="Francesco Polazzo" w:date="2024-10-07T09:42:00Z"/>
        </w:trPr>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ACCC3C"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567" w:author="Francesco Polazzo" w:date="2024-10-07T09:42:00Z" w16du:dateUtc="2024-10-07T07:42:00Z"/>
                <w:rFonts w:ascii="Times New Roman" w:hAnsi="Times New Roman" w:cs="Times New Roman"/>
              </w:rPr>
              <w:pPrChange w:id="156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569" w:author="Francesco Polazzo" w:date="2024-10-07T09:42:00Z" w16du:dateUtc="2024-10-07T07:42:00Z">
              <w:r w:rsidRPr="00F42F4E">
                <w:rPr>
                  <w:rFonts w:ascii="Times New Roman" w:eastAsia="Helvetica" w:hAnsi="Times New Roman" w:cs="Times New Roman"/>
                  <w:b/>
                  <w:color w:val="000000"/>
                  <w:sz w:val="22"/>
                  <w:szCs w:val="22"/>
                </w:rPr>
                <w:t>contrast</w:t>
              </w:r>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24064C"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570" w:author="Francesco Polazzo" w:date="2024-10-07T09:42:00Z" w16du:dateUtc="2024-10-07T07:42:00Z"/>
                <w:rFonts w:ascii="Times New Roman" w:hAnsi="Times New Roman" w:cs="Times New Roman"/>
              </w:rPr>
              <w:pPrChange w:id="157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572" w:author="Francesco Polazzo" w:date="2024-10-07T09:42:00Z" w16du:dateUtc="2024-10-07T07:42:00Z">
              <w:r w:rsidRPr="00F42F4E">
                <w:rPr>
                  <w:rFonts w:ascii="Times New Roman" w:eastAsia="Helvetica" w:hAnsi="Times New Roman" w:cs="Times New Roman"/>
                  <w:b/>
                  <w:color w:val="000000"/>
                  <w:sz w:val="22"/>
                  <w:szCs w:val="22"/>
                </w:rPr>
                <w:t>Day</w:t>
              </w:r>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1245B0"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573" w:author="Francesco Polazzo" w:date="2024-10-07T09:42:00Z" w16du:dateUtc="2024-10-07T07:42:00Z"/>
                <w:rFonts w:ascii="Times New Roman" w:hAnsi="Times New Roman" w:cs="Times New Roman"/>
              </w:rPr>
              <w:pPrChange w:id="157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575" w:author="Francesco Polazzo" w:date="2024-10-07T09:42:00Z" w16du:dateUtc="2024-10-07T07:42:00Z">
              <w:r w:rsidRPr="00F42F4E">
                <w:rPr>
                  <w:rFonts w:ascii="Times New Roman" w:eastAsia="Helvetica" w:hAnsi="Times New Roman" w:cs="Times New Roman"/>
                  <w:b/>
                  <w:color w:val="000000"/>
                  <w:sz w:val="22"/>
                  <w:szCs w:val="22"/>
                </w:rPr>
                <w:t>estimate</w:t>
              </w:r>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082DA1"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576" w:author="Francesco Polazzo" w:date="2024-10-07T09:42:00Z" w16du:dateUtc="2024-10-07T07:42:00Z"/>
                <w:rFonts w:ascii="Times New Roman" w:hAnsi="Times New Roman" w:cs="Times New Roman"/>
              </w:rPr>
              <w:pPrChange w:id="157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578" w:author="Francesco Polazzo" w:date="2024-10-07T09:42:00Z" w16du:dateUtc="2024-10-07T07:42:00Z">
              <w:r w:rsidRPr="00F42F4E">
                <w:rPr>
                  <w:rFonts w:ascii="Times New Roman" w:eastAsia="Helvetica" w:hAnsi="Times New Roman" w:cs="Times New Roman"/>
                  <w:b/>
                  <w:color w:val="000000"/>
                  <w:sz w:val="22"/>
                  <w:szCs w:val="22"/>
                </w:rPr>
                <w:t>SE</w:t>
              </w:r>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CB5845"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579" w:author="Francesco Polazzo" w:date="2024-10-07T09:42:00Z" w16du:dateUtc="2024-10-07T07:42:00Z"/>
                <w:rFonts w:ascii="Times New Roman" w:hAnsi="Times New Roman" w:cs="Times New Roman"/>
              </w:rPr>
              <w:pPrChange w:id="158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1581" w:author="Francesco Polazzo" w:date="2024-10-07T09:42:00Z" w16du:dateUtc="2024-10-07T07:42:00Z">
              <w:r w:rsidRPr="00F42F4E">
                <w:rPr>
                  <w:rFonts w:ascii="Times New Roman" w:eastAsia="Helvetica" w:hAnsi="Times New Roman" w:cs="Times New Roman"/>
                  <w:b/>
                  <w:color w:val="000000"/>
                  <w:sz w:val="22"/>
                  <w:szCs w:val="22"/>
                </w:rPr>
                <w:t>df</w:t>
              </w:r>
              <w:proofErr w:type="spellEnd"/>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0646A7"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582" w:author="Francesco Polazzo" w:date="2024-10-07T09:42:00Z" w16du:dateUtc="2024-10-07T07:42:00Z"/>
                <w:rFonts w:ascii="Times New Roman" w:hAnsi="Times New Roman" w:cs="Times New Roman"/>
              </w:rPr>
              <w:pPrChange w:id="158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proofErr w:type="gramStart"/>
            <w:ins w:id="1584" w:author="Francesco Polazzo" w:date="2024-10-07T09:42:00Z" w16du:dateUtc="2024-10-07T07:42:00Z">
              <w:r w:rsidRPr="00F42F4E">
                <w:rPr>
                  <w:rFonts w:ascii="Times New Roman" w:eastAsia="Helvetica" w:hAnsi="Times New Roman" w:cs="Times New Roman"/>
                  <w:b/>
                  <w:color w:val="000000"/>
                  <w:sz w:val="22"/>
                  <w:szCs w:val="22"/>
                </w:rPr>
                <w:t>t.ratio</w:t>
              </w:r>
              <w:proofErr w:type="spellEnd"/>
              <w:proofErr w:type="gramEnd"/>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D14A9C"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585" w:author="Francesco Polazzo" w:date="2024-10-07T09:42:00Z" w16du:dateUtc="2024-10-07T07:42:00Z"/>
                <w:rFonts w:ascii="Times New Roman" w:hAnsi="Times New Roman" w:cs="Times New Roman"/>
              </w:rPr>
              <w:pPrChange w:id="158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1587" w:author="Francesco Polazzo" w:date="2024-10-07T09:42:00Z" w16du:dateUtc="2024-10-07T07:42:00Z">
              <w:r w:rsidRPr="00F42F4E">
                <w:rPr>
                  <w:rFonts w:ascii="Times New Roman" w:eastAsia="Helvetica" w:hAnsi="Times New Roman" w:cs="Times New Roman"/>
                  <w:b/>
                  <w:color w:val="000000"/>
                  <w:sz w:val="22"/>
                  <w:szCs w:val="22"/>
                </w:rPr>
                <w:t>p.value</w:t>
              </w:r>
              <w:proofErr w:type="spell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28299F"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588" w:author="Francesco Polazzo" w:date="2024-10-07T09:42:00Z" w16du:dateUtc="2024-10-07T07:42:00Z"/>
                <w:rFonts w:ascii="Times New Roman" w:hAnsi="Times New Roman" w:cs="Times New Roman"/>
              </w:rPr>
              <w:pPrChange w:id="158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
        </w:tc>
      </w:tr>
      <w:tr w:rsidR="00B607B5" w:rsidRPr="00F42F4E" w14:paraId="3968F363" w14:textId="77777777" w:rsidTr="00D60806">
        <w:trPr>
          <w:jc w:val="center"/>
          <w:ins w:id="1590" w:author="Francesco Polazzo" w:date="2024-10-07T09:42:00Z"/>
        </w:trPr>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F09AB"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591" w:author="Francesco Polazzo" w:date="2024-10-07T09:42:00Z" w16du:dateUtc="2024-10-07T07:42:00Z"/>
                <w:rFonts w:ascii="Times New Roman" w:hAnsi="Times New Roman" w:cs="Times New Roman"/>
                <w:b/>
                <w:bCs/>
              </w:rPr>
              <w:pPrChange w:id="159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593" w:author="Francesco Polazzo" w:date="2024-10-07T09:42:00Z" w16du:dateUtc="2024-10-07T07:42:00Z">
              <w:r w:rsidRPr="00F42F4E">
                <w:rPr>
                  <w:rFonts w:ascii="Times New Roman" w:eastAsia="Helvetica" w:hAnsi="Times New Roman" w:cs="Times New Roman"/>
                  <w:b/>
                  <w:bCs/>
                  <w:color w:val="000000"/>
                  <w:sz w:val="22"/>
                  <w:szCs w:val="22"/>
                </w:rPr>
                <w:t>Control - HW</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2D583"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594" w:author="Francesco Polazzo" w:date="2024-10-07T09:42:00Z" w16du:dateUtc="2024-10-07T07:42:00Z"/>
                <w:rFonts w:ascii="Times New Roman" w:hAnsi="Times New Roman" w:cs="Times New Roman"/>
                <w:b/>
                <w:bCs/>
              </w:rPr>
              <w:pPrChange w:id="159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596" w:author="Francesco Polazzo" w:date="2024-10-07T09:42:00Z" w16du:dateUtc="2024-10-07T07:42:00Z">
              <w:r w:rsidRPr="00F42F4E">
                <w:rPr>
                  <w:rFonts w:ascii="Times New Roman" w:eastAsia="Helvetica" w:hAnsi="Times New Roman" w:cs="Times New Roman"/>
                  <w:b/>
                  <w:bCs/>
                  <w:color w:val="000000"/>
                  <w:sz w:val="22"/>
                  <w:szCs w:val="22"/>
                </w:rPr>
                <w:t>-4</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5EE1E"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597" w:author="Francesco Polazzo" w:date="2024-10-07T09:42:00Z" w16du:dateUtc="2024-10-07T07:42:00Z"/>
                <w:rFonts w:ascii="Times New Roman" w:hAnsi="Times New Roman" w:cs="Times New Roman"/>
                <w:b/>
                <w:bCs/>
              </w:rPr>
              <w:pPrChange w:id="159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599" w:author="Francesco Polazzo" w:date="2024-10-07T09:42:00Z" w16du:dateUtc="2024-10-07T07:42:00Z">
              <w:r w:rsidRPr="00F42F4E">
                <w:rPr>
                  <w:rFonts w:ascii="Times New Roman" w:eastAsia="Helvetica" w:hAnsi="Times New Roman" w:cs="Times New Roman"/>
                  <w:b/>
                  <w:bCs/>
                  <w:color w:val="000000"/>
                  <w:sz w:val="22"/>
                  <w:szCs w:val="22"/>
                </w:rPr>
                <w:t>-0.153</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C9B1D"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00" w:author="Francesco Polazzo" w:date="2024-10-07T09:42:00Z" w16du:dateUtc="2024-10-07T07:42:00Z"/>
                <w:rFonts w:ascii="Times New Roman" w:hAnsi="Times New Roman" w:cs="Times New Roman"/>
                <w:b/>
                <w:bCs/>
              </w:rPr>
              <w:pPrChange w:id="160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02" w:author="Francesco Polazzo" w:date="2024-10-07T09:42:00Z" w16du:dateUtc="2024-10-07T07:42:00Z">
              <w:r w:rsidRPr="00F42F4E">
                <w:rPr>
                  <w:rFonts w:ascii="Times New Roman" w:eastAsia="Helvetica" w:hAnsi="Times New Roman" w:cs="Times New Roman"/>
                  <w:b/>
                  <w:bCs/>
                  <w:color w:val="000000"/>
                  <w:sz w:val="22"/>
                  <w:szCs w:val="22"/>
                </w:rPr>
                <w:t>0.064</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77370"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03" w:author="Francesco Polazzo" w:date="2024-10-07T09:42:00Z" w16du:dateUtc="2024-10-07T07:42:00Z"/>
                <w:rFonts w:ascii="Times New Roman" w:hAnsi="Times New Roman" w:cs="Times New Roman"/>
                <w:b/>
                <w:bCs/>
              </w:rPr>
              <w:pPrChange w:id="160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05" w:author="Francesco Polazzo" w:date="2024-10-07T09:42:00Z" w16du:dateUtc="2024-10-07T07:42:00Z">
              <w:r w:rsidRPr="00F42F4E">
                <w:rPr>
                  <w:rFonts w:ascii="Times New Roman" w:eastAsia="Helvetica" w:hAnsi="Times New Roman" w:cs="Times New Roman"/>
                  <w:b/>
                  <w:bCs/>
                  <w:color w:val="000000"/>
                  <w:sz w:val="22"/>
                  <w:szCs w:val="22"/>
                </w:rPr>
                <w:t>24.889</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46999"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06" w:author="Francesco Polazzo" w:date="2024-10-07T09:42:00Z" w16du:dateUtc="2024-10-07T07:42:00Z"/>
                <w:rFonts w:ascii="Times New Roman" w:hAnsi="Times New Roman" w:cs="Times New Roman"/>
                <w:b/>
                <w:bCs/>
              </w:rPr>
              <w:pPrChange w:id="160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08" w:author="Francesco Polazzo" w:date="2024-10-07T09:42:00Z" w16du:dateUtc="2024-10-07T07:42:00Z">
              <w:r w:rsidRPr="00F42F4E">
                <w:rPr>
                  <w:rFonts w:ascii="Times New Roman" w:eastAsia="Helvetica" w:hAnsi="Times New Roman" w:cs="Times New Roman"/>
                  <w:b/>
                  <w:bCs/>
                  <w:color w:val="000000"/>
                  <w:sz w:val="22"/>
                  <w:szCs w:val="22"/>
                </w:rPr>
                <w:t>-2.376</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41195"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09" w:author="Francesco Polazzo" w:date="2024-10-07T09:42:00Z" w16du:dateUtc="2024-10-07T07:42:00Z"/>
                <w:rFonts w:ascii="Times New Roman" w:hAnsi="Times New Roman" w:cs="Times New Roman"/>
                <w:b/>
                <w:bCs/>
              </w:rPr>
              <w:pPrChange w:id="161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11" w:author="Francesco Polazzo" w:date="2024-10-07T09:42:00Z" w16du:dateUtc="2024-10-07T07:42:00Z">
              <w:r w:rsidRPr="00F42F4E">
                <w:rPr>
                  <w:rFonts w:ascii="Times New Roman" w:eastAsia="Helvetica" w:hAnsi="Times New Roman" w:cs="Times New Roman"/>
                  <w:b/>
                  <w:bCs/>
                  <w:color w:val="000000"/>
                  <w:sz w:val="22"/>
                  <w:szCs w:val="22"/>
                </w:rPr>
                <w:t>0.026</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37CD6"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12" w:author="Francesco Polazzo" w:date="2024-10-07T09:42:00Z" w16du:dateUtc="2024-10-07T07:42:00Z"/>
                <w:rFonts w:ascii="Times New Roman" w:hAnsi="Times New Roman" w:cs="Times New Roman"/>
              </w:rPr>
              <w:pPrChange w:id="161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
        </w:tc>
      </w:tr>
      <w:tr w:rsidR="00B607B5" w:rsidRPr="00F42F4E" w14:paraId="380AA499" w14:textId="77777777" w:rsidTr="00D60806">
        <w:trPr>
          <w:jc w:val="center"/>
          <w:ins w:id="1614" w:author="Francesco Polazzo" w:date="2024-10-07T09:42:00Z"/>
        </w:trPr>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E80C"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15" w:author="Francesco Polazzo" w:date="2024-10-07T09:42:00Z" w16du:dateUtc="2024-10-07T07:42:00Z"/>
                <w:rFonts w:ascii="Times New Roman" w:hAnsi="Times New Roman" w:cs="Times New Roman"/>
              </w:rPr>
              <w:pPrChange w:id="161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17" w:author="Francesco Polazzo" w:date="2024-10-07T09:42:00Z" w16du:dateUtc="2024-10-07T07:42:00Z">
              <w:r w:rsidRPr="00F42F4E">
                <w:rPr>
                  <w:rFonts w:ascii="Times New Roman" w:eastAsia="Helvetica" w:hAnsi="Times New Roman" w:cs="Times New Roman"/>
                  <w:color w:val="000000"/>
                  <w:sz w:val="22"/>
                  <w:szCs w:val="22"/>
                </w:rPr>
                <w:t>Control - HW</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BC7FC"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18" w:author="Francesco Polazzo" w:date="2024-10-07T09:42:00Z" w16du:dateUtc="2024-10-07T07:42:00Z"/>
                <w:rFonts w:ascii="Times New Roman" w:hAnsi="Times New Roman" w:cs="Times New Roman"/>
              </w:rPr>
              <w:pPrChange w:id="161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20" w:author="Francesco Polazzo" w:date="2024-10-07T09:42:00Z" w16du:dateUtc="2024-10-07T07:42:00Z">
              <w:r w:rsidRPr="00F42F4E">
                <w:rPr>
                  <w:rFonts w:ascii="Times New Roman" w:eastAsia="Helvetica" w:hAnsi="Times New Roman" w:cs="Times New Roman"/>
                  <w:color w:val="000000"/>
                  <w:sz w:val="22"/>
                  <w:szCs w:val="22"/>
                </w:rPr>
                <w:t>10</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3EE28"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21" w:author="Francesco Polazzo" w:date="2024-10-07T09:42:00Z" w16du:dateUtc="2024-10-07T07:42:00Z"/>
                <w:rFonts w:ascii="Times New Roman" w:hAnsi="Times New Roman" w:cs="Times New Roman"/>
              </w:rPr>
              <w:pPrChange w:id="162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23" w:author="Francesco Polazzo" w:date="2024-10-07T09:42:00Z" w16du:dateUtc="2024-10-07T07:42:00Z">
              <w:r w:rsidRPr="00F42F4E">
                <w:rPr>
                  <w:rFonts w:ascii="Times New Roman" w:eastAsia="Helvetica" w:hAnsi="Times New Roman" w:cs="Times New Roman"/>
                  <w:color w:val="000000"/>
                  <w:sz w:val="22"/>
                  <w:szCs w:val="22"/>
                </w:rPr>
                <w:t>-0.040</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445AD"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24" w:author="Francesco Polazzo" w:date="2024-10-07T09:42:00Z" w16du:dateUtc="2024-10-07T07:42:00Z"/>
                <w:rFonts w:ascii="Times New Roman" w:hAnsi="Times New Roman" w:cs="Times New Roman"/>
              </w:rPr>
              <w:pPrChange w:id="162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26" w:author="Francesco Polazzo" w:date="2024-10-07T09:42:00Z" w16du:dateUtc="2024-10-07T07:42:00Z">
              <w:r w:rsidRPr="00F42F4E">
                <w:rPr>
                  <w:rFonts w:ascii="Times New Roman" w:eastAsia="Helvetica" w:hAnsi="Times New Roman" w:cs="Times New Roman"/>
                  <w:color w:val="000000"/>
                  <w:sz w:val="22"/>
                  <w:szCs w:val="22"/>
                </w:rPr>
                <w:t>0.042</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1F32F"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27" w:author="Francesco Polazzo" w:date="2024-10-07T09:42:00Z" w16du:dateUtc="2024-10-07T07:42:00Z"/>
                <w:rFonts w:ascii="Times New Roman" w:hAnsi="Times New Roman" w:cs="Times New Roman"/>
              </w:rPr>
              <w:pPrChange w:id="162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29" w:author="Francesco Polazzo" w:date="2024-10-07T09:42:00Z" w16du:dateUtc="2024-10-07T07:42:00Z">
              <w:r w:rsidRPr="00F42F4E">
                <w:rPr>
                  <w:rFonts w:ascii="Times New Roman" w:eastAsia="Helvetica" w:hAnsi="Times New Roman" w:cs="Times New Roman"/>
                  <w:color w:val="000000"/>
                  <w:sz w:val="22"/>
                  <w:szCs w:val="22"/>
                </w:rPr>
                <w:t>8.521</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B3D4D"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30" w:author="Francesco Polazzo" w:date="2024-10-07T09:42:00Z" w16du:dateUtc="2024-10-07T07:42:00Z"/>
                <w:rFonts w:ascii="Times New Roman" w:hAnsi="Times New Roman" w:cs="Times New Roman"/>
              </w:rPr>
              <w:pPrChange w:id="163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32" w:author="Francesco Polazzo" w:date="2024-10-07T09:42:00Z" w16du:dateUtc="2024-10-07T07:42:00Z">
              <w:r w:rsidRPr="00F42F4E">
                <w:rPr>
                  <w:rFonts w:ascii="Times New Roman" w:eastAsia="Helvetica" w:hAnsi="Times New Roman" w:cs="Times New Roman"/>
                  <w:color w:val="000000"/>
                  <w:sz w:val="22"/>
                  <w:szCs w:val="22"/>
                </w:rPr>
                <w:t>-0.950</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B63AD"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33" w:author="Francesco Polazzo" w:date="2024-10-07T09:42:00Z" w16du:dateUtc="2024-10-07T07:42:00Z"/>
                <w:rFonts w:ascii="Times New Roman" w:hAnsi="Times New Roman" w:cs="Times New Roman"/>
              </w:rPr>
              <w:pPrChange w:id="163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35" w:author="Francesco Polazzo" w:date="2024-10-07T09:42:00Z" w16du:dateUtc="2024-10-07T07:42:00Z">
              <w:r w:rsidRPr="00F42F4E">
                <w:rPr>
                  <w:rFonts w:ascii="Times New Roman" w:eastAsia="Helvetica" w:hAnsi="Times New Roman" w:cs="Times New Roman"/>
                  <w:color w:val="000000"/>
                  <w:sz w:val="22"/>
                  <w:szCs w:val="22"/>
                </w:rPr>
                <w:t>0.368</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BC03C"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36" w:author="Francesco Polazzo" w:date="2024-10-07T09:42:00Z" w16du:dateUtc="2024-10-07T07:42:00Z"/>
                <w:rFonts w:ascii="Times New Roman" w:hAnsi="Times New Roman" w:cs="Times New Roman"/>
              </w:rPr>
              <w:pPrChange w:id="163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
        </w:tc>
      </w:tr>
      <w:tr w:rsidR="00B607B5" w:rsidRPr="00F42F4E" w14:paraId="6283986B" w14:textId="77777777" w:rsidTr="00D60806">
        <w:trPr>
          <w:jc w:val="center"/>
          <w:ins w:id="1638" w:author="Francesco Polazzo" w:date="2024-10-07T09:42:00Z"/>
        </w:trPr>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96384"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39" w:author="Francesco Polazzo" w:date="2024-10-07T09:42:00Z" w16du:dateUtc="2024-10-07T07:42:00Z"/>
                <w:rFonts w:ascii="Times New Roman" w:hAnsi="Times New Roman" w:cs="Times New Roman"/>
              </w:rPr>
              <w:pPrChange w:id="164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41" w:author="Francesco Polazzo" w:date="2024-10-07T09:42:00Z" w16du:dateUtc="2024-10-07T07:42:00Z">
              <w:r w:rsidRPr="00F42F4E">
                <w:rPr>
                  <w:rFonts w:ascii="Times New Roman" w:eastAsia="Helvetica" w:hAnsi="Times New Roman" w:cs="Times New Roman"/>
                  <w:color w:val="000000"/>
                  <w:sz w:val="22"/>
                  <w:szCs w:val="22"/>
                </w:rPr>
                <w:t>Control - HW</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B81EF"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42" w:author="Francesco Polazzo" w:date="2024-10-07T09:42:00Z" w16du:dateUtc="2024-10-07T07:42:00Z"/>
                <w:rFonts w:ascii="Times New Roman" w:hAnsi="Times New Roman" w:cs="Times New Roman"/>
              </w:rPr>
              <w:pPrChange w:id="164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44" w:author="Francesco Polazzo" w:date="2024-10-07T09:42:00Z" w16du:dateUtc="2024-10-07T07:42:00Z">
              <w:r w:rsidRPr="00F42F4E">
                <w:rPr>
                  <w:rFonts w:ascii="Times New Roman" w:eastAsia="Helvetica" w:hAnsi="Times New Roman" w:cs="Times New Roman"/>
                  <w:color w:val="000000"/>
                  <w:sz w:val="22"/>
                  <w:szCs w:val="22"/>
                </w:rPr>
                <w:t>24</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4BCDE"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45" w:author="Francesco Polazzo" w:date="2024-10-07T09:42:00Z" w16du:dateUtc="2024-10-07T07:42:00Z"/>
                <w:rFonts w:ascii="Times New Roman" w:hAnsi="Times New Roman" w:cs="Times New Roman"/>
              </w:rPr>
              <w:pPrChange w:id="164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47" w:author="Francesco Polazzo" w:date="2024-10-07T09:42:00Z" w16du:dateUtc="2024-10-07T07:42:00Z">
              <w:r w:rsidRPr="00F42F4E">
                <w:rPr>
                  <w:rFonts w:ascii="Times New Roman" w:eastAsia="Helvetica" w:hAnsi="Times New Roman" w:cs="Times New Roman"/>
                  <w:color w:val="000000"/>
                  <w:sz w:val="22"/>
                  <w:szCs w:val="22"/>
                </w:rPr>
                <w:t>0.073</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E3AAF"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48" w:author="Francesco Polazzo" w:date="2024-10-07T09:42:00Z" w16du:dateUtc="2024-10-07T07:42:00Z"/>
                <w:rFonts w:ascii="Times New Roman" w:hAnsi="Times New Roman" w:cs="Times New Roman"/>
              </w:rPr>
              <w:pPrChange w:id="164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50" w:author="Francesco Polazzo" w:date="2024-10-07T09:42:00Z" w16du:dateUtc="2024-10-07T07:42:00Z">
              <w:r w:rsidRPr="00F42F4E">
                <w:rPr>
                  <w:rFonts w:ascii="Times New Roman" w:eastAsia="Helvetica" w:hAnsi="Times New Roman" w:cs="Times New Roman"/>
                  <w:color w:val="000000"/>
                  <w:sz w:val="22"/>
                  <w:szCs w:val="22"/>
                </w:rPr>
                <w:t>0.042</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E2197"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51" w:author="Francesco Polazzo" w:date="2024-10-07T09:42:00Z" w16du:dateUtc="2024-10-07T07:42:00Z"/>
                <w:rFonts w:ascii="Times New Roman" w:hAnsi="Times New Roman" w:cs="Times New Roman"/>
              </w:rPr>
              <w:pPrChange w:id="165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53" w:author="Francesco Polazzo" w:date="2024-10-07T09:42:00Z" w16du:dateUtc="2024-10-07T07:42:00Z">
              <w:r w:rsidRPr="00F42F4E">
                <w:rPr>
                  <w:rFonts w:ascii="Times New Roman" w:eastAsia="Helvetica" w:hAnsi="Times New Roman" w:cs="Times New Roman"/>
                  <w:color w:val="000000"/>
                  <w:sz w:val="22"/>
                  <w:szCs w:val="22"/>
                </w:rPr>
                <w:t>8.521</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B8BC7"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54" w:author="Francesco Polazzo" w:date="2024-10-07T09:42:00Z" w16du:dateUtc="2024-10-07T07:42:00Z"/>
                <w:rFonts w:ascii="Times New Roman" w:hAnsi="Times New Roman" w:cs="Times New Roman"/>
              </w:rPr>
              <w:pPrChange w:id="165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56" w:author="Francesco Polazzo" w:date="2024-10-07T09:42:00Z" w16du:dateUtc="2024-10-07T07:42:00Z">
              <w:r w:rsidRPr="00F42F4E">
                <w:rPr>
                  <w:rFonts w:ascii="Times New Roman" w:eastAsia="Helvetica" w:hAnsi="Times New Roman" w:cs="Times New Roman"/>
                  <w:color w:val="000000"/>
                  <w:sz w:val="22"/>
                  <w:szCs w:val="22"/>
                </w:rPr>
                <w:t>1.721</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16AD"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57" w:author="Francesco Polazzo" w:date="2024-10-07T09:42:00Z" w16du:dateUtc="2024-10-07T07:42:00Z"/>
                <w:rFonts w:ascii="Times New Roman" w:hAnsi="Times New Roman" w:cs="Times New Roman"/>
              </w:rPr>
              <w:pPrChange w:id="165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59" w:author="Francesco Polazzo" w:date="2024-10-07T09:42:00Z" w16du:dateUtc="2024-10-07T07:42:00Z">
              <w:r w:rsidRPr="00F42F4E">
                <w:rPr>
                  <w:rFonts w:ascii="Times New Roman" w:eastAsia="Helvetica" w:hAnsi="Times New Roman" w:cs="Times New Roman"/>
                  <w:color w:val="000000"/>
                  <w:sz w:val="22"/>
                  <w:szCs w:val="22"/>
                </w:rPr>
                <w:t>0.121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8CC55"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60" w:author="Francesco Polazzo" w:date="2024-10-07T09:42:00Z" w16du:dateUtc="2024-10-07T07:42:00Z"/>
                <w:rFonts w:ascii="Times New Roman" w:hAnsi="Times New Roman" w:cs="Times New Roman"/>
              </w:rPr>
              <w:pPrChange w:id="166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
        </w:tc>
      </w:tr>
      <w:tr w:rsidR="00B607B5" w:rsidRPr="00F42F4E" w14:paraId="763DFDF5" w14:textId="77777777" w:rsidTr="00D60806">
        <w:trPr>
          <w:jc w:val="center"/>
          <w:ins w:id="1662" w:author="Francesco Polazzo" w:date="2024-10-07T09:42:00Z"/>
        </w:trPr>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7B1BE8"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63" w:author="Francesco Polazzo" w:date="2024-10-07T09:42:00Z" w16du:dateUtc="2024-10-07T07:42:00Z"/>
                <w:rFonts w:ascii="Times New Roman" w:hAnsi="Times New Roman" w:cs="Times New Roman"/>
                <w:b/>
                <w:bCs/>
              </w:rPr>
              <w:pPrChange w:id="166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65" w:author="Francesco Polazzo" w:date="2024-10-07T09:42:00Z" w16du:dateUtc="2024-10-07T07:42:00Z">
              <w:r w:rsidRPr="00F42F4E">
                <w:rPr>
                  <w:rFonts w:ascii="Times New Roman" w:eastAsia="Helvetica" w:hAnsi="Times New Roman" w:cs="Times New Roman"/>
                  <w:b/>
                  <w:bCs/>
                  <w:color w:val="000000"/>
                  <w:sz w:val="22"/>
                  <w:szCs w:val="22"/>
                </w:rPr>
                <w:t>Control - HW</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A87B9"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66" w:author="Francesco Polazzo" w:date="2024-10-07T09:42:00Z" w16du:dateUtc="2024-10-07T07:42:00Z"/>
                <w:rFonts w:ascii="Times New Roman" w:hAnsi="Times New Roman" w:cs="Times New Roman"/>
                <w:b/>
                <w:bCs/>
              </w:rPr>
              <w:pPrChange w:id="166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68" w:author="Francesco Polazzo" w:date="2024-10-07T09:42:00Z" w16du:dateUtc="2024-10-07T07:42:00Z">
              <w:r w:rsidRPr="00F42F4E">
                <w:rPr>
                  <w:rFonts w:ascii="Times New Roman" w:eastAsia="Helvetica" w:hAnsi="Times New Roman" w:cs="Times New Roman"/>
                  <w:b/>
                  <w:bCs/>
                  <w:color w:val="000000"/>
                  <w:sz w:val="22"/>
                  <w:szCs w:val="22"/>
                </w:rPr>
                <w:t>38</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65822D"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69" w:author="Francesco Polazzo" w:date="2024-10-07T09:42:00Z" w16du:dateUtc="2024-10-07T07:42:00Z"/>
                <w:rFonts w:ascii="Times New Roman" w:hAnsi="Times New Roman" w:cs="Times New Roman"/>
                <w:b/>
                <w:bCs/>
              </w:rPr>
              <w:pPrChange w:id="167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71" w:author="Francesco Polazzo" w:date="2024-10-07T09:42:00Z" w16du:dateUtc="2024-10-07T07:42:00Z">
              <w:r w:rsidRPr="00F42F4E">
                <w:rPr>
                  <w:rFonts w:ascii="Times New Roman" w:eastAsia="Helvetica" w:hAnsi="Times New Roman" w:cs="Times New Roman"/>
                  <w:b/>
                  <w:bCs/>
                  <w:color w:val="000000"/>
                  <w:sz w:val="22"/>
                  <w:szCs w:val="22"/>
                </w:rPr>
                <w:t>0.185</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3FB423"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72" w:author="Francesco Polazzo" w:date="2024-10-07T09:42:00Z" w16du:dateUtc="2024-10-07T07:42:00Z"/>
                <w:rFonts w:ascii="Times New Roman" w:hAnsi="Times New Roman" w:cs="Times New Roman"/>
                <w:b/>
                <w:bCs/>
              </w:rPr>
              <w:pPrChange w:id="167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74" w:author="Francesco Polazzo" w:date="2024-10-07T09:42:00Z" w16du:dateUtc="2024-10-07T07:42:00Z">
              <w:r w:rsidRPr="00F42F4E">
                <w:rPr>
                  <w:rFonts w:ascii="Times New Roman" w:eastAsia="Helvetica" w:hAnsi="Times New Roman" w:cs="Times New Roman"/>
                  <w:b/>
                  <w:bCs/>
                  <w:color w:val="000000"/>
                  <w:sz w:val="22"/>
                  <w:szCs w:val="22"/>
                </w:rPr>
                <w:t>0.064</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EEA0F9"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75" w:author="Francesco Polazzo" w:date="2024-10-07T09:42:00Z" w16du:dateUtc="2024-10-07T07:42:00Z"/>
                <w:rFonts w:ascii="Times New Roman" w:hAnsi="Times New Roman" w:cs="Times New Roman"/>
                <w:b/>
                <w:bCs/>
              </w:rPr>
              <w:pPrChange w:id="167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77" w:author="Francesco Polazzo" w:date="2024-10-07T09:42:00Z" w16du:dateUtc="2024-10-07T07:42:00Z">
              <w:r w:rsidRPr="00F42F4E">
                <w:rPr>
                  <w:rFonts w:ascii="Times New Roman" w:eastAsia="Helvetica" w:hAnsi="Times New Roman" w:cs="Times New Roman"/>
                  <w:b/>
                  <w:bCs/>
                  <w:color w:val="000000"/>
                  <w:sz w:val="22"/>
                  <w:szCs w:val="22"/>
                </w:rPr>
                <w:t>24.889</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A22669"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78" w:author="Francesco Polazzo" w:date="2024-10-07T09:42:00Z" w16du:dateUtc="2024-10-07T07:42:00Z"/>
                <w:rFonts w:ascii="Times New Roman" w:hAnsi="Times New Roman" w:cs="Times New Roman"/>
                <w:b/>
                <w:bCs/>
              </w:rPr>
              <w:pPrChange w:id="167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80" w:author="Francesco Polazzo" w:date="2024-10-07T09:42:00Z" w16du:dateUtc="2024-10-07T07:42:00Z">
              <w:r w:rsidRPr="00F42F4E">
                <w:rPr>
                  <w:rFonts w:ascii="Times New Roman" w:eastAsia="Helvetica" w:hAnsi="Times New Roman" w:cs="Times New Roman"/>
                  <w:b/>
                  <w:bCs/>
                  <w:color w:val="000000"/>
                  <w:sz w:val="22"/>
                  <w:szCs w:val="22"/>
                </w:rPr>
                <w:t>2.882</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A8353B"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81" w:author="Francesco Polazzo" w:date="2024-10-07T09:42:00Z" w16du:dateUtc="2024-10-07T07:42:00Z"/>
                <w:rFonts w:ascii="Times New Roman" w:hAnsi="Times New Roman" w:cs="Times New Roman"/>
                <w:b/>
                <w:bCs/>
              </w:rPr>
              <w:pPrChange w:id="168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683" w:author="Francesco Polazzo" w:date="2024-10-07T09:42:00Z" w16du:dateUtc="2024-10-07T07:42:00Z">
              <w:r w:rsidRPr="00F42F4E">
                <w:rPr>
                  <w:rFonts w:ascii="Times New Roman" w:eastAsia="Helvetica" w:hAnsi="Times New Roman" w:cs="Times New Roman"/>
                  <w:b/>
                  <w:bCs/>
                  <w:color w:val="000000"/>
                  <w:sz w:val="22"/>
                  <w:szCs w:val="22"/>
                </w:rPr>
                <w:t>0.008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0EDCEC" w14:textId="77777777" w:rsidR="00B607B5" w:rsidRPr="00F42F4E"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684" w:author="Francesco Polazzo" w:date="2024-10-07T09:42:00Z" w16du:dateUtc="2024-10-07T07:42:00Z"/>
                <w:rFonts w:ascii="Times New Roman" w:hAnsi="Times New Roman" w:cs="Times New Roman"/>
              </w:rPr>
              <w:pPrChange w:id="168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
        </w:tc>
      </w:tr>
    </w:tbl>
    <w:p w14:paraId="456B8AC1" w14:textId="77777777" w:rsidR="00133A49" w:rsidRPr="00877DC3" w:rsidRDefault="00133A49" w:rsidP="008279E9">
      <w:pPr>
        <w:spacing w:line="480" w:lineRule="auto"/>
        <w:jc w:val="both"/>
        <w:rPr>
          <w:rFonts w:ascii="Times New Roman" w:hAnsi="Times New Roman" w:cs="Times New Roman"/>
        </w:rPr>
      </w:pPr>
    </w:p>
    <w:p w14:paraId="596800DE" w14:textId="49B6E1CF" w:rsidR="00731629" w:rsidRDefault="00731629" w:rsidP="008279E9">
      <w:pPr>
        <w:pStyle w:val="NormalWeb"/>
        <w:spacing w:before="0" w:beforeAutospacing="0" w:after="0" w:afterAutospacing="0" w:line="480" w:lineRule="auto"/>
        <w:jc w:val="both"/>
      </w:pPr>
    </w:p>
    <w:p w14:paraId="3A6A3A54" w14:textId="77777777" w:rsidR="00875310" w:rsidRDefault="00875310" w:rsidP="008279E9">
      <w:pPr>
        <w:pStyle w:val="NormalWeb"/>
        <w:spacing w:before="0" w:beforeAutospacing="0" w:after="0" w:afterAutospacing="0" w:line="480" w:lineRule="auto"/>
        <w:jc w:val="both"/>
        <w:rPr>
          <w:ins w:id="1686" w:author="Francesco Polazzo" w:date="2024-10-07T09:42:00Z" w16du:dateUtc="2024-10-07T07:42:00Z"/>
        </w:rPr>
      </w:pPr>
    </w:p>
    <w:p w14:paraId="1A96FF5E" w14:textId="77777777" w:rsidR="00B607B5" w:rsidRDefault="00B607B5" w:rsidP="008279E9">
      <w:pPr>
        <w:pStyle w:val="NormalWeb"/>
        <w:spacing w:before="0" w:beforeAutospacing="0" w:after="0" w:afterAutospacing="0" w:line="480" w:lineRule="auto"/>
        <w:jc w:val="both"/>
        <w:rPr>
          <w:ins w:id="1687" w:author="Francesco Polazzo" w:date="2024-10-07T09:42:00Z" w16du:dateUtc="2024-10-07T07:42:00Z"/>
        </w:rPr>
      </w:pPr>
    </w:p>
    <w:p w14:paraId="3B0A7B36" w14:textId="77777777" w:rsidR="00B607B5" w:rsidRDefault="00B607B5" w:rsidP="008279E9">
      <w:pPr>
        <w:pStyle w:val="NormalWeb"/>
        <w:spacing w:before="0" w:beforeAutospacing="0" w:after="0" w:afterAutospacing="0" w:line="480" w:lineRule="auto"/>
        <w:jc w:val="both"/>
        <w:rPr>
          <w:ins w:id="1688" w:author="Francesco Polazzo" w:date="2024-10-07T09:42:00Z" w16du:dateUtc="2024-10-07T07:42:00Z"/>
        </w:rPr>
      </w:pPr>
    </w:p>
    <w:p w14:paraId="218CF5B8" w14:textId="77777777" w:rsidR="00B607B5" w:rsidRDefault="00B607B5" w:rsidP="008279E9">
      <w:pPr>
        <w:pStyle w:val="NormalWeb"/>
        <w:spacing w:before="0" w:beforeAutospacing="0" w:after="0" w:afterAutospacing="0" w:line="480" w:lineRule="auto"/>
        <w:jc w:val="both"/>
      </w:pPr>
    </w:p>
    <w:p w14:paraId="1856FCBC" w14:textId="77777777" w:rsidR="00875310" w:rsidRDefault="00875310" w:rsidP="008279E9">
      <w:pPr>
        <w:pStyle w:val="NormalWeb"/>
        <w:spacing w:before="0" w:beforeAutospacing="0" w:after="0" w:afterAutospacing="0" w:line="480" w:lineRule="auto"/>
        <w:jc w:val="both"/>
      </w:pPr>
    </w:p>
    <w:p w14:paraId="10A7C947" w14:textId="77777777" w:rsidR="00875310" w:rsidRDefault="00875310" w:rsidP="008279E9">
      <w:pPr>
        <w:pStyle w:val="NormalWeb"/>
        <w:spacing w:before="0" w:beforeAutospacing="0" w:after="0" w:afterAutospacing="0" w:line="480" w:lineRule="auto"/>
        <w:jc w:val="both"/>
      </w:pPr>
    </w:p>
    <w:p w14:paraId="6D1A05C4" w14:textId="77777777" w:rsidR="00875310" w:rsidRDefault="00875310" w:rsidP="008279E9">
      <w:pPr>
        <w:pStyle w:val="NormalWeb"/>
        <w:spacing w:before="0" w:beforeAutospacing="0" w:after="0" w:afterAutospacing="0" w:line="480" w:lineRule="auto"/>
        <w:jc w:val="both"/>
      </w:pPr>
    </w:p>
    <w:p w14:paraId="31883AA4" w14:textId="77777777" w:rsidR="00875310" w:rsidRDefault="00875310" w:rsidP="008279E9">
      <w:pPr>
        <w:pStyle w:val="NormalWeb"/>
        <w:spacing w:before="0" w:beforeAutospacing="0" w:after="0" w:afterAutospacing="0" w:line="480" w:lineRule="auto"/>
        <w:jc w:val="both"/>
      </w:pPr>
    </w:p>
    <w:p w14:paraId="47BD9A6C" w14:textId="22FC8FCB" w:rsidR="008C1C97" w:rsidRDefault="008C1C97" w:rsidP="008279E9">
      <w:pPr>
        <w:spacing w:line="480" w:lineRule="auto"/>
        <w:jc w:val="both"/>
        <w:rPr>
          <w:rFonts w:ascii="Times New Roman" w:hAnsi="Times New Roman" w:cs="Times New Roman"/>
          <w:i/>
          <w:iCs/>
        </w:rPr>
      </w:pPr>
      <w:r w:rsidRPr="00483B80">
        <w:rPr>
          <w:rFonts w:ascii="Times New Roman" w:hAnsi="Times New Roman" w:cs="Times New Roman"/>
          <w:b/>
          <w:bCs/>
        </w:rPr>
        <w:t>Table 3</w:t>
      </w:r>
      <w:r>
        <w:rPr>
          <w:rFonts w:ascii="Times New Roman" w:hAnsi="Times New Roman" w:cs="Times New Roman"/>
        </w:rPr>
        <w:t xml:space="preserve">. Results of the LMM analysing the effects of HW and time on </w:t>
      </w:r>
      <w:r w:rsidR="00A67FAE">
        <w:rPr>
          <w:rFonts w:ascii="Times New Roman" w:hAnsi="Times New Roman" w:cs="Times New Roman"/>
        </w:rPr>
        <w:t>c</w:t>
      </w:r>
      <w:r>
        <w:rPr>
          <w:rFonts w:ascii="Times New Roman" w:hAnsi="Times New Roman" w:cs="Times New Roman"/>
        </w:rPr>
        <w:t xml:space="preserve">hlorophyll </w:t>
      </w:r>
      <w:r w:rsidRPr="002A09EB">
        <w:rPr>
          <w:rFonts w:ascii="Times New Roman" w:hAnsi="Times New Roman" w:cs="Times New Roman"/>
          <w:i/>
          <w:iCs/>
        </w:rPr>
        <w:t>- a.</w:t>
      </w:r>
    </w:p>
    <w:tbl>
      <w:tblPr>
        <w:tblW w:w="5153" w:type="pct"/>
        <w:jc w:val="center"/>
        <w:tblLook w:val="0420" w:firstRow="1" w:lastRow="0" w:firstColumn="0" w:lastColumn="0" w:noHBand="0" w:noVBand="1"/>
      </w:tblPr>
      <w:tblGrid>
        <w:gridCol w:w="1068"/>
        <w:gridCol w:w="2819"/>
        <w:gridCol w:w="1470"/>
        <w:gridCol w:w="1315"/>
        <w:gridCol w:w="1315"/>
        <w:gridCol w:w="1315"/>
      </w:tblGrid>
      <w:tr w:rsidR="00483B80" w:rsidRPr="004F2C72" w14:paraId="76248D65" w14:textId="77777777" w:rsidTr="00483B80">
        <w:trPr>
          <w:trHeight w:val="20"/>
          <w:tblHeader/>
          <w:jc w:val="center"/>
        </w:trPr>
        <w:tc>
          <w:tcPr>
            <w:tcW w:w="57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8F7AD2"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68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b/>
                <w:color w:val="000000"/>
                <w:sz w:val="22"/>
                <w:szCs w:val="22"/>
              </w:rPr>
              <w:t>effect</w:t>
            </w:r>
          </w:p>
        </w:tc>
        <w:tc>
          <w:tcPr>
            <w:tcW w:w="151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678A0F"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69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b/>
                <w:color w:val="000000"/>
                <w:sz w:val="22"/>
                <w:szCs w:val="22"/>
              </w:rPr>
              <w:t>term</w:t>
            </w:r>
          </w:p>
        </w:tc>
        <w:tc>
          <w:tcPr>
            <w:tcW w:w="79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281BAB"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69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b/>
                <w:color w:val="000000"/>
                <w:sz w:val="22"/>
                <w:szCs w:val="22"/>
              </w:rPr>
              <w:t>estimate</w:t>
            </w:r>
          </w:p>
        </w:tc>
        <w:tc>
          <w:tcPr>
            <w:tcW w:w="707" w:type="pct"/>
            <w:tcBorders>
              <w:top w:val="single" w:sz="12" w:space="0" w:color="666666"/>
              <w:left w:val="none" w:sz="0" w:space="0" w:color="000000"/>
              <w:bottom w:val="single" w:sz="12" w:space="0" w:color="666666"/>
              <w:right w:val="none" w:sz="0" w:space="0" w:color="000000"/>
            </w:tcBorders>
            <w:shd w:val="clear" w:color="auto" w:fill="FFFFFF"/>
            <w:vAlign w:val="center"/>
          </w:tcPr>
          <w:p w14:paraId="5721A728" w14:textId="57993319"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eastAsia="Helvetica" w:hAnsi="Times New Roman" w:cs="Times New Roman"/>
                <w:b/>
                <w:color w:val="000000"/>
                <w:sz w:val="22"/>
                <w:szCs w:val="22"/>
              </w:rPr>
              <w:pPrChange w:id="169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b/>
                <w:color w:val="000000"/>
                <w:sz w:val="22"/>
                <w:szCs w:val="22"/>
              </w:rPr>
              <w:t>2.5%</w:t>
            </w:r>
          </w:p>
        </w:tc>
        <w:tc>
          <w:tcPr>
            <w:tcW w:w="707" w:type="pct"/>
            <w:tcBorders>
              <w:top w:val="single" w:sz="12" w:space="0" w:color="666666"/>
              <w:left w:val="none" w:sz="0" w:space="0" w:color="000000"/>
              <w:bottom w:val="single" w:sz="12" w:space="0" w:color="666666"/>
              <w:right w:val="none" w:sz="0" w:space="0" w:color="000000"/>
            </w:tcBorders>
            <w:shd w:val="clear" w:color="auto" w:fill="FFFFFF"/>
            <w:vAlign w:val="center"/>
          </w:tcPr>
          <w:p w14:paraId="41169A86" w14:textId="2B4A349A"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eastAsia="Helvetica" w:hAnsi="Times New Roman" w:cs="Times New Roman"/>
                <w:b/>
                <w:color w:val="000000"/>
                <w:sz w:val="22"/>
                <w:szCs w:val="22"/>
              </w:rPr>
              <w:pPrChange w:id="169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b/>
                <w:color w:val="000000"/>
                <w:sz w:val="22"/>
                <w:szCs w:val="22"/>
              </w:rPr>
              <w:t>97.5%</w:t>
            </w:r>
          </w:p>
        </w:tc>
        <w:tc>
          <w:tcPr>
            <w:tcW w:w="70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BA4E22" w14:textId="16D3D1BB"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69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b/>
                <w:color w:val="000000"/>
                <w:sz w:val="22"/>
                <w:szCs w:val="22"/>
              </w:rPr>
              <w:t>p</w:t>
            </w:r>
            <w:r>
              <w:rPr>
                <w:rFonts w:ascii="Times New Roman" w:eastAsia="Helvetica" w:hAnsi="Times New Roman" w:cs="Times New Roman"/>
                <w:b/>
                <w:color w:val="000000"/>
                <w:sz w:val="22"/>
                <w:szCs w:val="22"/>
              </w:rPr>
              <w:t>-</w:t>
            </w:r>
            <w:r w:rsidRPr="004F2C72">
              <w:rPr>
                <w:rFonts w:ascii="Times New Roman" w:eastAsia="Helvetica" w:hAnsi="Times New Roman" w:cs="Times New Roman"/>
                <w:b/>
                <w:color w:val="000000"/>
                <w:sz w:val="22"/>
                <w:szCs w:val="22"/>
              </w:rPr>
              <w:t>value</w:t>
            </w:r>
          </w:p>
        </w:tc>
      </w:tr>
      <w:tr w:rsidR="00483B80" w:rsidRPr="004F2C72" w14:paraId="750A10B2" w14:textId="77777777" w:rsidTr="00483B80">
        <w:trPr>
          <w:trHeight w:val="20"/>
          <w:jc w:val="center"/>
        </w:trPr>
        <w:tc>
          <w:tcPr>
            <w:tcW w:w="57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15E4A"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69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fixed</w:t>
            </w:r>
          </w:p>
        </w:tc>
        <w:tc>
          <w:tcPr>
            <w:tcW w:w="151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B2DCE"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69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(Intercept)</w:t>
            </w:r>
          </w:p>
        </w:tc>
        <w:tc>
          <w:tcPr>
            <w:tcW w:w="79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8E11F"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69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0.657</w:t>
            </w:r>
          </w:p>
        </w:tc>
        <w:tc>
          <w:tcPr>
            <w:tcW w:w="707" w:type="pct"/>
            <w:tcBorders>
              <w:top w:val="single" w:sz="12" w:space="0" w:color="666666"/>
              <w:left w:val="none" w:sz="0" w:space="0" w:color="000000"/>
              <w:bottom w:val="none" w:sz="0" w:space="0" w:color="000000"/>
              <w:right w:val="none" w:sz="0" w:space="0" w:color="000000"/>
            </w:tcBorders>
            <w:shd w:val="clear" w:color="auto" w:fill="FFFFFF"/>
            <w:vAlign w:val="center"/>
          </w:tcPr>
          <w:p w14:paraId="095DA5AF" w14:textId="58D0CEB6"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eastAsia="Helvetica" w:hAnsi="Times New Roman" w:cs="Times New Roman"/>
                <w:color w:val="000000"/>
                <w:sz w:val="22"/>
                <w:szCs w:val="22"/>
              </w:rPr>
              <w:pPrChange w:id="169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0.252</w:t>
            </w:r>
          </w:p>
        </w:tc>
        <w:tc>
          <w:tcPr>
            <w:tcW w:w="707" w:type="pct"/>
            <w:tcBorders>
              <w:top w:val="single" w:sz="12" w:space="0" w:color="666666"/>
              <w:left w:val="none" w:sz="0" w:space="0" w:color="000000"/>
              <w:bottom w:val="none" w:sz="0" w:space="0" w:color="000000"/>
              <w:right w:val="none" w:sz="0" w:space="0" w:color="000000"/>
            </w:tcBorders>
            <w:shd w:val="clear" w:color="auto" w:fill="FFFFFF"/>
            <w:vAlign w:val="center"/>
          </w:tcPr>
          <w:p w14:paraId="68A9D31C" w14:textId="5D9702FE"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eastAsia="Helvetica" w:hAnsi="Times New Roman" w:cs="Times New Roman"/>
                <w:color w:val="000000"/>
                <w:sz w:val="22"/>
                <w:szCs w:val="22"/>
              </w:rPr>
              <w:pPrChange w:id="169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1.062</w:t>
            </w:r>
          </w:p>
        </w:tc>
        <w:tc>
          <w:tcPr>
            <w:tcW w:w="70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13F52" w14:textId="1B32DD39"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70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0.005</w:t>
            </w:r>
          </w:p>
        </w:tc>
      </w:tr>
      <w:tr w:rsidR="00483B80" w:rsidRPr="00D54856" w14:paraId="6A24BB77" w14:textId="77777777" w:rsidTr="00483B80">
        <w:trPr>
          <w:trHeight w:val="20"/>
          <w:jc w:val="center"/>
        </w:trPr>
        <w:tc>
          <w:tcPr>
            <w:tcW w:w="5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F6CAF" w14:textId="77777777" w:rsidR="00483B80" w:rsidRPr="00D54856"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b/>
                <w:bCs/>
                <w:sz w:val="22"/>
                <w:szCs w:val="22"/>
              </w:rPr>
              <w:pPrChange w:id="170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D54856">
              <w:rPr>
                <w:rFonts w:ascii="Times New Roman" w:eastAsia="Helvetica" w:hAnsi="Times New Roman" w:cs="Times New Roman"/>
                <w:b/>
                <w:bCs/>
                <w:color w:val="000000"/>
                <w:sz w:val="22"/>
                <w:szCs w:val="22"/>
              </w:rPr>
              <w:t>fixed</w:t>
            </w:r>
          </w:p>
        </w:tc>
        <w:tc>
          <w:tcPr>
            <w:tcW w:w="15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3E55" w14:textId="77777777" w:rsidR="00483B80" w:rsidRPr="00D54856"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b/>
                <w:bCs/>
                <w:sz w:val="22"/>
                <w:szCs w:val="22"/>
              </w:rPr>
              <w:pPrChange w:id="170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proofErr w:type="spellStart"/>
            <w:r w:rsidRPr="00D54856">
              <w:rPr>
                <w:rFonts w:ascii="Times New Roman" w:eastAsia="Helvetica" w:hAnsi="Times New Roman" w:cs="Times New Roman"/>
                <w:b/>
                <w:bCs/>
                <w:color w:val="000000"/>
                <w:sz w:val="22"/>
                <w:szCs w:val="22"/>
              </w:rPr>
              <w:t>TreatmentHW</w:t>
            </w:r>
            <w:proofErr w:type="spellEnd"/>
          </w:p>
        </w:tc>
        <w:tc>
          <w:tcPr>
            <w:tcW w:w="79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904AB" w14:textId="77777777" w:rsidR="00483B80" w:rsidRPr="00D54856"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b/>
                <w:bCs/>
                <w:sz w:val="22"/>
                <w:szCs w:val="22"/>
              </w:rPr>
              <w:pPrChange w:id="170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D54856">
              <w:rPr>
                <w:rFonts w:ascii="Times New Roman" w:eastAsia="Helvetica" w:hAnsi="Times New Roman" w:cs="Times New Roman"/>
                <w:b/>
                <w:bCs/>
                <w:color w:val="000000"/>
                <w:sz w:val="22"/>
                <w:szCs w:val="22"/>
              </w:rPr>
              <w:t>-0.650</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74AE1A0B" w14:textId="055AB32D" w:rsidR="00483B80" w:rsidRPr="00D54856"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eastAsia="Helvetica" w:hAnsi="Times New Roman" w:cs="Times New Roman"/>
                <w:b/>
                <w:bCs/>
                <w:color w:val="000000"/>
                <w:sz w:val="22"/>
                <w:szCs w:val="22"/>
              </w:rPr>
              <w:pPrChange w:id="170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D54856">
              <w:rPr>
                <w:rFonts w:ascii="Times New Roman" w:eastAsia="Helvetica" w:hAnsi="Times New Roman" w:cs="Times New Roman"/>
                <w:b/>
                <w:bCs/>
                <w:color w:val="000000"/>
                <w:sz w:val="22"/>
                <w:szCs w:val="22"/>
              </w:rPr>
              <w:t>-1.222</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5629FC40" w14:textId="03988437" w:rsidR="00483B80" w:rsidRPr="00D54856"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eastAsia="Helvetica" w:hAnsi="Times New Roman" w:cs="Times New Roman"/>
                <w:b/>
                <w:bCs/>
                <w:color w:val="000000"/>
                <w:sz w:val="22"/>
                <w:szCs w:val="22"/>
              </w:rPr>
              <w:pPrChange w:id="170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D54856">
              <w:rPr>
                <w:rFonts w:ascii="Times New Roman" w:eastAsia="Helvetica" w:hAnsi="Times New Roman" w:cs="Times New Roman"/>
                <w:b/>
                <w:bCs/>
                <w:color w:val="000000"/>
                <w:sz w:val="22"/>
                <w:szCs w:val="22"/>
              </w:rPr>
              <w:t>-0.078</w:t>
            </w:r>
          </w:p>
        </w:tc>
        <w:tc>
          <w:tcPr>
            <w:tcW w:w="7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4DA07" w14:textId="5614BD46" w:rsidR="00483B80" w:rsidRPr="00D54856"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b/>
                <w:bCs/>
                <w:sz w:val="22"/>
                <w:szCs w:val="22"/>
              </w:rPr>
              <w:pPrChange w:id="170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D54856">
              <w:rPr>
                <w:rFonts w:ascii="Times New Roman" w:eastAsia="Helvetica" w:hAnsi="Times New Roman" w:cs="Times New Roman"/>
                <w:b/>
                <w:bCs/>
                <w:color w:val="000000"/>
                <w:sz w:val="22"/>
                <w:szCs w:val="22"/>
              </w:rPr>
              <w:t>0.041</w:t>
            </w:r>
          </w:p>
        </w:tc>
      </w:tr>
      <w:tr w:rsidR="00483B80" w:rsidRPr="004F2C72" w14:paraId="7F2FE79B" w14:textId="77777777" w:rsidTr="00483B80">
        <w:trPr>
          <w:trHeight w:val="20"/>
          <w:jc w:val="center"/>
        </w:trPr>
        <w:tc>
          <w:tcPr>
            <w:tcW w:w="5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8C662"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70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fixed</w:t>
            </w:r>
          </w:p>
        </w:tc>
        <w:tc>
          <w:tcPr>
            <w:tcW w:w="15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F64A3"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70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Day</w:t>
            </w:r>
          </w:p>
        </w:tc>
        <w:tc>
          <w:tcPr>
            <w:tcW w:w="79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47C2E"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70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0.011</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7139AA70" w14:textId="0D14F4AC"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eastAsia="Helvetica" w:hAnsi="Times New Roman" w:cs="Times New Roman"/>
                <w:color w:val="000000"/>
                <w:sz w:val="22"/>
                <w:szCs w:val="22"/>
              </w:rPr>
              <w:pPrChange w:id="171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-0.008</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4C4C84BF" w14:textId="77FB10EB"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eastAsia="Helvetica" w:hAnsi="Times New Roman" w:cs="Times New Roman"/>
                <w:color w:val="000000"/>
                <w:sz w:val="22"/>
                <w:szCs w:val="22"/>
              </w:rPr>
              <w:pPrChange w:id="171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0.029</w:t>
            </w:r>
          </w:p>
        </w:tc>
        <w:tc>
          <w:tcPr>
            <w:tcW w:w="7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CEF0B" w14:textId="23BEFE9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71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0.274</w:t>
            </w:r>
          </w:p>
        </w:tc>
      </w:tr>
      <w:tr w:rsidR="00483B80" w:rsidRPr="004F2C72" w14:paraId="4F5C17EB" w14:textId="77777777" w:rsidTr="00483B80">
        <w:trPr>
          <w:trHeight w:val="20"/>
          <w:jc w:val="center"/>
        </w:trPr>
        <w:tc>
          <w:tcPr>
            <w:tcW w:w="57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D529A1"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71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fixed</w:t>
            </w:r>
          </w:p>
        </w:tc>
        <w:tc>
          <w:tcPr>
            <w:tcW w:w="1515"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AAFD4C"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71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proofErr w:type="spellStart"/>
            <w:proofErr w:type="gramStart"/>
            <w:r w:rsidRPr="004F2C72">
              <w:rPr>
                <w:rFonts w:ascii="Times New Roman" w:eastAsia="Helvetica" w:hAnsi="Times New Roman" w:cs="Times New Roman"/>
                <w:color w:val="000000"/>
                <w:sz w:val="22"/>
                <w:szCs w:val="22"/>
              </w:rPr>
              <w:t>TreatmentHW:Day</w:t>
            </w:r>
            <w:proofErr w:type="spellEnd"/>
            <w:proofErr w:type="gramEnd"/>
          </w:p>
        </w:tc>
        <w:tc>
          <w:tcPr>
            <w:tcW w:w="79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C43789" w14:textId="77777777"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71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-0.020</w:t>
            </w:r>
          </w:p>
        </w:tc>
        <w:tc>
          <w:tcPr>
            <w:tcW w:w="707" w:type="pct"/>
            <w:tcBorders>
              <w:top w:val="none" w:sz="0" w:space="0" w:color="000000"/>
              <w:left w:val="none" w:sz="0" w:space="0" w:color="000000"/>
              <w:bottom w:val="single" w:sz="12" w:space="0" w:color="666666"/>
              <w:right w:val="none" w:sz="0" w:space="0" w:color="000000"/>
            </w:tcBorders>
            <w:shd w:val="clear" w:color="auto" w:fill="FFFFFF"/>
            <w:vAlign w:val="center"/>
          </w:tcPr>
          <w:p w14:paraId="0208E2BB" w14:textId="75C50E8A"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eastAsia="Helvetica" w:hAnsi="Times New Roman" w:cs="Times New Roman"/>
                <w:color w:val="000000"/>
                <w:sz w:val="22"/>
                <w:szCs w:val="22"/>
              </w:rPr>
              <w:pPrChange w:id="171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-0.046</w:t>
            </w:r>
          </w:p>
        </w:tc>
        <w:tc>
          <w:tcPr>
            <w:tcW w:w="707" w:type="pct"/>
            <w:tcBorders>
              <w:top w:val="none" w:sz="0" w:space="0" w:color="000000"/>
              <w:left w:val="none" w:sz="0" w:space="0" w:color="000000"/>
              <w:bottom w:val="single" w:sz="12" w:space="0" w:color="666666"/>
              <w:right w:val="none" w:sz="0" w:space="0" w:color="000000"/>
            </w:tcBorders>
            <w:shd w:val="clear" w:color="auto" w:fill="FFFFFF"/>
            <w:vAlign w:val="center"/>
          </w:tcPr>
          <w:p w14:paraId="29EECB52" w14:textId="23CBB80D"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eastAsia="Helvetica" w:hAnsi="Times New Roman" w:cs="Times New Roman"/>
                <w:color w:val="000000"/>
                <w:sz w:val="22"/>
                <w:szCs w:val="22"/>
              </w:rPr>
              <w:pPrChange w:id="171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0.007</w:t>
            </w:r>
          </w:p>
        </w:tc>
        <w:tc>
          <w:tcPr>
            <w:tcW w:w="70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933E0A" w14:textId="2E8D692E" w:rsidR="00483B80" w:rsidRPr="004F2C72" w:rsidRDefault="00483B80">
            <w:pPr>
              <w:pBdr>
                <w:top w:val="none" w:sz="0" w:space="0" w:color="000000"/>
                <w:left w:val="none" w:sz="0" w:space="0" w:color="000000"/>
                <w:bottom w:val="none" w:sz="0" w:space="0" w:color="000000"/>
                <w:right w:val="none" w:sz="0" w:space="0" w:color="000000"/>
              </w:pBdr>
              <w:spacing w:line="480" w:lineRule="auto"/>
              <w:ind w:left="102" w:right="102"/>
              <w:jc w:val="both"/>
              <w:rPr>
                <w:rFonts w:ascii="Times New Roman" w:hAnsi="Times New Roman" w:cs="Times New Roman"/>
                <w:sz w:val="22"/>
                <w:szCs w:val="22"/>
              </w:rPr>
              <w:pPrChange w:id="171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2" w:right="102"/>
                  <w:jc w:val="center"/>
                </w:pPr>
              </w:pPrChange>
            </w:pPr>
            <w:r w:rsidRPr="004F2C72">
              <w:rPr>
                <w:rFonts w:ascii="Times New Roman" w:eastAsia="Helvetica" w:hAnsi="Times New Roman" w:cs="Times New Roman"/>
                <w:color w:val="000000"/>
                <w:sz w:val="22"/>
                <w:szCs w:val="22"/>
              </w:rPr>
              <w:t>0.157</w:t>
            </w:r>
          </w:p>
        </w:tc>
      </w:tr>
    </w:tbl>
    <w:p w14:paraId="7786541B" w14:textId="77777777" w:rsidR="00D54856" w:rsidRPr="00877DC3" w:rsidRDefault="00D54856" w:rsidP="008279E9">
      <w:pPr>
        <w:spacing w:line="480" w:lineRule="auto"/>
        <w:jc w:val="both"/>
        <w:rPr>
          <w:rFonts w:ascii="Times New Roman" w:hAnsi="Times New Roman" w:cs="Times New Roman"/>
        </w:rPr>
      </w:pPr>
    </w:p>
    <w:p w14:paraId="4FDA01BE" w14:textId="29063919" w:rsidR="008C1C97" w:rsidRPr="00B607B5" w:rsidRDefault="00B607B5" w:rsidP="008279E9">
      <w:pPr>
        <w:spacing w:line="480" w:lineRule="auto"/>
        <w:jc w:val="both"/>
        <w:rPr>
          <w:ins w:id="1719" w:author="Francesco Polazzo" w:date="2024-10-07T09:49:00Z" w16du:dateUtc="2024-10-07T07:49:00Z"/>
          <w:rFonts w:ascii="Times New Roman" w:hAnsi="Times New Roman" w:cs="Times New Roman"/>
          <w:i/>
          <w:iCs/>
          <w:rPrChange w:id="1720" w:author="Francesco Polazzo" w:date="2024-10-07T09:49:00Z" w16du:dateUtc="2024-10-07T07:49:00Z">
            <w:rPr>
              <w:ins w:id="1721" w:author="Francesco Polazzo" w:date="2024-10-07T09:49:00Z" w16du:dateUtc="2024-10-07T07:49:00Z"/>
              <w:rFonts w:ascii="Times New Roman" w:hAnsi="Times New Roman" w:cs="Times New Roman"/>
            </w:rPr>
          </w:rPrChange>
        </w:rPr>
      </w:pPr>
      <w:ins w:id="1722" w:author="Francesco Polazzo" w:date="2024-10-07T09:49:00Z" w16du:dateUtc="2024-10-07T07:49:00Z">
        <w:r w:rsidRPr="00483B80">
          <w:rPr>
            <w:rFonts w:ascii="Times New Roman" w:hAnsi="Times New Roman" w:cs="Times New Roman"/>
            <w:b/>
            <w:bCs/>
          </w:rPr>
          <w:t xml:space="preserve">Table </w:t>
        </w:r>
      </w:ins>
      <w:ins w:id="1723" w:author="Francesco Polazzo" w:date="2024-10-07T09:50:00Z" w16du:dateUtc="2024-10-07T07:50:00Z">
        <w:r>
          <w:rPr>
            <w:rFonts w:ascii="Times New Roman" w:hAnsi="Times New Roman" w:cs="Times New Roman"/>
            <w:b/>
            <w:bCs/>
          </w:rPr>
          <w:t>4</w:t>
        </w:r>
      </w:ins>
      <w:ins w:id="1724" w:author="Francesco Polazzo" w:date="2024-10-07T09:49:00Z" w16du:dateUtc="2024-10-07T07:49:00Z">
        <w:r>
          <w:rPr>
            <w:rFonts w:ascii="Times New Roman" w:hAnsi="Times New Roman" w:cs="Times New Roman"/>
          </w:rPr>
          <w:t xml:space="preserve">. Results of the LMM analysing the effects of HW and time on </w:t>
        </w:r>
      </w:ins>
      <w:ins w:id="1725" w:author="Francesco Polazzo" w:date="2024-10-07T09:50:00Z" w16du:dateUtc="2024-10-07T07:50:00Z">
        <w:r>
          <w:rPr>
            <w:rFonts w:ascii="Times New Roman" w:hAnsi="Times New Roman" w:cs="Times New Roman"/>
          </w:rPr>
          <w:t>phytoplankton biomass</w:t>
        </w:r>
      </w:ins>
      <w:ins w:id="1726" w:author="Francesco Polazzo" w:date="2024-10-07T09:49:00Z" w16du:dateUtc="2024-10-07T07:49:00Z">
        <w:r w:rsidRPr="002A09EB">
          <w:rPr>
            <w:rFonts w:ascii="Times New Roman" w:hAnsi="Times New Roman" w:cs="Times New Roman"/>
            <w:i/>
            <w:iCs/>
          </w:rPr>
          <w:t>.</w:t>
        </w:r>
      </w:ins>
    </w:p>
    <w:tbl>
      <w:tblPr>
        <w:tblW w:w="4395" w:type="pct"/>
        <w:jc w:val="center"/>
        <w:tblLayout w:type="fixed"/>
        <w:tblLook w:val="0420" w:firstRow="1" w:lastRow="0" w:firstColumn="0" w:lastColumn="0" w:noHBand="0" w:noVBand="1"/>
      </w:tblPr>
      <w:tblGrid>
        <w:gridCol w:w="995"/>
        <w:gridCol w:w="1983"/>
        <w:gridCol w:w="1134"/>
        <w:gridCol w:w="1433"/>
        <w:gridCol w:w="1048"/>
        <w:gridCol w:w="1341"/>
      </w:tblGrid>
      <w:tr w:rsidR="00B607B5" w:rsidRPr="00B91E7B" w14:paraId="00826026" w14:textId="77777777" w:rsidTr="00B607B5">
        <w:trPr>
          <w:tblHeader/>
          <w:jc w:val="center"/>
          <w:ins w:id="1727" w:author="Francesco Polazzo" w:date="2024-10-07T09:49:00Z"/>
        </w:trPr>
        <w:tc>
          <w:tcPr>
            <w:tcW w:w="9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34DCFF"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28" w:author="Francesco Polazzo" w:date="2024-10-07T09:49:00Z" w16du:dateUtc="2024-10-07T07:49:00Z"/>
                <w:rFonts w:ascii="Times New Roman" w:hAnsi="Times New Roman" w:cs="Times New Roman"/>
              </w:rPr>
              <w:pPrChange w:id="172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30" w:author="Francesco Polazzo" w:date="2024-10-07T09:49:00Z" w16du:dateUtc="2024-10-07T07:49:00Z">
              <w:r w:rsidRPr="00B91E7B">
                <w:rPr>
                  <w:rFonts w:ascii="Times New Roman" w:eastAsia="Helvetica" w:hAnsi="Times New Roman" w:cs="Times New Roman"/>
                  <w:b/>
                  <w:color w:val="000000"/>
                  <w:sz w:val="22"/>
                  <w:szCs w:val="22"/>
                </w:rPr>
                <w:t>effect</w:t>
              </w:r>
            </w:ins>
          </w:p>
        </w:tc>
        <w:tc>
          <w:tcPr>
            <w:tcW w:w="198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0F0240"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31" w:author="Francesco Polazzo" w:date="2024-10-07T09:49:00Z" w16du:dateUtc="2024-10-07T07:49:00Z"/>
                <w:rFonts w:ascii="Times New Roman" w:hAnsi="Times New Roman" w:cs="Times New Roman"/>
              </w:rPr>
              <w:pPrChange w:id="173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33" w:author="Francesco Polazzo" w:date="2024-10-07T09:49:00Z" w16du:dateUtc="2024-10-07T07:49:00Z">
              <w:r w:rsidRPr="00B91E7B">
                <w:rPr>
                  <w:rFonts w:ascii="Times New Roman" w:eastAsia="Helvetica" w:hAnsi="Times New Roman" w:cs="Times New Roman"/>
                  <w:b/>
                  <w:color w:val="000000"/>
                  <w:sz w:val="22"/>
                  <w:szCs w:val="22"/>
                </w:rPr>
                <w:t>term</w:t>
              </w:r>
            </w:ins>
          </w:p>
        </w:tc>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D5FC09"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34" w:author="Francesco Polazzo" w:date="2024-10-07T09:49:00Z" w16du:dateUtc="2024-10-07T07:49:00Z"/>
                <w:rFonts w:ascii="Times New Roman" w:hAnsi="Times New Roman" w:cs="Times New Roman"/>
              </w:rPr>
              <w:pPrChange w:id="173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36" w:author="Francesco Polazzo" w:date="2024-10-07T09:49:00Z" w16du:dateUtc="2024-10-07T07:49:00Z">
              <w:r w:rsidRPr="00B91E7B">
                <w:rPr>
                  <w:rFonts w:ascii="Times New Roman" w:eastAsia="Helvetica" w:hAnsi="Times New Roman" w:cs="Times New Roman"/>
                  <w:b/>
                  <w:color w:val="000000"/>
                  <w:sz w:val="22"/>
                  <w:szCs w:val="22"/>
                </w:rPr>
                <w:t>estimate</w:t>
              </w:r>
            </w:ins>
          </w:p>
        </w:tc>
        <w:tc>
          <w:tcPr>
            <w:tcW w:w="143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39999A"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37" w:author="Francesco Polazzo" w:date="2024-10-07T09:49:00Z" w16du:dateUtc="2024-10-07T07:49:00Z"/>
                <w:rFonts w:ascii="Times New Roman" w:hAnsi="Times New Roman" w:cs="Times New Roman"/>
              </w:rPr>
              <w:pPrChange w:id="173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39" w:author="Francesco Polazzo" w:date="2024-10-07T09:49:00Z" w16du:dateUtc="2024-10-07T07:49:00Z">
              <w:r w:rsidRPr="00B91E7B">
                <w:rPr>
                  <w:rFonts w:ascii="Times New Roman" w:eastAsia="Helvetica" w:hAnsi="Times New Roman" w:cs="Times New Roman"/>
                  <w:b/>
                  <w:color w:val="000000"/>
                  <w:sz w:val="22"/>
                  <w:szCs w:val="22"/>
                </w:rPr>
                <w:t>2.5%</w:t>
              </w:r>
            </w:ins>
          </w:p>
        </w:tc>
        <w:tc>
          <w:tcPr>
            <w:tcW w:w="10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C64BC9"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40" w:author="Francesco Polazzo" w:date="2024-10-07T09:49:00Z" w16du:dateUtc="2024-10-07T07:49:00Z"/>
                <w:rFonts w:ascii="Times New Roman" w:hAnsi="Times New Roman" w:cs="Times New Roman"/>
              </w:rPr>
              <w:pPrChange w:id="174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42" w:author="Francesco Polazzo" w:date="2024-10-07T09:49:00Z" w16du:dateUtc="2024-10-07T07:49:00Z">
              <w:r w:rsidRPr="00B91E7B">
                <w:rPr>
                  <w:rFonts w:ascii="Times New Roman" w:eastAsia="Helvetica" w:hAnsi="Times New Roman" w:cs="Times New Roman"/>
                  <w:b/>
                  <w:color w:val="000000"/>
                  <w:sz w:val="22"/>
                  <w:szCs w:val="22"/>
                </w:rPr>
                <w:t>97.5%</w:t>
              </w:r>
            </w:ins>
          </w:p>
        </w:tc>
        <w:tc>
          <w:tcPr>
            <w:tcW w:w="1341" w:type="dxa"/>
            <w:tcBorders>
              <w:top w:val="single" w:sz="12" w:space="0" w:color="666666"/>
              <w:left w:val="none" w:sz="0" w:space="0" w:color="000000"/>
              <w:bottom w:val="single" w:sz="12" w:space="0" w:color="666666"/>
              <w:right w:val="none" w:sz="0" w:space="0" w:color="000000"/>
            </w:tcBorders>
            <w:shd w:val="clear" w:color="auto" w:fill="FFFFFF"/>
            <w:vAlign w:val="center"/>
          </w:tcPr>
          <w:p w14:paraId="1D56499E" w14:textId="11922234"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43" w:author="Francesco Polazzo" w:date="2024-10-07T09:49:00Z" w16du:dateUtc="2024-10-07T07:49:00Z"/>
                <w:rFonts w:ascii="Times New Roman" w:eastAsia="Helvetica" w:hAnsi="Times New Roman" w:cs="Times New Roman"/>
                <w:b/>
                <w:color w:val="000000"/>
                <w:sz w:val="22"/>
                <w:szCs w:val="22"/>
              </w:rPr>
              <w:pPrChange w:id="174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45" w:author="Francesco Polazzo" w:date="2024-10-07T09:49:00Z" w16du:dateUtc="2024-10-07T07:49:00Z">
              <w:r w:rsidRPr="00B91E7B">
                <w:rPr>
                  <w:rFonts w:ascii="Times New Roman" w:eastAsia="Helvetica" w:hAnsi="Times New Roman" w:cs="Times New Roman"/>
                  <w:b/>
                  <w:color w:val="000000"/>
                  <w:sz w:val="22"/>
                  <w:szCs w:val="22"/>
                </w:rPr>
                <w:t>p</w:t>
              </w:r>
            </w:ins>
            <w:ins w:id="1746" w:author="Andreu Rico Artero" w:date="2024-10-10T20:22:00Z" w16du:dateUtc="2024-10-10T18:22:00Z">
              <w:r w:rsidR="003847F6">
                <w:rPr>
                  <w:rFonts w:ascii="Times New Roman" w:eastAsia="Helvetica" w:hAnsi="Times New Roman" w:cs="Times New Roman"/>
                  <w:b/>
                  <w:color w:val="000000"/>
                  <w:sz w:val="22"/>
                  <w:szCs w:val="22"/>
                </w:rPr>
                <w:t>-</w:t>
              </w:r>
            </w:ins>
            <w:ins w:id="1747" w:author="Francesco Polazzo" w:date="2024-10-07T09:49:00Z" w16du:dateUtc="2024-10-07T07:49:00Z">
              <w:del w:id="1748" w:author="Andreu Rico Artero" w:date="2024-10-10T20:22:00Z" w16du:dateUtc="2024-10-10T18:22:00Z">
                <w:r w:rsidRPr="00B91E7B" w:rsidDel="003847F6">
                  <w:rPr>
                    <w:rFonts w:ascii="Times New Roman" w:eastAsia="Helvetica" w:hAnsi="Times New Roman" w:cs="Times New Roman"/>
                    <w:b/>
                    <w:color w:val="000000"/>
                    <w:sz w:val="22"/>
                    <w:szCs w:val="22"/>
                  </w:rPr>
                  <w:delText>.</w:delText>
                </w:r>
              </w:del>
              <w:r w:rsidRPr="00B91E7B">
                <w:rPr>
                  <w:rFonts w:ascii="Times New Roman" w:eastAsia="Helvetica" w:hAnsi="Times New Roman" w:cs="Times New Roman"/>
                  <w:b/>
                  <w:color w:val="000000"/>
                  <w:sz w:val="22"/>
                  <w:szCs w:val="22"/>
                </w:rPr>
                <w:t>value</w:t>
              </w:r>
            </w:ins>
          </w:p>
        </w:tc>
      </w:tr>
      <w:tr w:rsidR="00B607B5" w:rsidRPr="00B91E7B" w14:paraId="0577F07D" w14:textId="77777777" w:rsidTr="00B607B5">
        <w:trPr>
          <w:jc w:val="center"/>
          <w:ins w:id="1749" w:author="Francesco Polazzo" w:date="2024-10-07T09:49:00Z"/>
        </w:trPr>
        <w:tc>
          <w:tcPr>
            <w:tcW w:w="9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7DCB3"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50" w:author="Francesco Polazzo" w:date="2024-10-07T09:49:00Z" w16du:dateUtc="2024-10-07T07:49:00Z"/>
                <w:rFonts w:ascii="Times New Roman" w:hAnsi="Times New Roman" w:cs="Times New Roman"/>
              </w:rPr>
              <w:pPrChange w:id="175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52" w:author="Francesco Polazzo" w:date="2024-10-07T09:49:00Z" w16du:dateUtc="2024-10-07T07:49:00Z">
              <w:r w:rsidRPr="00B91E7B">
                <w:rPr>
                  <w:rFonts w:ascii="Times New Roman" w:eastAsia="Helvetica" w:hAnsi="Times New Roman" w:cs="Times New Roman"/>
                  <w:color w:val="000000"/>
                  <w:sz w:val="22"/>
                  <w:szCs w:val="22"/>
                </w:rPr>
                <w:t>fixed</w:t>
              </w:r>
            </w:ins>
          </w:p>
        </w:tc>
        <w:tc>
          <w:tcPr>
            <w:tcW w:w="19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A72F4"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53" w:author="Francesco Polazzo" w:date="2024-10-07T09:49:00Z" w16du:dateUtc="2024-10-07T07:49:00Z"/>
                <w:rFonts w:ascii="Times New Roman" w:hAnsi="Times New Roman" w:cs="Times New Roman"/>
              </w:rPr>
              <w:pPrChange w:id="175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55" w:author="Francesco Polazzo" w:date="2024-10-07T09:49:00Z" w16du:dateUtc="2024-10-07T07:49:00Z">
              <w:r w:rsidRPr="00B91E7B">
                <w:rPr>
                  <w:rFonts w:ascii="Times New Roman" w:eastAsia="Helvetica" w:hAnsi="Times New Roman" w:cs="Times New Roman"/>
                  <w:color w:val="000000"/>
                  <w:sz w:val="22"/>
                  <w:szCs w:val="22"/>
                </w:rPr>
                <w:t>(Intercept)</w:t>
              </w:r>
            </w:ins>
          </w:p>
        </w:t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8CFC2"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56" w:author="Francesco Polazzo" w:date="2024-10-07T09:49:00Z" w16du:dateUtc="2024-10-07T07:49:00Z"/>
                <w:rFonts w:ascii="Times New Roman" w:hAnsi="Times New Roman" w:cs="Times New Roman"/>
              </w:rPr>
              <w:pPrChange w:id="175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58" w:author="Francesco Polazzo" w:date="2024-10-07T09:49:00Z" w16du:dateUtc="2024-10-07T07:49:00Z">
              <w:r w:rsidRPr="00B91E7B">
                <w:rPr>
                  <w:rFonts w:ascii="Times New Roman" w:eastAsia="Helvetica" w:hAnsi="Times New Roman" w:cs="Times New Roman"/>
                  <w:color w:val="000000"/>
                  <w:sz w:val="22"/>
                  <w:szCs w:val="22"/>
                </w:rPr>
                <w:t>2.445</w:t>
              </w:r>
            </w:ins>
          </w:p>
        </w:tc>
        <w:tc>
          <w:tcPr>
            <w:tcW w:w="143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32169"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59" w:author="Francesco Polazzo" w:date="2024-10-07T09:49:00Z" w16du:dateUtc="2024-10-07T07:49:00Z"/>
                <w:rFonts w:ascii="Times New Roman" w:hAnsi="Times New Roman" w:cs="Times New Roman"/>
              </w:rPr>
              <w:pPrChange w:id="176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61" w:author="Francesco Polazzo" w:date="2024-10-07T09:49:00Z" w16du:dateUtc="2024-10-07T07:49:00Z">
              <w:r w:rsidRPr="00B91E7B">
                <w:rPr>
                  <w:rFonts w:ascii="Times New Roman" w:eastAsia="Helvetica" w:hAnsi="Times New Roman" w:cs="Times New Roman"/>
                  <w:color w:val="000000"/>
                  <w:sz w:val="22"/>
                  <w:szCs w:val="22"/>
                </w:rPr>
                <w:t>2.229</w:t>
              </w:r>
            </w:ins>
          </w:p>
        </w:tc>
        <w:tc>
          <w:tcPr>
            <w:tcW w:w="10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59D1A"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62" w:author="Francesco Polazzo" w:date="2024-10-07T09:49:00Z" w16du:dateUtc="2024-10-07T07:49:00Z"/>
                <w:rFonts w:ascii="Times New Roman" w:hAnsi="Times New Roman" w:cs="Times New Roman"/>
              </w:rPr>
              <w:pPrChange w:id="176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64" w:author="Francesco Polazzo" w:date="2024-10-07T09:49:00Z" w16du:dateUtc="2024-10-07T07:49:00Z">
              <w:r w:rsidRPr="00B91E7B">
                <w:rPr>
                  <w:rFonts w:ascii="Times New Roman" w:eastAsia="Helvetica" w:hAnsi="Times New Roman" w:cs="Times New Roman"/>
                  <w:color w:val="000000"/>
                  <w:sz w:val="22"/>
                  <w:szCs w:val="22"/>
                </w:rPr>
                <w:t>2.662</w:t>
              </w:r>
            </w:ins>
          </w:p>
        </w:tc>
        <w:tc>
          <w:tcPr>
            <w:tcW w:w="1341" w:type="dxa"/>
            <w:tcBorders>
              <w:top w:val="single" w:sz="12" w:space="0" w:color="666666"/>
              <w:left w:val="none" w:sz="0" w:space="0" w:color="000000"/>
              <w:bottom w:val="none" w:sz="0" w:space="0" w:color="000000"/>
              <w:right w:val="none" w:sz="0" w:space="0" w:color="000000"/>
            </w:tcBorders>
            <w:shd w:val="clear" w:color="auto" w:fill="FFFFFF"/>
            <w:vAlign w:val="center"/>
          </w:tcPr>
          <w:p w14:paraId="2C28ADC3"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65" w:author="Francesco Polazzo" w:date="2024-10-07T09:49:00Z" w16du:dateUtc="2024-10-07T07:49:00Z"/>
                <w:rFonts w:ascii="Times New Roman" w:eastAsia="Helvetica" w:hAnsi="Times New Roman" w:cs="Times New Roman"/>
                <w:color w:val="000000"/>
                <w:sz w:val="22"/>
                <w:szCs w:val="22"/>
              </w:rPr>
              <w:pPrChange w:id="176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67" w:author="Francesco Polazzo" w:date="2024-10-07T09:49:00Z" w16du:dateUtc="2024-10-07T07:49:00Z">
              <w:r w:rsidRPr="00B91E7B">
                <w:rPr>
                  <w:rFonts w:ascii="Times New Roman" w:eastAsia="Helvetica" w:hAnsi="Times New Roman" w:cs="Times New Roman"/>
                  <w:color w:val="000000"/>
                  <w:sz w:val="22"/>
                  <w:szCs w:val="22"/>
                </w:rPr>
                <w:t>0.000</w:t>
              </w:r>
            </w:ins>
          </w:p>
        </w:tc>
      </w:tr>
      <w:tr w:rsidR="00B607B5" w:rsidRPr="00B91E7B" w14:paraId="6873BE1B" w14:textId="77777777" w:rsidTr="00B607B5">
        <w:trPr>
          <w:jc w:val="center"/>
          <w:ins w:id="1768" w:author="Francesco Polazzo" w:date="2024-10-07T09:49:00Z"/>
        </w:trPr>
        <w:tc>
          <w:tcPr>
            <w:tcW w:w="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45E4"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69" w:author="Francesco Polazzo" w:date="2024-10-07T09:49:00Z" w16du:dateUtc="2024-10-07T07:49:00Z"/>
                <w:rFonts w:ascii="Times New Roman" w:hAnsi="Times New Roman" w:cs="Times New Roman"/>
              </w:rPr>
              <w:pPrChange w:id="177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71" w:author="Francesco Polazzo" w:date="2024-10-07T09:49:00Z" w16du:dateUtc="2024-10-07T07:49:00Z">
              <w:r w:rsidRPr="00B91E7B">
                <w:rPr>
                  <w:rFonts w:ascii="Times New Roman" w:eastAsia="Helvetica" w:hAnsi="Times New Roman" w:cs="Times New Roman"/>
                  <w:color w:val="000000"/>
                  <w:sz w:val="22"/>
                  <w:szCs w:val="22"/>
                </w:rPr>
                <w:t>fixed</w:t>
              </w:r>
            </w:ins>
          </w:p>
        </w:tc>
        <w:tc>
          <w:tcPr>
            <w:tcW w:w="19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64540"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72" w:author="Francesco Polazzo" w:date="2024-10-07T09:49:00Z" w16du:dateUtc="2024-10-07T07:49:00Z"/>
                <w:rFonts w:ascii="Times New Roman" w:hAnsi="Times New Roman" w:cs="Times New Roman"/>
              </w:rPr>
              <w:pPrChange w:id="177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1774" w:author="Francesco Polazzo" w:date="2024-10-07T09:49:00Z" w16du:dateUtc="2024-10-07T07:49:00Z">
              <w:r w:rsidRPr="00B91E7B">
                <w:rPr>
                  <w:rFonts w:ascii="Times New Roman" w:eastAsia="Helvetica" w:hAnsi="Times New Roman" w:cs="Times New Roman"/>
                  <w:color w:val="000000"/>
                  <w:sz w:val="22"/>
                  <w:szCs w:val="22"/>
                </w:rPr>
                <w:t>TreatmentHW</w:t>
              </w:r>
              <w:proofErr w:type="spellEnd"/>
            </w:ins>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B60D1"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75" w:author="Francesco Polazzo" w:date="2024-10-07T09:49:00Z" w16du:dateUtc="2024-10-07T07:49:00Z"/>
                <w:rFonts w:ascii="Times New Roman" w:hAnsi="Times New Roman" w:cs="Times New Roman"/>
              </w:rPr>
              <w:pPrChange w:id="177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77" w:author="Francesco Polazzo" w:date="2024-10-07T09:49:00Z" w16du:dateUtc="2024-10-07T07:49:00Z">
              <w:r w:rsidRPr="00B91E7B">
                <w:rPr>
                  <w:rFonts w:ascii="Times New Roman" w:eastAsia="Helvetica" w:hAnsi="Times New Roman" w:cs="Times New Roman"/>
                  <w:color w:val="000000"/>
                  <w:sz w:val="22"/>
                  <w:szCs w:val="22"/>
                </w:rPr>
                <w:t>-0.180</w:t>
              </w:r>
            </w:ins>
          </w:p>
        </w:tc>
        <w:tc>
          <w:tcPr>
            <w:tcW w:w="14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21245"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78" w:author="Francesco Polazzo" w:date="2024-10-07T09:49:00Z" w16du:dateUtc="2024-10-07T07:49:00Z"/>
                <w:rFonts w:ascii="Times New Roman" w:hAnsi="Times New Roman" w:cs="Times New Roman"/>
              </w:rPr>
              <w:pPrChange w:id="177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80" w:author="Francesco Polazzo" w:date="2024-10-07T09:49:00Z" w16du:dateUtc="2024-10-07T07:49:00Z">
              <w:r w:rsidRPr="00B91E7B">
                <w:rPr>
                  <w:rFonts w:ascii="Times New Roman" w:eastAsia="Helvetica" w:hAnsi="Times New Roman" w:cs="Times New Roman"/>
                  <w:color w:val="000000"/>
                  <w:sz w:val="22"/>
                  <w:szCs w:val="22"/>
                </w:rPr>
                <w:t>-0.487</w:t>
              </w:r>
            </w:ins>
          </w:p>
        </w:tc>
        <w:tc>
          <w:tcPr>
            <w:tcW w:w="10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38C3A"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81" w:author="Francesco Polazzo" w:date="2024-10-07T09:49:00Z" w16du:dateUtc="2024-10-07T07:49:00Z"/>
                <w:rFonts w:ascii="Times New Roman" w:hAnsi="Times New Roman" w:cs="Times New Roman"/>
              </w:rPr>
              <w:pPrChange w:id="178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83" w:author="Francesco Polazzo" w:date="2024-10-07T09:49:00Z" w16du:dateUtc="2024-10-07T07:49:00Z">
              <w:r w:rsidRPr="00B91E7B">
                <w:rPr>
                  <w:rFonts w:ascii="Times New Roman" w:eastAsia="Helvetica" w:hAnsi="Times New Roman" w:cs="Times New Roman"/>
                  <w:color w:val="000000"/>
                  <w:sz w:val="22"/>
                  <w:szCs w:val="22"/>
                </w:rPr>
                <w:t>0.126</w:t>
              </w:r>
            </w:ins>
          </w:p>
        </w:tc>
        <w:tc>
          <w:tcPr>
            <w:tcW w:w="1341" w:type="dxa"/>
            <w:tcBorders>
              <w:top w:val="none" w:sz="0" w:space="0" w:color="000000"/>
              <w:left w:val="none" w:sz="0" w:space="0" w:color="000000"/>
              <w:bottom w:val="none" w:sz="0" w:space="0" w:color="000000"/>
              <w:right w:val="none" w:sz="0" w:space="0" w:color="000000"/>
            </w:tcBorders>
            <w:shd w:val="clear" w:color="auto" w:fill="FFFFFF"/>
            <w:vAlign w:val="center"/>
          </w:tcPr>
          <w:p w14:paraId="34775887"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84" w:author="Francesco Polazzo" w:date="2024-10-07T09:49:00Z" w16du:dateUtc="2024-10-07T07:49:00Z"/>
                <w:rFonts w:ascii="Times New Roman" w:eastAsia="Helvetica" w:hAnsi="Times New Roman" w:cs="Times New Roman"/>
                <w:color w:val="000000"/>
                <w:sz w:val="22"/>
                <w:szCs w:val="22"/>
              </w:rPr>
              <w:pPrChange w:id="178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86" w:author="Francesco Polazzo" w:date="2024-10-07T09:49:00Z" w16du:dateUtc="2024-10-07T07:49:00Z">
              <w:r w:rsidRPr="00B91E7B">
                <w:rPr>
                  <w:rFonts w:ascii="Times New Roman" w:eastAsia="Helvetica" w:hAnsi="Times New Roman" w:cs="Times New Roman"/>
                  <w:color w:val="000000"/>
                  <w:sz w:val="22"/>
                  <w:szCs w:val="22"/>
                </w:rPr>
                <w:t>0.263</w:t>
              </w:r>
            </w:ins>
          </w:p>
        </w:tc>
      </w:tr>
      <w:tr w:rsidR="00B607B5" w:rsidRPr="00B91E7B" w14:paraId="6E1D997C" w14:textId="77777777" w:rsidTr="00B607B5">
        <w:trPr>
          <w:jc w:val="center"/>
          <w:ins w:id="1787" w:author="Francesco Polazzo" w:date="2024-10-07T09:49:00Z"/>
        </w:trPr>
        <w:tc>
          <w:tcPr>
            <w:tcW w:w="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86C1B"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88" w:author="Francesco Polazzo" w:date="2024-10-07T09:49:00Z" w16du:dateUtc="2024-10-07T07:49:00Z"/>
                <w:rFonts w:ascii="Times New Roman" w:hAnsi="Times New Roman" w:cs="Times New Roman"/>
              </w:rPr>
              <w:pPrChange w:id="178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90" w:author="Francesco Polazzo" w:date="2024-10-07T09:49:00Z" w16du:dateUtc="2024-10-07T07:49:00Z">
              <w:r w:rsidRPr="00B91E7B">
                <w:rPr>
                  <w:rFonts w:ascii="Times New Roman" w:eastAsia="Helvetica" w:hAnsi="Times New Roman" w:cs="Times New Roman"/>
                  <w:color w:val="000000"/>
                  <w:sz w:val="22"/>
                  <w:szCs w:val="22"/>
                </w:rPr>
                <w:t>fixed</w:t>
              </w:r>
            </w:ins>
          </w:p>
        </w:tc>
        <w:tc>
          <w:tcPr>
            <w:tcW w:w="19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81BA8"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91" w:author="Francesco Polazzo" w:date="2024-10-07T09:49:00Z" w16du:dateUtc="2024-10-07T07:49:00Z"/>
                <w:rFonts w:ascii="Times New Roman" w:hAnsi="Times New Roman" w:cs="Times New Roman"/>
              </w:rPr>
              <w:pPrChange w:id="179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93" w:author="Francesco Polazzo" w:date="2024-10-07T09:49:00Z" w16du:dateUtc="2024-10-07T07:49:00Z">
              <w:r w:rsidRPr="00B91E7B">
                <w:rPr>
                  <w:rFonts w:ascii="Times New Roman" w:eastAsia="Helvetica" w:hAnsi="Times New Roman" w:cs="Times New Roman"/>
                  <w:color w:val="000000"/>
                  <w:sz w:val="22"/>
                  <w:szCs w:val="22"/>
                </w:rPr>
                <w:t>Day</w:t>
              </w:r>
            </w:ins>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9B953"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94" w:author="Francesco Polazzo" w:date="2024-10-07T09:49:00Z" w16du:dateUtc="2024-10-07T07:49:00Z"/>
                <w:rFonts w:ascii="Times New Roman" w:hAnsi="Times New Roman" w:cs="Times New Roman"/>
              </w:rPr>
              <w:pPrChange w:id="179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96" w:author="Francesco Polazzo" w:date="2024-10-07T09:49:00Z" w16du:dateUtc="2024-10-07T07:49:00Z">
              <w:r w:rsidRPr="00B91E7B">
                <w:rPr>
                  <w:rFonts w:ascii="Times New Roman" w:eastAsia="Helvetica" w:hAnsi="Times New Roman" w:cs="Times New Roman"/>
                  <w:color w:val="000000"/>
                  <w:sz w:val="22"/>
                  <w:szCs w:val="22"/>
                </w:rPr>
                <w:t>0.002</w:t>
              </w:r>
            </w:ins>
          </w:p>
        </w:tc>
        <w:tc>
          <w:tcPr>
            <w:tcW w:w="14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8839E"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797" w:author="Francesco Polazzo" w:date="2024-10-07T09:49:00Z" w16du:dateUtc="2024-10-07T07:49:00Z"/>
                <w:rFonts w:ascii="Times New Roman" w:hAnsi="Times New Roman" w:cs="Times New Roman"/>
              </w:rPr>
              <w:pPrChange w:id="179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799" w:author="Francesco Polazzo" w:date="2024-10-07T09:49:00Z" w16du:dateUtc="2024-10-07T07:49:00Z">
              <w:r w:rsidRPr="00B91E7B">
                <w:rPr>
                  <w:rFonts w:ascii="Times New Roman" w:eastAsia="Helvetica" w:hAnsi="Times New Roman" w:cs="Times New Roman"/>
                  <w:color w:val="000000"/>
                  <w:sz w:val="22"/>
                  <w:szCs w:val="22"/>
                </w:rPr>
                <w:t>-0.008</w:t>
              </w:r>
            </w:ins>
          </w:p>
        </w:tc>
        <w:tc>
          <w:tcPr>
            <w:tcW w:w="10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E43B4"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800" w:author="Francesco Polazzo" w:date="2024-10-07T09:49:00Z" w16du:dateUtc="2024-10-07T07:49:00Z"/>
                <w:rFonts w:ascii="Times New Roman" w:hAnsi="Times New Roman" w:cs="Times New Roman"/>
              </w:rPr>
              <w:pPrChange w:id="180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02" w:author="Francesco Polazzo" w:date="2024-10-07T09:49:00Z" w16du:dateUtc="2024-10-07T07:49:00Z">
              <w:r w:rsidRPr="00B91E7B">
                <w:rPr>
                  <w:rFonts w:ascii="Times New Roman" w:eastAsia="Helvetica" w:hAnsi="Times New Roman" w:cs="Times New Roman"/>
                  <w:color w:val="000000"/>
                  <w:sz w:val="22"/>
                  <w:szCs w:val="22"/>
                </w:rPr>
                <w:t>0.012</w:t>
              </w:r>
            </w:ins>
          </w:p>
        </w:tc>
        <w:tc>
          <w:tcPr>
            <w:tcW w:w="1341" w:type="dxa"/>
            <w:tcBorders>
              <w:top w:val="none" w:sz="0" w:space="0" w:color="000000"/>
              <w:left w:val="none" w:sz="0" w:space="0" w:color="000000"/>
              <w:bottom w:val="none" w:sz="0" w:space="0" w:color="000000"/>
              <w:right w:val="none" w:sz="0" w:space="0" w:color="000000"/>
            </w:tcBorders>
            <w:shd w:val="clear" w:color="auto" w:fill="FFFFFF"/>
            <w:vAlign w:val="center"/>
          </w:tcPr>
          <w:p w14:paraId="68181B3E"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803" w:author="Francesco Polazzo" w:date="2024-10-07T09:49:00Z" w16du:dateUtc="2024-10-07T07:49:00Z"/>
                <w:rFonts w:ascii="Times New Roman" w:eastAsia="Helvetica" w:hAnsi="Times New Roman" w:cs="Times New Roman"/>
                <w:color w:val="000000"/>
                <w:sz w:val="22"/>
                <w:szCs w:val="22"/>
              </w:rPr>
              <w:pPrChange w:id="180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05" w:author="Francesco Polazzo" w:date="2024-10-07T09:49:00Z" w16du:dateUtc="2024-10-07T07:49:00Z">
              <w:r w:rsidRPr="00B91E7B">
                <w:rPr>
                  <w:rFonts w:ascii="Times New Roman" w:eastAsia="Helvetica" w:hAnsi="Times New Roman" w:cs="Times New Roman"/>
                  <w:color w:val="000000"/>
                  <w:sz w:val="22"/>
                  <w:szCs w:val="22"/>
                </w:rPr>
                <w:t>0.752</w:t>
              </w:r>
            </w:ins>
          </w:p>
        </w:tc>
      </w:tr>
      <w:tr w:rsidR="00B607B5" w:rsidRPr="00B91E7B" w14:paraId="062B7127" w14:textId="77777777" w:rsidTr="00B607B5">
        <w:trPr>
          <w:jc w:val="center"/>
          <w:ins w:id="1806" w:author="Francesco Polazzo" w:date="2024-10-07T09:49:00Z"/>
        </w:trPr>
        <w:tc>
          <w:tcPr>
            <w:tcW w:w="9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FD8A10"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807" w:author="Francesco Polazzo" w:date="2024-10-07T09:49:00Z" w16du:dateUtc="2024-10-07T07:49:00Z"/>
                <w:rFonts w:ascii="Times New Roman" w:hAnsi="Times New Roman" w:cs="Times New Roman"/>
              </w:rPr>
              <w:pPrChange w:id="180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09" w:author="Francesco Polazzo" w:date="2024-10-07T09:49:00Z" w16du:dateUtc="2024-10-07T07:49:00Z">
              <w:r w:rsidRPr="00B91E7B">
                <w:rPr>
                  <w:rFonts w:ascii="Times New Roman" w:eastAsia="Helvetica" w:hAnsi="Times New Roman" w:cs="Times New Roman"/>
                  <w:color w:val="000000"/>
                  <w:sz w:val="22"/>
                  <w:szCs w:val="22"/>
                </w:rPr>
                <w:t>fixed</w:t>
              </w:r>
            </w:ins>
          </w:p>
        </w:tc>
        <w:tc>
          <w:tcPr>
            <w:tcW w:w="19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67E46"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810" w:author="Francesco Polazzo" w:date="2024-10-07T09:49:00Z" w16du:dateUtc="2024-10-07T07:49:00Z"/>
                <w:rFonts w:ascii="Times New Roman" w:hAnsi="Times New Roman" w:cs="Times New Roman"/>
              </w:rPr>
              <w:pPrChange w:id="181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proofErr w:type="gramStart"/>
            <w:ins w:id="1812" w:author="Francesco Polazzo" w:date="2024-10-07T09:49:00Z" w16du:dateUtc="2024-10-07T07:49:00Z">
              <w:r w:rsidRPr="00B91E7B">
                <w:rPr>
                  <w:rFonts w:ascii="Times New Roman" w:eastAsia="Helvetica" w:hAnsi="Times New Roman" w:cs="Times New Roman"/>
                  <w:color w:val="000000"/>
                  <w:sz w:val="22"/>
                  <w:szCs w:val="22"/>
                </w:rPr>
                <w:t>TreatmentHW:Day</w:t>
              </w:r>
              <w:proofErr w:type="spellEnd"/>
              <w:proofErr w:type="gramEnd"/>
            </w:ins>
          </w:p>
        </w:t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4723F1"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813" w:author="Francesco Polazzo" w:date="2024-10-07T09:49:00Z" w16du:dateUtc="2024-10-07T07:49:00Z"/>
                <w:rFonts w:ascii="Times New Roman" w:hAnsi="Times New Roman" w:cs="Times New Roman"/>
              </w:rPr>
              <w:pPrChange w:id="181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15" w:author="Francesco Polazzo" w:date="2024-10-07T09:49:00Z" w16du:dateUtc="2024-10-07T07:49:00Z">
              <w:r w:rsidRPr="00B91E7B">
                <w:rPr>
                  <w:rFonts w:ascii="Times New Roman" w:eastAsia="Helvetica" w:hAnsi="Times New Roman" w:cs="Times New Roman"/>
                  <w:color w:val="000000"/>
                  <w:sz w:val="22"/>
                  <w:szCs w:val="22"/>
                </w:rPr>
                <w:t>-0.013</w:t>
              </w:r>
            </w:ins>
          </w:p>
        </w:tc>
        <w:tc>
          <w:tcPr>
            <w:tcW w:w="143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3C4952"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816" w:author="Francesco Polazzo" w:date="2024-10-07T09:49:00Z" w16du:dateUtc="2024-10-07T07:49:00Z"/>
                <w:rFonts w:ascii="Times New Roman" w:hAnsi="Times New Roman" w:cs="Times New Roman"/>
              </w:rPr>
              <w:pPrChange w:id="181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18" w:author="Francesco Polazzo" w:date="2024-10-07T09:49:00Z" w16du:dateUtc="2024-10-07T07:49:00Z">
              <w:r w:rsidRPr="00B91E7B">
                <w:rPr>
                  <w:rFonts w:ascii="Times New Roman" w:eastAsia="Helvetica" w:hAnsi="Times New Roman" w:cs="Times New Roman"/>
                  <w:color w:val="000000"/>
                  <w:sz w:val="22"/>
                  <w:szCs w:val="22"/>
                </w:rPr>
                <w:t>-0.027</w:t>
              </w:r>
            </w:ins>
          </w:p>
        </w:tc>
        <w:tc>
          <w:tcPr>
            <w:tcW w:w="10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D597FE"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819" w:author="Francesco Polazzo" w:date="2024-10-07T09:49:00Z" w16du:dateUtc="2024-10-07T07:49:00Z"/>
                <w:rFonts w:ascii="Times New Roman" w:hAnsi="Times New Roman" w:cs="Times New Roman"/>
              </w:rPr>
              <w:pPrChange w:id="182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21" w:author="Francesco Polazzo" w:date="2024-10-07T09:49:00Z" w16du:dateUtc="2024-10-07T07:49:00Z">
              <w:r w:rsidRPr="00B91E7B">
                <w:rPr>
                  <w:rFonts w:ascii="Times New Roman" w:eastAsia="Helvetica" w:hAnsi="Times New Roman" w:cs="Times New Roman"/>
                  <w:color w:val="000000"/>
                  <w:sz w:val="22"/>
                  <w:szCs w:val="22"/>
                </w:rPr>
                <w:t>0.001</w:t>
              </w:r>
            </w:ins>
          </w:p>
        </w:tc>
        <w:tc>
          <w:tcPr>
            <w:tcW w:w="1341" w:type="dxa"/>
            <w:tcBorders>
              <w:top w:val="none" w:sz="0" w:space="0" w:color="000000"/>
              <w:left w:val="none" w:sz="0" w:space="0" w:color="000000"/>
              <w:bottom w:val="single" w:sz="12" w:space="0" w:color="666666"/>
              <w:right w:val="none" w:sz="0" w:space="0" w:color="000000"/>
            </w:tcBorders>
            <w:shd w:val="clear" w:color="auto" w:fill="FFFFFF"/>
            <w:vAlign w:val="center"/>
          </w:tcPr>
          <w:p w14:paraId="5C34D6DE" w14:textId="77777777" w:rsidR="00B607B5" w:rsidRPr="00B91E7B" w:rsidRDefault="00B607B5">
            <w:pPr>
              <w:pBdr>
                <w:top w:val="none" w:sz="0" w:space="0" w:color="000000"/>
                <w:left w:val="none" w:sz="0" w:space="0" w:color="000000"/>
                <w:bottom w:val="none" w:sz="0" w:space="0" w:color="000000"/>
                <w:right w:val="none" w:sz="0" w:space="0" w:color="000000"/>
              </w:pBdr>
              <w:spacing w:before="100" w:after="100"/>
              <w:ind w:left="100" w:right="100"/>
              <w:jc w:val="both"/>
              <w:rPr>
                <w:ins w:id="1822" w:author="Francesco Polazzo" w:date="2024-10-07T09:49:00Z" w16du:dateUtc="2024-10-07T07:49:00Z"/>
                <w:rFonts w:ascii="Times New Roman" w:eastAsia="Helvetica" w:hAnsi="Times New Roman" w:cs="Times New Roman"/>
                <w:color w:val="000000"/>
                <w:sz w:val="22"/>
                <w:szCs w:val="22"/>
              </w:rPr>
              <w:pPrChange w:id="182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24" w:author="Francesco Polazzo" w:date="2024-10-07T09:49:00Z" w16du:dateUtc="2024-10-07T07:49:00Z">
              <w:r w:rsidRPr="00B91E7B">
                <w:rPr>
                  <w:rFonts w:ascii="Times New Roman" w:eastAsia="Helvetica" w:hAnsi="Times New Roman" w:cs="Times New Roman"/>
                  <w:color w:val="000000"/>
                  <w:sz w:val="22"/>
                  <w:szCs w:val="22"/>
                </w:rPr>
                <w:t>0.085</w:t>
              </w:r>
            </w:ins>
          </w:p>
        </w:tc>
      </w:tr>
    </w:tbl>
    <w:p w14:paraId="7D02116B" w14:textId="77777777" w:rsidR="00B607B5" w:rsidRDefault="00B607B5" w:rsidP="008279E9">
      <w:pPr>
        <w:spacing w:line="480" w:lineRule="auto"/>
        <w:jc w:val="both"/>
        <w:rPr>
          <w:ins w:id="1825" w:author="Francesco Polazzo" w:date="2024-10-07T09:53:00Z" w16du:dateUtc="2024-10-07T07:53:00Z"/>
          <w:rFonts w:ascii="Times New Roman" w:hAnsi="Times New Roman" w:cs="Times New Roman"/>
        </w:rPr>
      </w:pPr>
    </w:p>
    <w:p w14:paraId="74B4D61E" w14:textId="2473C3BB" w:rsidR="00D6534C" w:rsidRPr="00877DC3" w:rsidRDefault="00D6534C" w:rsidP="008279E9">
      <w:pPr>
        <w:spacing w:line="480" w:lineRule="auto"/>
        <w:jc w:val="both"/>
        <w:rPr>
          <w:ins w:id="1826" w:author="Francesco Polazzo" w:date="2024-10-07T09:53:00Z" w16du:dateUtc="2024-10-07T07:53:00Z"/>
          <w:rFonts w:ascii="Times New Roman" w:hAnsi="Times New Roman" w:cs="Times New Roman"/>
        </w:rPr>
      </w:pPr>
      <w:ins w:id="1827" w:author="Francesco Polazzo" w:date="2024-10-07T09:53:00Z" w16du:dateUtc="2024-10-07T07:53:00Z">
        <w:r w:rsidRPr="00483B80">
          <w:rPr>
            <w:rFonts w:ascii="Times New Roman" w:hAnsi="Times New Roman" w:cs="Times New Roman"/>
            <w:b/>
            <w:bCs/>
          </w:rPr>
          <w:t xml:space="preserve">Table </w:t>
        </w:r>
        <w:r>
          <w:rPr>
            <w:rFonts w:ascii="Times New Roman" w:hAnsi="Times New Roman" w:cs="Times New Roman"/>
            <w:b/>
            <w:bCs/>
          </w:rPr>
          <w:t>5</w:t>
        </w:r>
        <w:r>
          <w:rPr>
            <w:rFonts w:ascii="Times New Roman" w:hAnsi="Times New Roman" w:cs="Times New Roman"/>
          </w:rPr>
          <w:t>. Results of the post-hoc test (</w:t>
        </w:r>
        <w:r w:rsidRPr="00877DC3">
          <w:rPr>
            <w:rFonts w:ascii="Times New Roman" w:hAnsi="Times New Roman" w:cs="Times New Roman"/>
          </w:rPr>
          <w:t>estimated marginal means (EMMs) analysis</w:t>
        </w:r>
        <w:r>
          <w:rPr>
            <w:rFonts w:ascii="Times New Roman" w:hAnsi="Times New Roman" w:cs="Times New Roman"/>
          </w:rPr>
          <w:t xml:space="preserve">) of the LMM assessing the effects of HWs and time on phytoplankton </w:t>
        </w:r>
      </w:ins>
      <w:ins w:id="1828" w:author="Francesco Polazzo" w:date="2024-10-07T09:54:00Z" w16du:dateUtc="2024-10-07T07:54:00Z">
        <w:r>
          <w:rPr>
            <w:rFonts w:ascii="Times New Roman" w:hAnsi="Times New Roman" w:cs="Times New Roman"/>
          </w:rPr>
          <w:t>biomass</w:t>
        </w:r>
      </w:ins>
      <w:ins w:id="1829" w:author="Francesco Polazzo" w:date="2024-10-07T09:53:00Z" w16du:dateUtc="2024-10-07T07:53:00Z">
        <w:r>
          <w:rPr>
            <w:rFonts w:ascii="Times New Roman" w:hAnsi="Times New Roman" w:cs="Times New Roman"/>
          </w:rPr>
          <w:t>.</w:t>
        </w:r>
      </w:ins>
    </w:p>
    <w:p w14:paraId="4219DB5C" w14:textId="77777777" w:rsidR="00D6534C" w:rsidRDefault="00D6534C" w:rsidP="008279E9">
      <w:pPr>
        <w:spacing w:line="480" w:lineRule="auto"/>
        <w:jc w:val="both"/>
        <w:rPr>
          <w:ins w:id="1830" w:author="Francesco Polazzo" w:date="2024-10-07T09:53:00Z" w16du:dateUtc="2024-10-07T07:53:00Z"/>
          <w:rFonts w:ascii="Times New Roman" w:hAnsi="Times New Roman" w:cs="Times New Roman"/>
        </w:rPr>
      </w:pPr>
    </w:p>
    <w:tbl>
      <w:tblPr>
        <w:tblW w:w="4033" w:type="pct"/>
        <w:jc w:val="center"/>
        <w:tblLook w:val="0420" w:firstRow="1" w:lastRow="0" w:firstColumn="0" w:lastColumn="0" w:noHBand="0" w:noVBand="1"/>
      </w:tblPr>
      <w:tblGrid>
        <w:gridCol w:w="1760"/>
        <w:gridCol w:w="677"/>
        <w:gridCol w:w="1148"/>
        <w:gridCol w:w="813"/>
        <w:gridCol w:w="941"/>
        <w:gridCol w:w="913"/>
        <w:gridCol w:w="1028"/>
      </w:tblGrid>
      <w:tr w:rsidR="00D6534C" w:rsidRPr="00E157FA" w14:paraId="3EE92FC2" w14:textId="77777777" w:rsidTr="00D60806">
        <w:trPr>
          <w:tblHeader/>
          <w:jc w:val="center"/>
          <w:ins w:id="1831" w:author="Francesco Polazzo" w:date="2024-10-07T09:53:00Z"/>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DC652C"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32" w:author="Francesco Polazzo" w:date="2024-10-07T09:53:00Z" w16du:dateUtc="2024-10-07T07:53:00Z"/>
                <w:rFonts w:ascii="Times New Roman" w:hAnsi="Times New Roman" w:cs="Times New Roman"/>
              </w:rPr>
              <w:pPrChange w:id="183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34" w:author="Francesco Polazzo" w:date="2024-10-07T09:53:00Z" w16du:dateUtc="2024-10-07T07:53:00Z">
              <w:r w:rsidRPr="00E157FA">
                <w:rPr>
                  <w:rFonts w:ascii="Times New Roman" w:eastAsia="Helvetica" w:hAnsi="Times New Roman" w:cs="Times New Roman"/>
                  <w:b/>
                  <w:color w:val="000000"/>
                  <w:sz w:val="22"/>
                  <w:szCs w:val="22"/>
                </w:rPr>
                <w:t>contrast</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222572"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35" w:author="Francesco Polazzo" w:date="2024-10-07T09:53:00Z" w16du:dateUtc="2024-10-07T07:53:00Z"/>
                <w:rFonts w:ascii="Times New Roman" w:hAnsi="Times New Roman" w:cs="Times New Roman"/>
              </w:rPr>
              <w:pPrChange w:id="183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37" w:author="Francesco Polazzo" w:date="2024-10-07T09:53:00Z" w16du:dateUtc="2024-10-07T07:53:00Z">
              <w:r w:rsidRPr="00E157FA">
                <w:rPr>
                  <w:rFonts w:ascii="Times New Roman" w:eastAsia="Helvetica" w:hAnsi="Times New Roman" w:cs="Times New Roman"/>
                  <w:b/>
                  <w:color w:val="000000"/>
                  <w:sz w:val="22"/>
                  <w:szCs w:val="22"/>
                </w:rPr>
                <w:t>Day</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0365CD"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38" w:author="Francesco Polazzo" w:date="2024-10-07T09:53:00Z" w16du:dateUtc="2024-10-07T07:53:00Z"/>
                <w:rFonts w:ascii="Times New Roman" w:hAnsi="Times New Roman" w:cs="Times New Roman"/>
              </w:rPr>
              <w:pPrChange w:id="183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40" w:author="Francesco Polazzo" w:date="2024-10-07T09:53:00Z" w16du:dateUtc="2024-10-07T07:53:00Z">
              <w:r w:rsidRPr="00E157FA">
                <w:rPr>
                  <w:rFonts w:ascii="Times New Roman" w:eastAsia="Helvetica" w:hAnsi="Times New Roman" w:cs="Times New Roman"/>
                  <w:b/>
                  <w:color w:val="000000"/>
                  <w:sz w:val="22"/>
                  <w:szCs w:val="22"/>
                </w:rPr>
                <w:t>estimate</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6525B7"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41" w:author="Francesco Polazzo" w:date="2024-10-07T09:53:00Z" w16du:dateUtc="2024-10-07T07:53:00Z"/>
                <w:rFonts w:ascii="Times New Roman" w:hAnsi="Times New Roman" w:cs="Times New Roman"/>
              </w:rPr>
              <w:pPrChange w:id="184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43" w:author="Francesco Polazzo" w:date="2024-10-07T09:53:00Z" w16du:dateUtc="2024-10-07T07:53:00Z">
              <w:r w:rsidRPr="00E157FA">
                <w:rPr>
                  <w:rFonts w:ascii="Times New Roman" w:eastAsia="Helvetica" w:hAnsi="Times New Roman" w:cs="Times New Roman"/>
                  <w:b/>
                  <w:color w:val="000000"/>
                  <w:sz w:val="22"/>
                  <w:szCs w:val="22"/>
                </w:rPr>
                <w:t>SE</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64B8D2"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44" w:author="Francesco Polazzo" w:date="2024-10-07T09:53:00Z" w16du:dateUtc="2024-10-07T07:53:00Z"/>
                <w:rFonts w:ascii="Times New Roman" w:hAnsi="Times New Roman" w:cs="Times New Roman"/>
              </w:rPr>
              <w:pPrChange w:id="184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1846" w:author="Francesco Polazzo" w:date="2024-10-07T09:53:00Z" w16du:dateUtc="2024-10-07T07:53:00Z">
              <w:r w:rsidRPr="00E157FA">
                <w:rPr>
                  <w:rFonts w:ascii="Times New Roman" w:eastAsia="Helvetica" w:hAnsi="Times New Roman" w:cs="Times New Roman"/>
                  <w:b/>
                  <w:color w:val="000000"/>
                  <w:sz w:val="22"/>
                  <w:szCs w:val="22"/>
                </w:rPr>
                <w:t>df</w:t>
              </w:r>
              <w:proofErr w:type="spell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1313E1"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47" w:author="Francesco Polazzo" w:date="2024-10-07T09:53:00Z" w16du:dateUtc="2024-10-07T07:53:00Z"/>
                <w:rFonts w:ascii="Times New Roman" w:hAnsi="Times New Roman" w:cs="Times New Roman"/>
              </w:rPr>
              <w:pPrChange w:id="184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proofErr w:type="gramStart"/>
            <w:ins w:id="1849" w:author="Francesco Polazzo" w:date="2024-10-07T09:53:00Z" w16du:dateUtc="2024-10-07T07:53:00Z">
              <w:r w:rsidRPr="00E157FA">
                <w:rPr>
                  <w:rFonts w:ascii="Times New Roman" w:eastAsia="Helvetica" w:hAnsi="Times New Roman" w:cs="Times New Roman"/>
                  <w:b/>
                  <w:color w:val="000000"/>
                  <w:sz w:val="22"/>
                  <w:szCs w:val="22"/>
                </w:rPr>
                <w:t>t.ratio</w:t>
              </w:r>
              <w:proofErr w:type="spellEnd"/>
              <w:proofErr w:type="gram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E4C12"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50" w:author="Francesco Polazzo" w:date="2024-10-07T09:53:00Z" w16du:dateUtc="2024-10-07T07:53:00Z"/>
                <w:rFonts w:ascii="Times New Roman" w:hAnsi="Times New Roman" w:cs="Times New Roman"/>
              </w:rPr>
              <w:pPrChange w:id="185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1852" w:author="Francesco Polazzo" w:date="2024-10-07T09:53:00Z" w16du:dateUtc="2024-10-07T07:53:00Z">
              <w:r w:rsidRPr="00E157FA">
                <w:rPr>
                  <w:rFonts w:ascii="Times New Roman" w:eastAsia="Helvetica" w:hAnsi="Times New Roman" w:cs="Times New Roman"/>
                  <w:b/>
                  <w:color w:val="000000"/>
                  <w:sz w:val="22"/>
                  <w:szCs w:val="22"/>
                </w:rPr>
                <w:t>p.value</w:t>
              </w:r>
              <w:proofErr w:type="spellEnd"/>
            </w:ins>
          </w:p>
        </w:tc>
      </w:tr>
      <w:tr w:rsidR="00D6534C" w:rsidRPr="00E157FA" w14:paraId="583B69D5" w14:textId="77777777" w:rsidTr="00D60806">
        <w:trPr>
          <w:jc w:val="center"/>
          <w:ins w:id="1853" w:author="Francesco Polazzo" w:date="2024-10-07T09:53:00Z"/>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A0623"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54" w:author="Francesco Polazzo" w:date="2024-10-07T09:53:00Z" w16du:dateUtc="2024-10-07T07:53:00Z"/>
                <w:rFonts w:ascii="Times New Roman" w:hAnsi="Times New Roman" w:cs="Times New Roman"/>
              </w:rPr>
              <w:pPrChange w:id="185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56" w:author="Francesco Polazzo" w:date="2024-10-07T09:53:00Z" w16du:dateUtc="2024-10-07T07:53:00Z">
              <w:r w:rsidRPr="00E157FA">
                <w:rPr>
                  <w:rFonts w:ascii="Times New Roman" w:eastAsia="Helvetica" w:hAnsi="Times New Roman" w:cs="Times New Roman"/>
                  <w:color w:val="000000"/>
                  <w:sz w:val="22"/>
                  <w:szCs w:val="22"/>
                </w:rPr>
                <w:t>Control - HW</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A2C54"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57" w:author="Francesco Polazzo" w:date="2024-10-07T09:53:00Z" w16du:dateUtc="2024-10-07T07:53:00Z"/>
                <w:rFonts w:ascii="Times New Roman" w:hAnsi="Times New Roman" w:cs="Times New Roman"/>
              </w:rPr>
              <w:pPrChange w:id="185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59" w:author="Francesco Polazzo" w:date="2024-10-07T09:53:00Z" w16du:dateUtc="2024-10-07T07:53:00Z">
              <w:r w:rsidRPr="00E157FA">
                <w:rPr>
                  <w:rFonts w:ascii="Times New Roman" w:eastAsia="Helvetica" w:hAnsi="Times New Roman" w:cs="Times New Roman"/>
                  <w:color w:val="000000"/>
                  <w:sz w:val="22"/>
                  <w:szCs w:val="22"/>
                </w:rPr>
                <w:t>-4</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37485"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60" w:author="Francesco Polazzo" w:date="2024-10-07T09:53:00Z" w16du:dateUtc="2024-10-07T07:53:00Z"/>
                <w:rFonts w:ascii="Times New Roman" w:hAnsi="Times New Roman" w:cs="Times New Roman"/>
              </w:rPr>
              <w:pPrChange w:id="186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62" w:author="Francesco Polazzo" w:date="2024-10-07T09:53:00Z" w16du:dateUtc="2024-10-07T07:53:00Z">
              <w:r w:rsidRPr="00E157FA">
                <w:rPr>
                  <w:rFonts w:ascii="Times New Roman" w:eastAsia="Helvetica" w:hAnsi="Times New Roman" w:cs="Times New Roman"/>
                  <w:color w:val="000000"/>
                  <w:sz w:val="22"/>
                  <w:szCs w:val="22"/>
                </w:rPr>
                <w:t>0.129</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A02A2"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63" w:author="Francesco Polazzo" w:date="2024-10-07T09:53:00Z" w16du:dateUtc="2024-10-07T07:53:00Z"/>
                <w:rFonts w:ascii="Times New Roman" w:hAnsi="Times New Roman" w:cs="Times New Roman"/>
              </w:rPr>
              <w:pPrChange w:id="186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65" w:author="Francesco Polazzo" w:date="2024-10-07T09:53:00Z" w16du:dateUtc="2024-10-07T07:53:00Z">
              <w:r w:rsidRPr="00E157FA">
                <w:rPr>
                  <w:rFonts w:ascii="Times New Roman" w:eastAsia="Helvetica" w:hAnsi="Times New Roman" w:cs="Times New Roman"/>
                  <w:color w:val="000000"/>
                  <w:sz w:val="22"/>
                  <w:szCs w:val="22"/>
                </w:rPr>
                <w:t>0.183</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3E568"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66" w:author="Francesco Polazzo" w:date="2024-10-07T09:53:00Z" w16du:dateUtc="2024-10-07T07:53:00Z"/>
                <w:rFonts w:ascii="Times New Roman" w:hAnsi="Times New Roman" w:cs="Times New Roman"/>
              </w:rPr>
              <w:pPrChange w:id="186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68" w:author="Francesco Polazzo" w:date="2024-10-07T09:53:00Z" w16du:dateUtc="2024-10-07T07:53:00Z">
              <w:r w:rsidRPr="00E157FA">
                <w:rPr>
                  <w:rFonts w:ascii="Times New Roman" w:eastAsia="Helvetica" w:hAnsi="Times New Roman" w:cs="Times New Roman"/>
                  <w:color w:val="000000"/>
                  <w:sz w:val="22"/>
                  <w:szCs w:val="22"/>
                </w:rPr>
                <w:t>37.643</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497A1"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69" w:author="Francesco Polazzo" w:date="2024-10-07T09:53:00Z" w16du:dateUtc="2024-10-07T07:53:00Z"/>
                <w:rFonts w:ascii="Times New Roman" w:hAnsi="Times New Roman" w:cs="Times New Roman"/>
              </w:rPr>
              <w:pPrChange w:id="187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71" w:author="Francesco Polazzo" w:date="2024-10-07T09:53:00Z" w16du:dateUtc="2024-10-07T07:53:00Z">
              <w:r w:rsidRPr="00E157FA">
                <w:rPr>
                  <w:rFonts w:ascii="Times New Roman" w:eastAsia="Helvetica" w:hAnsi="Times New Roman" w:cs="Times New Roman"/>
                  <w:color w:val="000000"/>
                  <w:sz w:val="22"/>
                  <w:szCs w:val="22"/>
                </w:rPr>
                <w:t>0.702</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9D4F5"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72" w:author="Francesco Polazzo" w:date="2024-10-07T09:53:00Z" w16du:dateUtc="2024-10-07T07:53:00Z"/>
                <w:rFonts w:ascii="Times New Roman" w:hAnsi="Times New Roman" w:cs="Times New Roman"/>
              </w:rPr>
              <w:pPrChange w:id="187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74" w:author="Francesco Polazzo" w:date="2024-10-07T09:53:00Z" w16du:dateUtc="2024-10-07T07:53:00Z">
              <w:r w:rsidRPr="00E157FA">
                <w:rPr>
                  <w:rFonts w:ascii="Times New Roman" w:eastAsia="Helvetica" w:hAnsi="Times New Roman" w:cs="Times New Roman"/>
                  <w:color w:val="000000"/>
                  <w:sz w:val="22"/>
                  <w:szCs w:val="22"/>
                </w:rPr>
                <w:t>0.487</w:t>
              </w:r>
            </w:ins>
          </w:p>
        </w:tc>
      </w:tr>
      <w:tr w:rsidR="00D6534C" w:rsidRPr="00E157FA" w14:paraId="404CA339" w14:textId="77777777" w:rsidTr="00D60806">
        <w:trPr>
          <w:jc w:val="center"/>
          <w:ins w:id="1875" w:author="Francesco Polazzo" w:date="2024-10-07T09:53: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FE5F"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76" w:author="Francesco Polazzo" w:date="2024-10-07T09:53:00Z" w16du:dateUtc="2024-10-07T07:53:00Z"/>
                <w:rFonts w:ascii="Times New Roman" w:hAnsi="Times New Roman" w:cs="Times New Roman"/>
              </w:rPr>
              <w:pPrChange w:id="187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78" w:author="Francesco Polazzo" w:date="2024-10-07T09:53:00Z" w16du:dateUtc="2024-10-07T07:53:00Z">
              <w:r w:rsidRPr="00E157FA">
                <w:rPr>
                  <w:rFonts w:ascii="Times New Roman" w:eastAsia="Helvetica" w:hAnsi="Times New Roman" w:cs="Times New Roman"/>
                  <w:color w:val="000000"/>
                  <w:sz w:val="22"/>
                  <w:szCs w:val="22"/>
                </w:rPr>
                <w:t>Control - HW</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6753B"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79" w:author="Francesco Polazzo" w:date="2024-10-07T09:53:00Z" w16du:dateUtc="2024-10-07T07:53:00Z"/>
                <w:rFonts w:ascii="Times New Roman" w:hAnsi="Times New Roman" w:cs="Times New Roman"/>
              </w:rPr>
              <w:pPrChange w:id="188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81" w:author="Francesco Polazzo" w:date="2024-10-07T09:53:00Z" w16du:dateUtc="2024-10-07T07:53:00Z">
              <w:r w:rsidRPr="00E157FA">
                <w:rPr>
                  <w:rFonts w:ascii="Times New Roman" w:eastAsia="Helvetica" w:hAnsi="Times New Roman" w:cs="Times New Roman"/>
                  <w:color w:val="000000"/>
                  <w:sz w:val="22"/>
                  <w:szCs w:val="22"/>
                </w:rPr>
                <w:t>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C0F83"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82" w:author="Francesco Polazzo" w:date="2024-10-07T09:53:00Z" w16du:dateUtc="2024-10-07T07:53:00Z"/>
                <w:rFonts w:ascii="Times New Roman" w:hAnsi="Times New Roman" w:cs="Times New Roman"/>
              </w:rPr>
              <w:pPrChange w:id="188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84" w:author="Francesco Polazzo" w:date="2024-10-07T09:53:00Z" w16du:dateUtc="2024-10-07T07:53:00Z">
              <w:r w:rsidRPr="00E157FA">
                <w:rPr>
                  <w:rFonts w:ascii="Times New Roman" w:eastAsia="Helvetica" w:hAnsi="Times New Roman" w:cs="Times New Roman"/>
                  <w:color w:val="000000"/>
                  <w:sz w:val="22"/>
                  <w:szCs w:val="22"/>
                </w:rPr>
                <w:t>0.219</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BB51D"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85" w:author="Francesco Polazzo" w:date="2024-10-07T09:53:00Z" w16du:dateUtc="2024-10-07T07:53:00Z"/>
                <w:rFonts w:ascii="Times New Roman" w:hAnsi="Times New Roman" w:cs="Times New Roman"/>
              </w:rPr>
              <w:pPrChange w:id="188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87" w:author="Francesco Polazzo" w:date="2024-10-07T09:53:00Z" w16du:dateUtc="2024-10-07T07:53:00Z">
              <w:r w:rsidRPr="00E157FA">
                <w:rPr>
                  <w:rFonts w:ascii="Times New Roman" w:eastAsia="Helvetica" w:hAnsi="Times New Roman" w:cs="Times New Roman"/>
                  <w:color w:val="000000"/>
                  <w:sz w:val="22"/>
                  <w:szCs w:val="22"/>
                </w:rPr>
                <w:t>0.143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FC691"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88" w:author="Francesco Polazzo" w:date="2024-10-07T09:53:00Z" w16du:dateUtc="2024-10-07T07:53:00Z"/>
                <w:rFonts w:ascii="Times New Roman" w:hAnsi="Times New Roman" w:cs="Times New Roman"/>
              </w:rPr>
              <w:pPrChange w:id="188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90" w:author="Francesco Polazzo" w:date="2024-10-07T09:53:00Z" w16du:dateUtc="2024-10-07T07:53:00Z">
              <w:r w:rsidRPr="00E157FA">
                <w:rPr>
                  <w:rFonts w:ascii="Times New Roman" w:eastAsia="Helvetica" w:hAnsi="Times New Roman" w:cs="Times New Roman"/>
                  <w:color w:val="000000"/>
                  <w:sz w:val="22"/>
                  <w:szCs w:val="22"/>
                </w:rPr>
                <w:t>20.521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188E3"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91" w:author="Francesco Polazzo" w:date="2024-10-07T09:53:00Z" w16du:dateUtc="2024-10-07T07:53:00Z"/>
                <w:rFonts w:ascii="Times New Roman" w:hAnsi="Times New Roman" w:cs="Times New Roman"/>
              </w:rPr>
              <w:pPrChange w:id="189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93" w:author="Francesco Polazzo" w:date="2024-10-07T09:53:00Z" w16du:dateUtc="2024-10-07T07:53:00Z">
              <w:r w:rsidRPr="00E157FA">
                <w:rPr>
                  <w:rFonts w:ascii="Times New Roman" w:eastAsia="Helvetica" w:hAnsi="Times New Roman" w:cs="Times New Roman"/>
                  <w:color w:val="000000"/>
                  <w:sz w:val="22"/>
                  <w:szCs w:val="22"/>
                </w:rPr>
                <w:t>1.531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D28A2"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94" w:author="Francesco Polazzo" w:date="2024-10-07T09:53:00Z" w16du:dateUtc="2024-10-07T07:53:00Z"/>
                <w:rFonts w:ascii="Times New Roman" w:hAnsi="Times New Roman" w:cs="Times New Roman"/>
              </w:rPr>
              <w:pPrChange w:id="189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896" w:author="Francesco Polazzo" w:date="2024-10-07T09:53:00Z" w16du:dateUtc="2024-10-07T07:53:00Z">
              <w:r w:rsidRPr="00E157FA">
                <w:rPr>
                  <w:rFonts w:ascii="Times New Roman" w:eastAsia="Helvetica" w:hAnsi="Times New Roman" w:cs="Times New Roman"/>
                  <w:color w:val="000000"/>
                  <w:sz w:val="22"/>
                  <w:szCs w:val="22"/>
                </w:rPr>
                <w:t>0.141</w:t>
              </w:r>
            </w:ins>
          </w:p>
        </w:tc>
      </w:tr>
      <w:tr w:rsidR="00D6534C" w:rsidRPr="00E157FA" w14:paraId="2EA1AC80" w14:textId="77777777" w:rsidTr="00D60806">
        <w:trPr>
          <w:jc w:val="center"/>
          <w:ins w:id="1897" w:author="Francesco Polazzo" w:date="2024-10-07T09:53: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E896A"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898" w:author="Francesco Polazzo" w:date="2024-10-07T09:53:00Z" w16du:dateUtc="2024-10-07T07:53:00Z"/>
                <w:rFonts w:ascii="Times New Roman" w:hAnsi="Times New Roman" w:cs="Times New Roman"/>
                <w:b/>
                <w:bCs/>
              </w:rPr>
              <w:pPrChange w:id="189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00" w:author="Francesco Polazzo" w:date="2024-10-07T09:53:00Z" w16du:dateUtc="2024-10-07T07:53:00Z">
              <w:r w:rsidRPr="00E157FA">
                <w:rPr>
                  <w:rFonts w:ascii="Times New Roman" w:eastAsia="Helvetica" w:hAnsi="Times New Roman" w:cs="Times New Roman"/>
                  <w:b/>
                  <w:bCs/>
                  <w:color w:val="000000"/>
                  <w:sz w:val="22"/>
                  <w:szCs w:val="22"/>
                </w:rPr>
                <w:t>Control - HW</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A7AD4"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01" w:author="Francesco Polazzo" w:date="2024-10-07T09:53:00Z" w16du:dateUtc="2024-10-07T07:53:00Z"/>
                <w:rFonts w:ascii="Times New Roman" w:hAnsi="Times New Roman" w:cs="Times New Roman"/>
                <w:b/>
                <w:bCs/>
              </w:rPr>
              <w:pPrChange w:id="190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03" w:author="Francesco Polazzo" w:date="2024-10-07T09:53:00Z" w16du:dateUtc="2024-10-07T07:53:00Z">
              <w:r w:rsidRPr="00E157FA">
                <w:rPr>
                  <w:rFonts w:ascii="Times New Roman" w:eastAsia="Helvetica" w:hAnsi="Times New Roman" w:cs="Times New Roman"/>
                  <w:b/>
                  <w:bCs/>
                  <w:color w:val="000000"/>
                  <w:sz w:val="22"/>
                  <w:szCs w:val="22"/>
                </w:rPr>
                <w:t>10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6F041"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04" w:author="Francesco Polazzo" w:date="2024-10-07T09:53:00Z" w16du:dateUtc="2024-10-07T07:53:00Z"/>
                <w:rFonts w:ascii="Times New Roman" w:hAnsi="Times New Roman" w:cs="Times New Roman"/>
                <w:b/>
                <w:bCs/>
              </w:rPr>
              <w:pPrChange w:id="190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06" w:author="Francesco Polazzo" w:date="2024-10-07T09:53:00Z" w16du:dateUtc="2024-10-07T07:53:00Z">
              <w:r w:rsidRPr="00E157FA">
                <w:rPr>
                  <w:rFonts w:ascii="Times New Roman" w:eastAsia="Helvetica" w:hAnsi="Times New Roman" w:cs="Times New Roman"/>
                  <w:b/>
                  <w:bCs/>
                  <w:color w:val="000000"/>
                  <w:sz w:val="22"/>
                  <w:szCs w:val="22"/>
                </w:rPr>
                <w:t>0.310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BD445"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07" w:author="Francesco Polazzo" w:date="2024-10-07T09:53:00Z" w16du:dateUtc="2024-10-07T07:53:00Z"/>
                <w:rFonts w:ascii="Times New Roman" w:hAnsi="Times New Roman" w:cs="Times New Roman"/>
                <w:b/>
                <w:bCs/>
              </w:rPr>
              <w:pPrChange w:id="190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09" w:author="Francesco Polazzo" w:date="2024-10-07T09:53:00Z" w16du:dateUtc="2024-10-07T07:53:00Z">
              <w:r w:rsidRPr="00E157FA">
                <w:rPr>
                  <w:rFonts w:ascii="Times New Roman" w:eastAsia="Helvetica" w:hAnsi="Times New Roman" w:cs="Times New Roman"/>
                  <w:b/>
                  <w:bCs/>
                  <w:color w:val="000000"/>
                  <w:sz w:val="22"/>
                  <w:szCs w:val="22"/>
                </w:rPr>
                <w:t>0.113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B08B3"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10" w:author="Francesco Polazzo" w:date="2024-10-07T09:53:00Z" w16du:dateUtc="2024-10-07T07:53:00Z"/>
                <w:rFonts w:ascii="Times New Roman" w:hAnsi="Times New Roman" w:cs="Times New Roman"/>
                <w:b/>
                <w:bCs/>
              </w:rPr>
              <w:pPrChange w:id="191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12" w:author="Francesco Polazzo" w:date="2024-10-07T09:53:00Z" w16du:dateUtc="2024-10-07T07:53:00Z">
              <w:r w:rsidRPr="00E157FA">
                <w:rPr>
                  <w:rFonts w:ascii="Times New Roman" w:eastAsia="Helvetica" w:hAnsi="Times New Roman" w:cs="Times New Roman"/>
                  <w:b/>
                  <w:bCs/>
                  <w:color w:val="000000"/>
                  <w:sz w:val="22"/>
                  <w:szCs w:val="22"/>
                </w:rPr>
                <w:t>8.935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98641"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13" w:author="Francesco Polazzo" w:date="2024-10-07T09:53:00Z" w16du:dateUtc="2024-10-07T07:53:00Z"/>
                <w:rFonts w:ascii="Times New Roman" w:hAnsi="Times New Roman" w:cs="Times New Roman"/>
                <w:b/>
                <w:bCs/>
              </w:rPr>
              <w:pPrChange w:id="191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15" w:author="Francesco Polazzo" w:date="2024-10-07T09:53:00Z" w16du:dateUtc="2024-10-07T07:53:00Z">
              <w:r w:rsidRPr="00E157FA">
                <w:rPr>
                  <w:rFonts w:ascii="Times New Roman" w:eastAsia="Helvetica" w:hAnsi="Times New Roman" w:cs="Times New Roman"/>
                  <w:b/>
                  <w:bCs/>
                  <w:color w:val="000000"/>
                  <w:sz w:val="22"/>
                  <w:szCs w:val="22"/>
                </w:rPr>
                <w:t>2.736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0538B"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16" w:author="Francesco Polazzo" w:date="2024-10-07T09:53:00Z" w16du:dateUtc="2024-10-07T07:53:00Z"/>
                <w:rFonts w:ascii="Times New Roman" w:hAnsi="Times New Roman" w:cs="Times New Roman"/>
                <w:b/>
                <w:bCs/>
              </w:rPr>
              <w:pPrChange w:id="191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18" w:author="Francesco Polazzo" w:date="2024-10-07T09:53:00Z" w16du:dateUtc="2024-10-07T07:53:00Z">
              <w:r w:rsidRPr="00E157FA">
                <w:rPr>
                  <w:rFonts w:ascii="Times New Roman" w:eastAsia="Helvetica" w:hAnsi="Times New Roman" w:cs="Times New Roman"/>
                  <w:b/>
                  <w:bCs/>
                  <w:color w:val="000000"/>
                  <w:sz w:val="22"/>
                  <w:szCs w:val="22"/>
                </w:rPr>
                <w:t>0.023</w:t>
              </w:r>
            </w:ins>
          </w:p>
        </w:tc>
      </w:tr>
      <w:tr w:rsidR="00D6534C" w:rsidRPr="00E157FA" w14:paraId="36D6B928" w14:textId="77777777" w:rsidTr="00D60806">
        <w:trPr>
          <w:jc w:val="center"/>
          <w:ins w:id="1919" w:author="Francesco Polazzo" w:date="2024-10-07T09:53: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37C66"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20" w:author="Francesco Polazzo" w:date="2024-10-07T09:53:00Z" w16du:dateUtc="2024-10-07T07:53:00Z"/>
                <w:rFonts w:ascii="Times New Roman" w:hAnsi="Times New Roman" w:cs="Times New Roman"/>
                <w:b/>
                <w:bCs/>
              </w:rPr>
              <w:pPrChange w:id="192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22" w:author="Francesco Polazzo" w:date="2024-10-07T09:53:00Z" w16du:dateUtc="2024-10-07T07:53:00Z">
              <w:r w:rsidRPr="00E157FA">
                <w:rPr>
                  <w:rFonts w:ascii="Times New Roman" w:eastAsia="Helvetica" w:hAnsi="Times New Roman" w:cs="Times New Roman"/>
                  <w:b/>
                  <w:bCs/>
                  <w:color w:val="000000"/>
                  <w:sz w:val="22"/>
                  <w:szCs w:val="22"/>
                </w:rPr>
                <w:t>Control - HW</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1CFD"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23" w:author="Francesco Polazzo" w:date="2024-10-07T09:53:00Z" w16du:dateUtc="2024-10-07T07:53:00Z"/>
                <w:rFonts w:ascii="Times New Roman" w:hAnsi="Times New Roman" w:cs="Times New Roman"/>
                <w:b/>
                <w:bCs/>
              </w:rPr>
              <w:pPrChange w:id="192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25" w:author="Francesco Polazzo" w:date="2024-10-07T09:53:00Z" w16du:dateUtc="2024-10-07T07:53:00Z">
              <w:r w:rsidRPr="00E157FA">
                <w:rPr>
                  <w:rFonts w:ascii="Times New Roman" w:eastAsia="Helvetica" w:hAnsi="Times New Roman" w:cs="Times New Roman"/>
                  <w:b/>
                  <w:bCs/>
                  <w:color w:val="000000"/>
                  <w:sz w:val="22"/>
                  <w:szCs w:val="22"/>
                </w:rPr>
                <w:t>15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CD7C7"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26" w:author="Francesco Polazzo" w:date="2024-10-07T09:53:00Z" w16du:dateUtc="2024-10-07T07:53:00Z"/>
                <w:rFonts w:ascii="Times New Roman" w:hAnsi="Times New Roman" w:cs="Times New Roman"/>
                <w:b/>
                <w:bCs/>
              </w:rPr>
              <w:pPrChange w:id="192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28" w:author="Francesco Polazzo" w:date="2024-10-07T09:53:00Z" w16du:dateUtc="2024-10-07T07:53:00Z">
              <w:r w:rsidRPr="00E157FA">
                <w:rPr>
                  <w:rFonts w:ascii="Times New Roman" w:eastAsia="Helvetica" w:hAnsi="Times New Roman" w:cs="Times New Roman"/>
                  <w:b/>
                  <w:bCs/>
                  <w:color w:val="000000"/>
                  <w:sz w:val="22"/>
                  <w:szCs w:val="22"/>
                </w:rPr>
                <w:t>0.375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E93D0"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29" w:author="Francesco Polazzo" w:date="2024-10-07T09:53:00Z" w16du:dateUtc="2024-10-07T07:53:00Z"/>
                <w:rFonts w:ascii="Times New Roman" w:hAnsi="Times New Roman" w:cs="Times New Roman"/>
                <w:b/>
                <w:bCs/>
              </w:rPr>
              <w:pPrChange w:id="193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31" w:author="Francesco Polazzo" w:date="2024-10-07T09:53:00Z" w16du:dateUtc="2024-10-07T07:53:00Z">
              <w:r w:rsidRPr="00E157FA">
                <w:rPr>
                  <w:rFonts w:ascii="Times New Roman" w:eastAsia="Helvetica" w:hAnsi="Times New Roman" w:cs="Times New Roman"/>
                  <w:b/>
                  <w:bCs/>
                  <w:color w:val="000000"/>
                  <w:sz w:val="22"/>
                  <w:szCs w:val="22"/>
                </w:rPr>
                <w:t>0.103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9449C"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32" w:author="Francesco Polazzo" w:date="2024-10-07T09:53:00Z" w16du:dateUtc="2024-10-07T07:53:00Z"/>
                <w:rFonts w:ascii="Times New Roman" w:hAnsi="Times New Roman" w:cs="Times New Roman"/>
                <w:b/>
                <w:bCs/>
              </w:rPr>
              <w:pPrChange w:id="193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34" w:author="Francesco Polazzo" w:date="2024-10-07T09:53:00Z" w16du:dateUtc="2024-10-07T07:53:00Z">
              <w:r w:rsidRPr="00E157FA">
                <w:rPr>
                  <w:rFonts w:ascii="Times New Roman" w:eastAsia="Helvetica" w:hAnsi="Times New Roman" w:cs="Times New Roman"/>
                  <w:b/>
                  <w:bCs/>
                  <w:color w:val="000000"/>
                  <w:sz w:val="22"/>
                  <w:szCs w:val="22"/>
                </w:rPr>
                <w:t>6.155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9C5CA"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35" w:author="Francesco Polazzo" w:date="2024-10-07T09:53:00Z" w16du:dateUtc="2024-10-07T07:53:00Z"/>
                <w:rFonts w:ascii="Times New Roman" w:hAnsi="Times New Roman" w:cs="Times New Roman"/>
                <w:b/>
                <w:bCs/>
              </w:rPr>
              <w:pPrChange w:id="193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37" w:author="Francesco Polazzo" w:date="2024-10-07T09:53:00Z" w16du:dateUtc="2024-10-07T07:53:00Z">
              <w:r w:rsidRPr="00E157FA">
                <w:rPr>
                  <w:rFonts w:ascii="Times New Roman" w:eastAsia="Helvetica" w:hAnsi="Times New Roman" w:cs="Times New Roman"/>
                  <w:b/>
                  <w:bCs/>
                  <w:color w:val="000000"/>
                  <w:sz w:val="22"/>
                  <w:szCs w:val="22"/>
                </w:rPr>
                <w:t>3.636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59F8C"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38" w:author="Francesco Polazzo" w:date="2024-10-07T09:53:00Z" w16du:dateUtc="2024-10-07T07:53:00Z"/>
                <w:rFonts w:ascii="Times New Roman" w:hAnsi="Times New Roman" w:cs="Times New Roman"/>
                <w:b/>
                <w:bCs/>
              </w:rPr>
              <w:pPrChange w:id="193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40" w:author="Francesco Polazzo" w:date="2024-10-07T09:53:00Z" w16du:dateUtc="2024-10-07T07:53:00Z">
              <w:r w:rsidRPr="00E157FA">
                <w:rPr>
                  <w:rFonts w:ascii="Times New Roman" w:eastAsia="Helvetica" w:hAnsi="Times New Roman" w:cs="Times New Roman"/>
                  <w:b/>
                  <w:bCs/>
                  <w:color w:val="000000"/>
                  <w:sz w:val="22"/>
                  <w:szCs w:val="22"/>
                </w:rPr>
                <w:t>0.010</w:t>
              </w:r>
            </w:ins>
          </w:p>
        </w:tc>
      </w:tr>
      <w:tr w:rsidR="00D6534C" w:rsidRPr="00E157FA" w14:paraId="48C8D731" w14:textId="77777777" w:rsidTr="00D60806">
        <w:trPr>
          <w:jc w:val="center"/>
          <w:ins w:id="1941" w:author="Francesco Polazzo" w:date="2024-10-07T09:53: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9F5FE"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42" w:author="Francesco Polazzo" w:date="2024-10-07T09:53:00Z" w16du:dateUtc="2024-10-07T07:53:00Z"/>
                <w:rFonts w:ascii="Times New Roman" w:hAnsi="Times New Roman" w:cs="Times New Roman"/>
                <w:b/>
                <w:bCs/>
              </w:rPr>
              <w:pPrChange w:id="194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44" w:author="Francesco Polazzo" w:date="2024-10-07T09:53:00Z" w16du:dateUtc="2024-10-07T07:53:00Z">
              <w:r w:rsidRPr="00E157FA">
                <w:rPr>
                  <w:rFonts w:ascii="Times New Roman" w:eastAsia="Helvetica" w:hAnsi="Times New Roman" w:cs="Times New Roman"/>
                  <w:b/>
                  <w:bCs/>
                  <w:color w:val="000000"/>
                  <w:sz w:val="22"/>
                  <w:szCs w:val="22"/>
                </w:rPr>
                <w:t>Control - HW</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EEF88"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45" w:author="Francesco Polazzo" w:date="2024-10-07T09:53:00Z" w16du:dateUtc="2024-10-07T07:53:00Z"/>
                <w:rFonts w:ascii="Times New Roman" w:hAnsi="Times New Roman" w:cs="Times New Roman"/>
                <w:b/>
                <w:bCs/>
              </w:rPr>
              <w:pPrChange w:id="194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47" w:author="Francesco Polazzo" w:date="2024-10-07T09:53:00Z" w16du:dateUtc="2024-10-07T07:53:00Z">
              <w:r w:rsidRPr="00E157FA">
                <w:rPr>
                  <w:rFonts w:ascii="Times New Roman" w:eastAsia="Helvetica" w:hAnsi="Times New Roman" w:cs="Times New Roman"/>
                  <w:b/>
                  <w:bCs/>
                  <w:color w:val="000000"/>
                  <w:sz w:val="22"/>
                  <w:szCs w:val="22"/>
                </w:rPr>
                <w:t>24</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82194"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48" w:author="Francesco Polazzo" w:date="2024-10-07T09:53:00Z" w16du:dateUtc="2024-10-07T07:53:00Z"/>
                <w:rFonts w:ascii="Times New Roman" w:hAnsi="Times New Roman" w:cs="Times New Roman"/>
                <w:b/>
                <w:bCs/>
              </w:rPr>
              <w:pPrChange w:id="194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50" w:author="Francesco Polazzo" w:date="2024-10-07T09:53:00Z" w16du:dateUtc="2024-10-07T07:53:00Z">
              <w:r w:rsidRPr="00E157FA">
                <w:rPr>
                  <w:rFonts w:ascii="Times New Roman" w:eastAsia="Helvetica" w:hAnsi="Times New Roman" w:cs="Times New Roman"/>
                  <w:b/>
                  <w:bCs/>
                  <w:color w:val="000000"/>
                  <w:sz w:val="22"/>
                  <w:szCs w:val="22"/>
                </w:rPr>
                <w:t>0.491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CF732"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51" w:author="Francesco Polazzo" w:date="2024-10-07T09:53:00Z" w16du:dateUtc="2024-10-07T07:53:00Z"/>
                <w:rFonts w:ascii="Times New Roman" w:hAnsi="Times New Roman" w:cs="Times New Roman"/>
                <w:b/>
                <w:bCs/>
              </w:rPr>
              <w:pPrChange w:id="195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53" w:author="Francesco Polazzo" w:date="2024-10-07T09:53:00Z" w16du:dateUtc="2024-10-07T07:53:00Z">
              <w:r w:rsidRPr="00E157FA">
                <w:rPr>
                  <w:rFonts w:ascii="Times New Roman" w:eastAsia="Helvetica" w:hAnsi="Times New Roman" w:cs="Times New Roman"/>
                  <w:b/>
                  <w:bCs/>
                  <w:color w:val="000000"/>
                  <w:sz w:val="22"/>
                  <w:szCs w:val="22"/>
                </w:rPr>
                <w:t>0.116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3F722"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54" w:author="Francesco Polazzo" w:date="2024-10-07T09:53:00Z" w16du:dateUtc="2024-10-07T07:53:00Z"/>
                <w:rFonts w:ascii="Times New Roman" w:hAnsi="Times New Roman" w:cs="Times New Roman"/>
                <w:b/>
                <w:bCs/>
              </w:rPr>
              <w:pPrChange w:id="195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56" w:author="Francesco Polazzo" w:date="2024-10-07T09:53:00Z" w16du:dateUtc="2024-10-07T07:53:00Z">
              <w:r w:rsidRPr="00E157FA">
                <w:rPr>
                  <w:rFonts w:ascii="Times New Roman" w:eastAsia="Helvetica" w:hAnsi="Times New Roman" w:cs="Times New Roman"/>
                  <w:b/>
                  <w:bCs/>
                  <w:color w:val="000000"/>
                  <w:sz w:val="22"/>
                  <w:szCs w:val="22"/>
                </w:rPr>
                <w:t>9.827</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C8F25"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57" w:author="Francesco Polazzo" w:date="2024-10-07T09:53:00Z" w16du:dateUtc="2024-10-07T07:53:00Z"/>
                <w:rFonts w:ascii="Times New Roman" w:hAnsi="Times New Roman" w:cs="Times New Roman"/>
                <w:b/>
                <w:bCs/>
              </w:rPr>
              <w:pPrChange w:id="195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59" w:author="Francesco Polazzo" w:date="2024-10-07T09:53:00Z" w16du:dateUtc="2024-10-07T07:53:00Z">
              <w:r w:rsidRPr="00E157FA">
                <w:rPr>
                  <w:rFonts w:ascii="Times New Roman" w:eastAsia="Helvetica" w:hAnsi="Times New Roman" w:cs="Times New Roman"/>
                  <w:b/>
                  <w:bCs/>
                  <w:color w:val="000000"/>
                  <w:sz w:val="22"/>
                  <w:szCs w:val="22"/>
                </w:rPr>
                <w:t>4.230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C5654"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60" w:author="Francesco Polazzo" w:date="2024-10-07T09:53:00Z" w16du:dateUtc="2024-10-07T07:53:00Z"/>
                <w:rFonts w:ascii="Times New Roman" w:hAnsi="Times New Roman" w:cs="Times New Roman"/>
                <w:b/>
                <w:bCs/>
              </w:rPr>
              <w:pPrChange w:id="196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62" w:author="Francesco Polazzo" w:date="2024-10-07T09:53:00Z" w16du:dateUtc="2024-10-07T07:53:00Z">
              <w:r w:rsidRPr="00E157FA">
                <w:rPr>
                  <w:rFonts w:ascii="Times New Roman" w:eastAsia="Helvetica" w:hAnsi="Times New Roman" w:cs="Times New Roman"/>
                  <w:b/>
                  <w:bCs/>
                  <w:color w:val="000000"/>
                  <w:sz w:val="22"/>
                  <w:szCs w:val="22"/>
                </w:rPr>
                <w:t>0.002</w:t>
              </w:r>
            </w:ins>
          </w:p>
        </w:tc>
      </w:tr>
      <w:tr w:rsidR="00D6534C" w:rsidRPr="00E157FA" w14:paraId="07C56B8D" w14:textId="77777777" w:rsidTr="00D60806">
        <w:trPr>
          <w:jc w:val="center"/>
          <w:ins w:id="1963" w:author="Francesco Polazzo" w:date="2024-10-07T09:53: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4443F"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64" w:author="Francesco Polazzo" w:date="2024-10-07T09:53:00Z" w16du:dateUtc="2024-10-07T07:53:00Z"/>
                <w:rFonts w:ascii="Times New Roman" w:hAnsi="Times New Roman" w:cs="Times New Roman"/>
                <w:b/>
                <w:bCs/>
              </w:rPr>
              <w:pPrChange w:id="196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66" w:author="Francesco Polazzo" w:date="2024-10-07T09:53:00Z" w16du:dateUtc="2024-10-07T07:53:00Z">
              <w:r w:rsidRPr="00E157FA">
                <w:rPr>
                  <w:rFonts w:ascii="Times New Roman" w:eastAsia="Helvetica" w:hAnsi="Times New Roman" w:cs="Times New Roman"/>
                  <w:b/>
                  <w:bCs/>
                  <w:color w:val="000000"/>
                  <w:sz w:val="22"/>
                  <w:szCs w:val="22"/>
                </w:rPr>
                <w:t>Control - HW</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B0FBC"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67" w:author="Francesco Polazzo" w:date="2024-10-07T09:53:00Z" w16du:dateUtc="2024-10-07T07:53:00Z"/>
                <w:rFonts w:ascii="Times New Roman" w:hAnsi="Times New Roman" w:cs="Times New Roman"/>
                <w:b/>
                <w:bCs/>
              </w:rPr>
              <w:pPrChange w:id="196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69" w:author="Francesco Polazzo" w:date="2024-10-07T09:53:00Z" w16du:dateUtc="2024-10-07T07:53:00Z">
              <w:r w:rsidRPr="00E157FA">
                <w:rPr>
                  <w:rFonts w:ascii="Times New Roman" w:eastAsia="Helvetica" w:hAnsi="Times New Roman" w:cs="Times New Roman"/>
                  <w:b/>
                  <w:bCs/>
                  <w:color w:val="000000"/>
                  <w:sz w:val="22"/>
                  <w:szCs w:val="22"/>
                </w:rPr>
                <w:t>30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779E4"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70" w:author="Francesco Polazzo" w:date="2024-10-07T09:53:00Z" w16du:dateUtc="2024-10-07T07:53:00Z"/>
                <w:rFonts w:ascii="Times New Roman" w:hAnsi="Times New Roman" w:cs="Times New Roman"/>
                <w:b/>
                <w:bCs/>
              </w:rPr>
              <w:pPrChange w:id="197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72" w:author="Francesco Polazzo" w:date="2024-10-07T09:53:00Z" w16du:dateUtc="2024-10-07T07:53:00Z">
              <w:r w:rsidRPr="00E157FA">
                <w:rPr>
                  <w:rFonts w:ascii="Times New Roman" w:eastAsia="Helvetica" w:hAnsi="Times New Roman" w:cs="Times New Roman"/>
                  <w:b/>
                  <w:bCs/>
                  <w:color w:val="000000"/>
                  <w:sz w:val="22"/>
                  <w:szCs w:val="22"/>
                </w:rPr>
                <w:t>0.569</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BC417"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73" w:author="Francesco Polazzo" w:date="2024-10-07T09:53:00Z" w16du:dateUtc="2024-10-07T07:53:00Z"/>
                <w:rFonts w:ascii="Times New Roman" w:hAnsi="Times New Roman" w:cs="Times New Roman"/>
                <w:b/>
                <w:bCs/>
              </w:rPr>
              <w:pPrChange w:id="197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75" w:author="Francesco Polazzo" w:date="2024-10-07T09:53:00Z" w16du:dateUtc="2024-10-07T07:53:00Z">
              <w:r w:rsidRPr="00E157FA">
                <w:rPr>
                  <w:rFonts w:ascii="Times New Roman" w:eastAsia="Helvetica" w:hAnsi="Times New Roman" w:cs="Times New Roman"/>
                  <w:b/>
                  <w:bCs/>
                  <w:color w:val="000000"/>
                  <w:sz w:val="22"/>
                  <w:szCs w:val="22"/>
                </w:rPr>
                <w:t>0.143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EA342"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76" w:author="Francesco Polazzo" w:date="2024-10-07T09:53:00Z" w16du:dateUtc="2024-10-07T07:53:00Z"/>
                <w:rFonts w:ascii="Times New Roman" w:hAnsi="Times New Roman" w:cs="Times New Roman"/>
                <w:b/>
                <w:bCs/>
              </w:rPr>
              <w:pPrChange w:id="197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78" w:author="Francesco Polazzo" w:date="2024-10-07T09:53:00Z" w16du:dateUtc="2024-10-07T07:53:00Z">
              <w:r w:rsidRPr="00E157FA">
                <w:rPr>
                  <w:rFonts w:ascii="Times New Roman" w:eastAsia="Helvetica" w:hAnsi="Times New Roman" w:cs="Times New Roman"/>
                  <w:b/>
                  <w:bCs/>
                  <w:color w:val="000000"/>
                  <w:sz w:val="22"/>
                  <w:szCs w:val="22"/>
                </w:rPr>
                <w:t>20.192</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A134F"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79" w:author="Francesco Polazzo" w:date="2024-10-07T09:53:00Z" w16du:dateUtc="2024-10-07T07:53:00Z"/>
                <w:rFonts w:ascii="Times New Roman" w:hAnsi="Times New Roman" w:cs="Times New Roman"/>
                <w:b/>
                <w:bCs/>
              </w:rPr>
              <w:pPrChange w:id="198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81" w:author="Francesco Polazzo" w:date="2024-10-07T09:53:00Z" w16du:dateUtc="2024-10-07T07:53:00Z">
              <w:r w:rsidRPr="00E157FA">
                <w:rPr>
                  <w:rFonts w:ascii="Times New Roman" w:eastAsia="Helvetica" w:hAnsi="Times New Roman" w:cs="Times New Roman"/>
                  <w:b/>
                  <w:bCs/>
                  <w:color w:val="000000"/>
                  <w:sz w:val="22"/>
                  <w:szCs w:val="22"/>
                </w:rPr>
                <w:t>3.993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3B2F6"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82" w:author="Francesco Polazzo" w:date="2024-10-07T09:53:00Z" w16du:dateUtc="2024-10-07T07:53:00Z"/>
                <w:rFonts w:ascii="Times New Roman" w:hAnsi="Times New Roman" w:cs="Times New Roman"/>
                <w:b/>
                <w:bCs/>
              </w:rPr>
              <w:pPrChange w:id="198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84" w:author="Francesco Polazzo" w:date="2024-10-07T09:53:00Z" w16du:dateUtc="2024-10-07T07:53:00Z">
              <w:r w:rsidRPr="00E157FA">
                <w:rPr>
                  <w:rFonts w:ascii="Times New Roman" w:eastAsia="Helvetica" w:hAnsi="Times New Roman" w:cs="Times New Roman"/>
                  <w:b/>
                  <w:bCs/>
                  <w:color w:val="000000"/>
                  <w:sz w:val="22"/>
                  <w:szCs w:val="22"/>
                </w:rPr>
                <w:t>0.001</w:t>
              </w:r>
            </w:ins>
          </w:p>
        </w:tc>
      </w:tr>
      <w:tr w:rsidR="00D6534C" w:rsidRPr="00E157FA" w14:paraId="33B27EDC" w14:textId="77777777" w:rsidTr="00D60806">
        <w:trPr>
          <w:jc w:val="center"/>
          <w:ins w:id="1985" w:author="Francesco Polazzo" w:date="2024-10-07T09:53:00Z"/>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BBAE14"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86" w:author="Francesco Polazzo" w:date="2024-10-07T09:53:00Z" w16du:dateUtc="2024-10-07T07:53:00Z"/>
                <w:rFonts w:ascii="Times New Roman" w:hAnsi="Times New Roman" w:cs="Times New Roman"/>
                <w:b/>
                <w:bCs/>
              </w:rPr>
              <w:pPrChange w:id="198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88" w:author="Francesco Polazzo" w:date="2024-10-07T09:53:00Z" w16du:dateUtc="2024-10-07T07:53:00Z">
              <w:r w:rsidRPr="00E157FA">
                <w:rPr>
                  <w:rFonts w:ascii="Times New Roman" w:eastAsia="Helvetica" w:hAnsi="Times New Roman" w:cs="Times New Roman"/>
                  <w:b/>
                  <w:bCs/>
                  <w:color w:val="000000"/>
                  <w:sz w:val="22"/>
                  <w:szCs w:val="22"/>
                </w:rPr>
                <w:lastRenderedPageBreak/>
                <w:t>Control - HW</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121566"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89" w:author="Francesco Polazzo" w:date="2024-10-07T09:53:00Z" w16du:dateUtc="2024-10-07T07:53:00Z"/>
                <w:rFonts w:ascii="Times New Roman" w:hAnsi="Times New Roman" w:cs="Times New Roman"/>
                <w:b/>
                <w:bCs/>
              </w:rPr>
              <w:pPrChange w:id="199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91" w:author="Francesco Polazzo" w:date="2024-10-07T09:53:00Z" w16du:dateUtc="2024-10-07T07:53:00Z">
              <w:r w:rsidRPr="00E157FA">
                <w:rPr>
                  <w:rFonts w:ascii="Times New Roman" w:eastAsia="Helvetica" w:hAnsi="Times New Roman" w:cs="Times New Roman"/>
                  <w:b/>
                  <w:bCs/>
                  <w:color w:val="000000"/>
                  <w:sz w:val="22"/>
                  <w:szCs w:val="22"/>
                </w:rPr>
                <w:t>38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CBC59F"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92" w:author="Francesco Polazzo" w:date="2024-10-07T09:53:00Z" w16du:dateUtc="2024-10-07T07:53:00Z"/>
                <w:rFonts w:ascii="Times New Roman" w:hAnsi="Times New Roman" w:cs="Times New Roman"/>
                <w:b/>
                <w:bCs/>
              </w:rPr>
              <w:pPrChange w:id="199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94" w:author="Francesco Polazzo" w:date="2024-10-07T09:53:00Z" w16du:dateUtc="2024-10-07T07:53:00Z">
              <w:r w:rsidRPr="00E157FA">
                <w:rPr>
                  <w:rFonts w:ascii="Times New Roman" w:eastAsia="Helvetica" w:hAnsi="Times New Roman" w:cs="Times New Roman"/>
                  <w:b/>
                  <w:bCs/>
                  <w:color w:val="000000"/>
                  <w:sz w:val="22"/>
                  <w:szCs w:val="22"/>
                </w:rPr>
                <w:t>0.673</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916E4"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95" w:author="Francesco Polazzo" w:date="2024-10-07T09:53:00Z" w16du:dateUtc="2024-10-07T07:53:00Z"/>
                <w:rFonts w:ascii="Times New Roman" w:hAnsi="Times New Roman" w:cs="Times New Roman"/>
                <w:b/>
                <w:bCs/>
              </w:rPr>
              <w:pPrChange w:id="199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1997" w:author="Francesco Polazzo" w:date="2024-10-07T09:53:00Z" w16du:dateUtc="2024-10-07T07:53:00Z">
              <w:r w:rsidRPr="00E157FA">
                <w:rPr>
                  <w:rFonts w:ascii="Times New Roman" w:eastAsia="Helvetica" w:hAnsi="Times New Roman" w:cs="Times New Roman"/>
                  <w:b/>
                  <w:bCs/>
                  <w:color w:val="000000"/>
                  <w:sz w:val="22"/>
                  <w:szCs w:val="22"/>
                </w:rPr>
                <w:t>0.188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9FF02A"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1998" w:author="Francesco Polazzo" w:date="2024-10-07T09:53:00Z" w16du:dateUtc="2024-10-07T07:53:00Z"/>
                <w:rFonts w:ascii="Times New Roman" w:hAnsi="Times New Roman" w:cs="Times New Roman"/>
                <w:b/>
                <w:bCs/>
              </w:rPr>
              <w:pPrChange w:id="199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000" w:author="Francesco Polazzo" w:date="2024-10-07T09:53:00Z" w16du:dateUtc="2024-10-07T07:53:00Z">
              <w:r w:rsidRPr="00E157FA">
                <w:rPr>
                  <w:rFonts w:ascii="Times New Roman" w:eastAsia="Helvetica" w:hAnsi="Times New Roman" w:cs="Times New Roman"/>
                  <w:b/>
                  <w:bCs/>
                  <w:color w:val="000000"/>
                  <w:sz w:val="22"/>
                  <w:szCs w:val="22"/>
                </w:rPr>
                <w:t>39.467</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D2BBC"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2001" w:author="Francesco Polazzo" w:date="2024-10-07T09:53:00Z" w16du:dateUtc="2024-10-07T07:53:00Z"/>
                <w:rFonts w:ascii="Times New Roman" w:hAnsi="Times New Roman" w:cs="Times New Roman"/>
                <w:b/>
                <w:bCs/>
              </w:rPr>
              <w:pPrChange w:id="200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003" w:author="Francesco Polazzo" w:date="2024-10-07T09:53:00Z" w16du:dateUtc="2024-10-07T07:53:00Z">
              <w:r w:rsidRPr="00E157FA">
                <w:rPr>
                  <w:rFonts w:ascii="Times New Roman" w:eastAsia="Helvetica" w:hAnsi="Times New Roman" w:cs="Times New Roman"/>
                  <w:b/>
                  <w:bCs/>
                  <w:color w:val="000000"/>
                  <w:sz w:val="22"/>
                  <w:szCs w:val="22"/>
                </w:rPr>
                <w:t>3.571</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13B924" w14:textId="77777777" w:rsidR="00D6534C" w:rsidRPr="00E157FA" w:rsidRDefault="00D6534C">
            <w:pPr>
              <w:pBdr>
                <w:top w:val="none" w:sz="0" w:space="0" w:color="000000"/>
                <w:left w:val="none" w:sz="0" w:space="0" w:color="000000"/>
                <w:bottom w:val="none" w:sz="0" w:space="0" w:color="000000"/>
                <w:right w:val="none" w:sz="0" w:space="0" w:color="000000"/>
              </w:pBdr>
              <w:spacing w:before="100" w:after="100"/>
              <w:ind w:left="100" w:right="100"/>
              <w:jc w:val="both"/>
              <w:rPr>
                <w:ins w:id="2004" w:author="Francesco Polazzo" w:date="2024-10-07T09:53:00Z" w16du:dateUtc="2024-10-07T07:53:00Z"/>
                <w:rFonts w:ascii="Times New Roman" w:hAnsi="Times New Roman" w:cs="Times New Roman"/>
                <w:b/>
                <w:bCs/>
              </w:rPr>
              <w:pPrChange w:id="200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006" w:author="Francesco Polazzo" w:date="2024-10-07T09:53:00Z" w16du:dateUtc="2024-10-07T07:53:00Z">
              <w:r w:rsidRPr="00E157FA">
                <w:rPr>
                  <w:rFonts w:ascii="Times New Roman" w:eastAsia="Helvetica" w:hAnsi="Times New Roman" w:cs="Times New Roman"/>
                  <w:b/>
                  <w:bCs/>
                  <w:color w:val="000000"/>
                  <w:sz w:val="22"/>
                  <w:szCs w:val="22"/>
                </w:rPr>
                <w:t>0.001</w:t>
              </w:r>
            </w:ins>
          </w:p>
        </w:tc>
      </w:tr>
    </w:tbl>
    <w:p w14:paraId="4FC9A7A5" w14:textId="77777777" w:rsidR="00D6534C" w:rsidRDefault="00D6534C" w:rsidP="008279E9">
      <w:pPr>
        <w:spacing w:line="480" w:lineRule="auto"/>
        <w:jc w:val="both"/>
        <w:rPr>
          <w:ins w:id="2007" w:author="Francesco Polazzo" w:date="2024-10-07T09:54:00Z" w16du:dateUtc="2024-10-07T07:54:00Z"/>
          <w:rFonts w:ascii="Times New Roman" w:hAnsi="Times New Roman" w:cs="Times New Roman"/>
        </w:rPr>
      </w:pPr>
    </w:p>
    <w:p w14:paraId="191D9BE1" w14:textId="77777777" w:rsidR="00D6534C" w:rsidRPr="00877DC3" w:rsidRDefault="00D6534C" w:rsidP="008279E9">
      <w:pPr>
        <w:spacing w:line="480" w:lineRule="auto"/>
        <w:jc w:val="both"/>
        <w:rPr>
          <w:rFonts w:ascii="Times New Roman" w:hAnsi="Times New Roman" w:cs="Times New Roman"/>
        </w:rPr>
      </w:pPr>
    </w:p>
    <w:p w14:paraId="46DBFFB8" w14:textId="72C21E0E" w:rsidR="008C1C97" w:rsidDel="00D6534C" w:rsidRDefault="008C1C97" w:rsidP="008279E9">
      <w:pPr>
        <w:spacing w:line="480" w:lineRule="auto"/>
        <w:jc w:val="both"/>
        <w:rPr>
          <w:del w:id="2008" w:author="Francesco Polazzo" w:date="2024-10-07T09:56:00Z" w16du:dateUtc="2024-10-07T07:56:00Z"/>
          <w:rFonts w:ascii="Times New Roman" w:hAnsi="Times New Roman" w:cs="Times New Roman"/>
        </w:rPr>
      </w:pPr>
      <w:del w:id="2009" w:author="Francesco Polazzo" w:date="2024-10-07T09:56:00Z" w16du:dateUtc="2024-10-07T07:56:00Z">
        <w:r w:rsidRPr="00483B80" w:rsidDel="00D6534C">
          <w:rPr>
            <w:rFonts w:ascii="Times New Roman" w:hAnsi="Times New Roman" w:cs="Times New Roman"/>
            <w:b/>
            <w:bCs/>
          </w:rPr>
          <w:delText xml:space="preserve">Table </w:delText>
        </w:r>
      </w:del>
      <w:del w:id="2010" w:author="Francesco Polazzo" w:date="2024-10-07T09:51:00Z" w16du:dateUtc="2024-10-07T07:51:00Z">
        <w:r w:rsidRPr="00483B80" w:rsidDel="00B607B5">
          <w:rPr>
            <w:rFonts w:ascii="Times New Roman" w:hAnsi="Times New Roman" w:cs="Times New Roman"/>
            <w:b/>
            <w:bCs/>
          </w:rPr>
          <w:delText>4</w:delText>
        </w:r>
      </w:del>
      <w:del w:id="2011" w:author="Francesco Polazzo" w:date="2024-10-07T09:56:00Z" w16du:dateUtc="2024-10-07T07:56:00Z">
        <w:r w:rsidRPr="002A09EB" w:rsidDel="00D6534C">
          <w:rPr>
            <w:rFonts w:ascii="Times New Roman" w:hAnsi="Times New Roman" w:cs="Times New Roman"/>
          </w:rPr>
          <w:delText>. Results of the PERMANOVA analysing the effects of the HWs on phytoplankton community composition in different days of the experiment.</w:delText>
        </w:r>
      </w:del>
    </w:p>
    <w:tbl>
      <w:tblPr>
        <w:tblW w:w="5000" w:type="pct"/>
        <w:jc w:val="center"/>
        <w:tblLook w:val="0420" w:firstRow="1" w:lastRow="0" w:firstColumn="0" w:lastColumn="0" w:noHBand="0" w:noVBand="1"/>
      </w:tblPr>
      <w:tblGrid>
        <w:gridCol w:w="2957"/>
        <w:gridCol w:w="3549"/>
        <w:gridCol w:w="2520"/>
      </w:tblGrid>
      <w:tr w:rsidR="0002230D" w:rsidRPr="00877DC3" w:rsidDel="00D6534C" w14:paraId="06082C67" w14:textId="00D20CA0" w:rsidTr="000F5601">
        <w:trPr>
          <w:tblHeader/>
          <w:jc w:val="center"/>
          <w:del w:id="2012" w:author="Francesco Polazzo" w:date="2024-10-07T09:56:00Z"/>
        </w:trPr>
        <w:tc>
          <w:tcPr>
            <w:tcW w:w="163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E002D" w14:textId="7A3E272D"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13" w:author="Francesco Polazzo" w:date="2024-10-07T09:56:00Z" w16du:dateUtc="2024-10-07T07:56:00Z"/>
                <w:rFonts w:ascii="Times New Roman" w:hAnsi="Times New Roman" w:cs="Times New Roman"/>
              </w:rPr>
            </w:pPr>
            <w:del w:id="2014" w:author="Francesco Polazzo" w:date="2024-10-07T09:56:00Z" w16du:dateUtc="2024-10-07T07:56:00Z">
              <w:r w:rsidRPr="00877DC3" w:rsidDel="00D6534C">
                <w:rPr>
                  <w:rFonts w:ascii="Times New Roman" w:eastAsia="Helvetica" w:hAnsi="Times New Roman" w:cs="Times New Roman"/>
                  <w:b/>
                  <w:color w:val="000000"/>
                  <w:sz w:val="22"/>
                  <w:szCs w:val="22"/>
                </w:rPr>
                <w:delText>Day</w:delText>
              </w:r>
            </w:del>
          </w:p>
        </w:tc>
        <w:tc>
          <w:tcPr>
            <w:tcW w:w="196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897904" w14:textId="53C0D313"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15" w:author="Francesco Polazzo" w:date="2024-10-07T09:56:00Z" w16du:dateUtc="2024-10-07T07:56:00Z"/>
                <w:rFonts w:ascii="Times New Roman" w:hAnsi="Times New Roman" w:cs="Times New Roman"/>
              </w:rPr>
            </w:pPr>
            <w:del w:id="2016" w:author="Francesco Polazzo" w:date="2024-10-07T09:56:00Z" w16du:dateUtc="2024-10-07T07:56:00Z">
              <w:r w:rsidRPr="00877DC3" w:rsidDel="00D6534C">
                <w:rPr>
                  <w:rFonts w:ascii="Times New Roman" w:eastAsia="Helvetica" w:hAnsi="Times New Roman" w:cs="Times New Roman"/>
                  <w:b/>
                  <w:color w:val="000000"/>
                  <w:sz w:val="22"/>
                  <w:szCs w:val="22"/>
                </w:rPr>
                <w:delText>F</w:delText>
              </w:r>
            </w:del>
          </w:p>
        </w:tc>
        <w:tc>
          <w:tcPr>
            <w:tcW w:w="139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9C7382" w14:textId="63EFC7D4"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17" w:author="Francesco Polazzo" w:date="2024-10-07T09:56:00Z" w16du:dateUtc="2024-10-07T07:56:00Z"/>
                <w:rFonts w:ascii="Times New Roman" w:hAnsi="Times New Roman" w:cs="Times New Roman"/>
              </w:rPr>
            </w:pPr>
            <w:del w:id="2018" w:author="Francesco Polazzo" w:date="2024-10-07T09:56:00Z" w16du:dateUtc="2024-10-07T07:56:00Z">
              <w:r w:rsidRPr="00877DC3" w:rsidDel="00D6534C">
                <w:rPr>
                  <w:rFonts w:ascii="Times New Roman" w:eastAsia="Helvetica" w:hAnsi="Times New Roman" w:cs="Times New Roman"/>
                  <w:b/>
                  <w:color w:val="000000"/>
                  <w:sz w:val="22"/>
                  <w:szCs w:val="22"/>
                </w:rPr>
                <w:delText>p</w:delText>
              </w:r>
              <w:r w:rsidDel="00D6534C">
                <w:rPr>
                  <w:rFonts w:ascii="Times New Roman" w:eastAsia="Helvetica" w:hAnsi="Times New Roman" w:cs="Times New Roman"/>
                  <w:b/>
                  <w:color w:val="000000"/>
                  <w:sz w:val="22"/>
                  <w:szCs w:val="22"/>
                </w:rPr>
                <w:delText>-</w:delText>
              </w:r>
              <w:r w:rsidRPr="00877DC3" w:rsidDel="00D6534C">
                <w:rPr>
                  <w:rFonts w:ascii="Times New Roman" w:eastAsia="Helvetica" w:hAnsi="Times New Roman" w:cs="Times New Roman"/>
                  <w:b/>
                  <w:color w:val="000000"/>
                  <w:sz w:val="22"/>
                  <w:szCs w:val="22"/>
                </w:rPr>
                <w:delText>value</w:delText>
              </w:r>
            </w:del>
          </w:p>
        </w:tc>
      </w:tr>
      <w:tr w:rsidR="0002230D" w:rsidRPr="00877DC3" w:rsidDel="00D6534C" w14:paraId="768FDEA4" w14:textId="6FD0B5C6" w:rsidTr="000F5601">
        <w:trPr>
          <w:jc w:val="center"/>
          <w:del w:id="2019" w:author="Francesco Polazzo" w:date="2024-10-07T09:56:00Z"/>
        </w:trPr>
        <w:tc>
          <w:tcPr>
            <w:tcW w:w="163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C2DA9" w14:textId="1550C618"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20" w:author="Francesco Polazzo" w:date="2024-10-07T09:56:00Z" w16du:dateUtc="2024-10-07T07:56:00Z"/>
                <w:rFonts w:ascii="Times New Roman" w:hAnsi="Times New Roman" w:cs="Times New Roman"/>
              </w:rPr>
            </w:pPr>
            <w:del w:id="2021" w:author="Francesco Polazzo" w:date="2024-10-07T09:56:00Z" w16du:dateUtc="2024-10-07T07:56:00Z">
              <w:r w:rsidRPr="0002230D" w:rsidDel="00D6534C">
                <w:rPr>
                  <w:rFonts w:ascii="Times New Roman" w:eastAsia="Helvetica" w:hAnsi="Times New Roman" w:cs="Times New Roman"/>
                  <w:color w:val="000000"/>
                  <w:sz w:val="22"/>
                  <w:szCs w:val="22"/>
                </w:rPr>
                <w:delText>-4</w:delText>
              </w:r>
            </w:del>
          </w:p>
        </w:tc>
        <w:tc>
          <w:tcPr>
            <w:tcW w:w="196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04F63" w14:textId="76EAEEDA"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22" w:author="Francesco Polazzo" w:date="2024-10-07T09:56:00Z" w16du:dateUtc="2024-10-07T07:56:00Z"/>
                <w:rFonts w:ascii="Times New Roman" w:hAnsi="Times New Roman" w:cs="Times New Roman"/>
              </w:rPr>
            </w:pPr>
            <w:del w:id="2023" w:author="Francesco Polazzo" w:date="2024-10-07T09:56:00Z" w16du:dateUtc="2024-10-07T07:56:00Z">
              <w:r w:rsidRPr="0002230D" w:rsidDel="00D6534C">
                <w:rPr>
                  <w:rFonts w:ascii="Times New Roman" w:eastAsia="Helvetica" w:hAnsi="Times New Roman" w:cs="Times New Roman"/>
                  <w:color w:val="000000"/>
                  <w:sz w:val="22"/>
                  <w:szCs w:val="22"/>
                </w:rPr>
                <w:delText>0.895</w:delText>
              </w:r>
            </w:del>
          </w:p>
        </w:tc>
        <w:tc>
          <w:tcPr>
            <w:tcW w:w="139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58D06" w14:textId="20FB9D5D"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24" w:author="Francesco Polazzo" w:date="2024-10-07T09:56:00Z" w16du:dateUtc="2024-10-07T07:56:00Z"/>
                <w:rFonts w:ascii="Times New Roman" w:hAnsi="Times New Roman" w:cs="Times New Roman"/>
              </w:rPr>
            </w:pPr>
            <w:del w:id="2025" w:author="Francesco Polazzo" w:date="2024-10-07T09:56:00Z" w16du:dateUtc="2024-10-07T07:56:00Z">
              <w:r w:rsidRPr="0002230D" w:rsidDel="00D6534C">
                <w:rPr>
                  <w:rFonts w:ascii="Times New Roman" w:eastAsia="Helvetica" w:hAnsi="Times New Roman" w:cs="Times New Roman"/>
                  <w:color w:val="000000"/>
                  <w:sz w:val="22"/>
                  <w:szCs w:val="22"/>
                </w:rPr>
                <w:delText>0.367</w:delText>
              </w:r>
            </w:del>
          </w:p>
        </w:tc>
      </w:tr>
      <w:tr w:rsidR="0002230D" w:rsidRPr="00877DC3" w:rsidDel="00D6534C" w14:paraId="5BED8BB6" w14:textId="4CE4080B" w:rsidTr="000F5601">
        <w:trPr>
          <w:jc w:val="center"/>
          <w:del w:id="2026" w:author="Francesco Polazzo" w:date="2024-10-07T09:56:00Z"/>
        </w:trPr>
        <w:tc>
          <w:tcPr>
            <w:tcW w:w="16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D3404" w14:textId="39C4CCAB"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27" w:author="Francesco Polazzo" w:date="2024-10-07T09:56:00Z" w16du:dateUtc="2024-10-07T07:56:00Z"/>
                <w:rFonts w:ascii="Times New Roman" w:hAnsi="Times New Roman" w:cs="Times New Roman"/>
              </w:rPr>
            </w:pPr>
            <w:del w:id="2028" w:author="Francesco Polazzo" w:date="2024-10-07T09:56:00Z" w16du:dateUtc="2024-10-07T07:56:00Z">
              <w:r w:rsidRPr="0002230D" w:rsidDel="00D6534C">
                <w:rPr>
                  <w:rFonts w:ascii="Times New Roman" w:eastAsia="Helvetica" w:hAnsi="Times New Roman" w:cs="Times New Roman"/>
                  <w:color w:val="000000"/>
                  <w:sz w:val="22"/>
                  <w:szCs w:val="22"/>
                </w:rPr>
                <w:delText>3</w:delText>
              </w:r>
            </w:del>
          </w:p>
        </w:tc>
        <w:tc>
          <w:tcPr>
            <w:tcW w:w="196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1296F" w14:textId="08F12827"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29" w:author="Francesco Polazzo" w:date="2024-10-07T09:56:00Z" w16du:dateUtc="2024-10-07T07:56:00Z"/>
                <w:rFonts w:ascii="Times New Roman" w:hAnsi="Times New Roman" w:cs="Times New Roman"/>
              </w:rPr>
            </w:pPr>
            <w:del w:id="2030" w:author="Francesco Polazzo" w:date="2024-10-07T09:56:00Z" w16du:dateUtc="2024-10-07T07:56:00Z">
              <w:r w:rsidRPr="0002230D" w:rsidDel="00D6534C">
                <w:rPr>
                  <w:rFonts w:ascii="Times New Roman" w:eastAsia="Helvetica" w:hAnsi="Times New Roman" w:cs="Times New Roman"/>
                  <w:color w:val="000000"/>
                  <w:sz w:val="22"/>
                  <w:szCs w:val="22"/>
                </w:rPr>
                <w:delText>3.091</w:delText>
              </w:r>
            </w:del>
          </w:p>
        </w:tc>
        <w:tc>
          <w:tcPr>
            <w:tcW w:w="13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450D3" w14:textId="1BE575C7"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31" w:author="Francesco Polazzo" w:date="2024-10-07T09:56:00Z" w16du:dateUtc="2024-10-07T07:56:00Z"/>
                <w:rFonts w:ascii="Times New Roman" w:hAnsi="Times New Roman" w:cs="Times New Roman"/>
              </w:rPr>
            </w:pPr>
            <w:del w:id="2032" w:author="Francesco Polazzo" w:date="2024-10-07T09:56:00Z" w16du:dateUtc="2024-10-07T07:56:00Z">
              <w:r w:rsidRPr="0002230D" w:rsidDel="00D6534C">
                <w:rPr>
                  <w:rFonts w:ascii="Times New Roman" w:eastAsia="Helvetica" w:hAnsi="Times New Roman" w:cs="Times New Roman"/>
                  <w:color w:val="000000"/>
                  <w:sz w:val="22"/>
                  <w:szCs w:val="22"/>
                </w:rPr>
                <w:delText>0.067</w:delText>
              </w:r>
            </w:del>
          </w:p>
        </w:tc>
      </w:tr>
      <w:tr w:rsidR="0002230D" w:rsidRPr="00877DC3" w:rsidDel="00D6534C" w14:paraId="555116A1" w14:textId="72460268" w:rsidTr="000F5601">
        <w:trPr>
          <w:jc w:val="center"/>
          <w:del w:id="2033" w:author="Francesco Polazzo" w:date="2024-10-07T09:56:00Z"/>
        </w:trPr>
        <w:tc>
          <w:tcPr>
            <w:tcW w:w="16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5B5E2" w14:textId="468556B1" w:rsidR="0002230D" w:rsidRPr="0002230D"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34" w:author="Francesco Polazzo" w:date="2024-10-07T09:56:00Z" w16du:dateUtc="2024-10-07T07:56:00Z"/>
                <w:rFonts w:ascii="Times New Roman" w:hAnsi="Times New Roman" w:cs="Times New Roman"/>
                <w:b/>
                <w:bCs/>
              </w:rPr>
            </w:pPr>
            <w:del w:id="2035" w:author="Francesco Polazzo" w:date="2024-10-07T09:56:00Z" w16du:dateUtc="2024-10-07T07:56:00Z">
              <w:r w:rsidRPr="0002230D" w:rsidDel="00D6534C">
                <w:rPr>
                  <w:rFonts w:ascii="Times New Roman" w:eastAsia="Helvetica" w:hAnsi="Times New Roman" w:cs="Times New Roman"/>
                  <w:b/>
                  <w:bCs/>
                  <w:color w:val="000000"/>
                  <w:sz w:val="22"/>
                  <w:szCs w:val="22"/>
                </w:rPr>
                <w:delText>10</w:delText>
              </w:r>
            </w:del>
          </w:p>
        </w:tc>
        <w:tc>
          <w:tcPr>
            <w:tcW w:w="196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F871A" w14:textId="490565CD" w:rsidR="0002230D" w:rsidRPr="0002230D"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36" w:author="Francesco Polazzo" w:date="2024-10-07T09:56:00Z" w16du:dateUtc="2024-10-07T07:56:00Z"/>
                <w:rFonts w:ascii="Times New Roman" w:hAnsi="Times New Roman" w:cs="Times New Roman"/>
                <w:b/>
                <w:bCs/>
              </w:rPr>
            </w:pPr>
            <w:del w:id="2037" w:author="Francesco Polazzo" w:date="2024-10-07T09:56:00Z" w16du:dateUtc="2024-10-07T07:56:00Z">
              <w:r w:rsidRPr="0002230D" w:rsidDel="00D6534C">
                <w:rPr>
                  <w:rFonts w:ascii="Times New Roman" w:eastAsia="Helvetica" w:hAnsi="Times New Roman" w:cs="Times New Roman"/>
                  <w:b/>
                  <w:bCs/>
                  <w:color w:val="000000"/>
                  <w:sz w:val="22"/>
                  <w:szCs w:val="22"/>
                </w:rPr>
                <w:delText>4.376</w:delText>
              </w:r>
            </w:del>
          </w:p>
        </w:tc>
        <w:tc>
          <w:tcPr>
            <w:tcW w:w="13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9C6E" w14:textId="2051841D" w:rsidR="0002230D" w:rsidRPr="0002230D"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38" w:author="Francesco Polazzo" w:date="2024-10-07T09:56:00Z" w16du:dateUtc="2024-10-07T07:56:00Z"/>
                <w:rFonts w:ascii="Times New Roman" w:hAnsi="Times New Roman" w:cs="Times New Roman"/>
                <w:b/>
                <w:bCs/>
              </w:rPr>
            </w:pPr>
            <w:del w:id="2039" w:author="Francesco Polazzo" w:date="2024-10-07T09:56:00Z" w16du:dateUtc="2024-10-07T07:56:00Z">
              <w:r w:rsidRPr="0002230D" w:rsidDel="00D6534C">
                <w:rPr>
                  <w:rFonts w:ascii="Times New Roman" w:eastAsia="Helvetica" w:hAnsi="Times New Roman" w:cs="Times New Roman"/>
                  <w:b/>
                  <w:bCs/>
                  <w:color w:val="000000"/>
                  <w:sz w:val="22"/>
                  <w:szCs w:val="22"/>
                </w:rPr>
                <w:delText>0.027</w:delText>
              </w:r>
            </w:del>
          </w:p>
        </w:tc>
      </w:tr>
      <w:tr w:rsidR="0002230D" w:rsidRPr="00877DC3" w:rsidDel="00D6534C" w14:paraId="42B0AB26" w14:textId="37756C67" w:rsidTr="000F5601">
        <w:trPr>
          <w:jc w:val="center"/>
          <w:del w:id="2040" w:author="Francesco Polazzo" w:date="2024-10-07T09:56:00Z"/>
        </w:trPr>
        <w:tc>
          <w:tcPr>
            <w:tcW w:w="16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E0345" w14:textId="16D702E2"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41" w:author="Francesco Polazzo" w:date="2024-10-07T09:56:00Z" w16du:dateUtc="2024-10-07T07:56:00Z"/>
                <w:rFonts w:ascii="Times New Roman" w:hAnsi="Times New Roman" w:cs="Times New Roman"/>
              </w:rPr>
            </w:pPr>
            <w:del w:id="2042" w:author="Francesco Polazzo" w:date="2024-10-07T09:56:00Z" w16du:dateUtc="2024-10-07T07:56:00Z">
              <w:r w:rsidRPr="0002230D" w:rsidDel="00D6534C">
                <w:rPr>
                  <w:rFonts w:ascii="Times New Roman" w:eastAsia="Helvetica" w:hAnsi="Times New Roman" w:cs="Times New Roman"/>
                  <w:color w:val="000000"/>
                  <w:sz w:val="22"/>
                  <w:szCs w:val="22"/>
                </w:rPr>
                <w:delText>15</w:delText>
              </w:r>
            </w:del>
          </w:p>
        </w:tc>
        <w:tc>
          <w:tcPr>
            <w:tcW w:w="196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2D4E" w14:textId="10035CBE"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43" w:author="Francesco Polazzo" w:date="2024-10-07T09:56:00Z" w16du:dateUtc="2024-10-07T07:56:00Z"/>
                <w:rFonts w:ascii="Times New Roman" w:hAnsi="Times New Roman" w:cs="Times New Roman"/>
              </w:rPr>
            </w:pPr>
            <w:del w:id="2044" w:author="Francesco Polazzo" w:date="2024-10-07T09:56:00Z" w16du:dateUtc="2024-10-07T07:56:00Z">
              <w:r w:rsidRPr="0002230D" w:rsidDel="00D6534C">
                <w:rPr>
                  <w:rFonts w:ascii="Times New Roman" w:eastAsia="Helvetica" w:hAnsi="Times New Roman" w:cs="Times New Roman"/>
                  <w:color w:val="000000"/>
                  <w:sz w:val="22"/>
                  <w:szCs w:val="22"/>
                </w:rPr>
                <w:delText>1.766</w:delText>
              </w:r>
            </w:del>
          </w:p>
        </w:tc>
        <w:tc>
          <w:tcPr>
            <w:tcW w:w="13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672D8" w14:textId="488528A7"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45" w:author="Francesco Polazzo" w:date="2024-10-07T09:56:00Z" w16du:dateUtc="2024-10-07T07:56:00Z"/>
                <w:rFonts w:ascii="Times New Roman" w:hAnsi="Times New Roman" w:cs="Times New Roman"/>
              </w:rPr>
            </w:pPr>
            <w:del w:id="2046" w:author="Francesco Polazzo" w:date="2024-10-07T09:56:00Z" w16du:dateUtc="2024-10-07T07:56:00Z">
              <w:r w:rsidRPr="0002230D" w:rsidDel="00D6534C">
                <w:rPr>
                  <w:rFonts w:ascii="Times New Roman" w:eastAsia="Helvetica" w:hAnsi="Times New Roman" w:cs="Times New Roman"/>
                  <w:color w:val="000000"/>
                  <w:sz w:val="22"/>
                  <w:szCs w:val="22"/>
                </w:rPr>
                <w:delText>0.15</w:delText>
              </w:r>
            </w:del>
          </w:p>
        </w:tc>
      </w:tr>
      <w:tr w:rsidR="0002230D" w:rsidRPr="00877DC3" w:rsidDel="00D6534C" w14:paraId="1889EA79" w14:textId="7406BDCF" w:rsidTr="000F5601">
        <w:trPr>
          <w:jc w:val="center"/>
          <w:del w:id="2047" w:author="Francesco Polazzo" w:date="2024-10-07T09:56:00Z"/>
        </w:trPr>
        <w:tc>
          <w:tcPr>
            <w:tcW w:w="16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2B330" w14:textId="78771741"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48" w:author="Francesco Polazzo" w:date="2024-10-07T09:56:00Z" w16du:dateUtc="2024-10-07T07:56:00Z"/>
                <w:rFonts w:ascii="Times New Roman" w:hAnsi="Times New Roman" w:cs="Times New Roman"/>
              </w:rPr>
            </w:pPr>
            <w:del w:id="2049" w:author="Francesco Polazzo" w:date="2024-10-07T09:56:00Z" w16du:dateUtc="2024-10-07T07:56:00Z">
              <w:r w:rsidRPr="0002230D" w:rsidDel="00D6534C">
                <w:rPr>
                  <w:rFonts w:ascii="Times New Roman" w:eastAsia="Helvetica" w:hAnsi="Times New Roman" w:cs="Times New Roman"/>
                  <w:color w:val="000000"/>
                  <w:sz w:val="22"/>
                  <w:szCs w:val="22"/>
                </w:rPr>
                <w:delText>24</w:delText>
              </w:r>
            </w:del>
          </w:p>
        </w:tc>
        <w:tc>
          <w:tcPr>
            <w:tcW w:w="196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0FEE0" w14:textId="7E26AE04"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50" w:author="Francesco Polazzo" w:date="2024-10-07T09:56:00Z" w16du:dateUtc="2024-10-07T07:56:00Z"/>
                <w:rFonts w:ascii="Times New Roman" w:hAnsi="Times New Roman" w:cs="Times New Roman"/>
              </w:rPr>
            </w:pPr>
            <w:del w:id="2051" w:author="Francesco Polazzo" w:date="2024-10-07T09:56:00Z" w16du:dateUtc="2024-10-07T07:56:00Z">
              <w:r w:rsidRPr="0002230D" w:rsidDel="00D6534C">
                <w:rPr>
                  <w:rFonts w:ascii="Times New Roman" w:eastAsia="Helvetica" w:hAnsi="Times New Roman" w:cs="Times New Roman"/>
                  <w:color w:val="000000"/>
                  <w:sz w:val="22"/>
                  <w:szCs w:val="22"/>
                </w:rPr>
                <w:delText>0.783</w:delText>
              </w:r>
            </w:del>
          </w:p>
        </w:tc>
        <w:tc>
          <w:tcPr>
            <w:tcW w:w="13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62FF1" w14:textId="5EF4E51F" w:rsidR="0002230D" w:rsidRPr="00877DC3"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52" w:author="Francesco Polazzo" w:date="2024-10-07T09:56:00Z" w16du:dateUtc="2024-10-07T07:56:00Z"/>
                <w:rFonts w:ascii="Times New Roman" w:hAnsi="Times New Roman" w:cs="Times New Roman"/>
              </w:rPr>
            </w:pPr>
            <w:del w:id="2053" w:author="Francesco Polazzo" w:date="2024-10-07T09:56:00Z" w16du:dateUtc="2024-10-07T07:56:00Z">
              <w:r w:rsidRPr="0002230D" w:rsidDel="00D6534C">
                <w:rPr>
                  <w:rFonts w:ascii="Times New Roman" w:eastAsia="Helvetica" w:hAnsi="Times New Roman" w:cs="Times New Roman"/>
                  <w:color w:val="000000"/>
                  <w:sz w:val="22"/>
                  <w:szCs w:val="22"/>
                </w:rPr>
                <w:delText>0.569</w:delText>
              </w:r>
            </w:del>
          </w:p>
        </w:tc>
      </w:tr>
      <w:tr w:rsidR="0002230D" w:rsidRPr="0002230D" w:rsidDel="00D6534C" w14:paraId="5CDC177A" w14:textId="4F5C79EF" w:rsidTr="000F5601">
        <w:trPr>
          <w:jc w:val="center"/>
          <w:del w:id="2054" w:author="Francesco Polazzo" w:date="2024-10-07T09:56:00Z"/>
        </w:trPr>
        <w:tc>
          <w:tcPr>
            <w:tcW w:w="16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4E717" w14:textId="18D3B55B" w:rsidR="0002230D" w:rsidRPr="0002230D"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55" w:author="Francesco Polazzo" w:date="2024-10-07T09:56:00Z" w16du:dateUtc="2024-10-07T07:56:00Z"/>
                <w:rFonts w:ascii="Times New Roman" w:hAnsi="Times New Roman" w:cs="Times New Roman"/>
                <w:b/>
                <w:bCs/>
              </w:rPr>
            </w:pPr>
            <w:del w:id="2056" w:author="Francesco Polazzo" w:date="2024-10-07T09:56:00Z" w16du:dateUtc="2024-10-07T07:56:00Z">
              <w:r w:rsidRPr="0002230D" w:rsidDel="00D6534C">
                <w:rPr>
                  <w:rFonts w:ascii="Times New Roman" w:eastAsia="Helvetica" w:hAnsi="Times New Roman" w:cs="Times New Roman"/>
                  <w:b/>
                  <w:bCs/>
                  <w:color w:val="000000"/>
                  <w:sz w:val="22"/>
                  <w:szCs w:val="22"/>
                </w:rPr>
                <w:delText>30</w:delText>
              </w:r>
            </w:del>
          </w:p>
        </w:tc>
        <w:tc>
          <w:tcPr>
            <w:tcW w:w="196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253F8" w14:textId="3624E858" w:rsidR="0002230D" w:rsidRPr="0002230D"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57" w:author="Francesco Polazzo" w:date="2024-10-07T09:56:00Z" w16du:dateUtc="2024-10-07T07:56:00Z"/>
                <w:rFonts w:ascii="Times New Roman" w:hAnsi="Times New Roman" w:cs="Times New Roman"/>
                <w:b/>
                <w:bCs/>
              </w:rPr>
            </w:pPr>
            <w:del w:id="2058" w:author="Francesco Polazzo" w:date="2024-10-07T09:56:00Z" w16du:dateUtc="2024-10-07T07:56:00Z">
              <w:r w:rsidRPr="0002230D" w:rsidDel="00D6534C">
                <w:rPr>
                  <w:rFonts w:ascii="Times New Roman" w:eastAsia="Helvetica" w:hAnsi="Times New Roman" w:cs="Times New Roman"/>
                  <w:b/>
                  <w:bCs/>
                  <w:color w:val="000000"/>
                  <w:sz w:val="22"/>
                  <w:szCs w:val="22"/>
                </w:rPr>
                <w:delText>3.109</w:delText>
              </w:r>
            </w:del>
          </w:p>
        </w:tc>
        <w:tc>
          <w:tcPr>
            <w:tcW w:w="13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18305" w14:textId="166F8560" w:rsidR="0002230D" w:rsidRPr="0002230D"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59" w:author="Francesco Polazzo" w:date="2024-10-07T09:56:00Z" w16du:dateUtc="2024-10-07T07:56:00Z"/>
                <w:rFonts w:ascii="Times New Roman" w:hAnsi="Times New Roman" w:cs="Times New Roman"/>
                <w:b/>
                <w:bCs/>
              </w:rPr>
            </w:pPr>
            <w:del w:id="2060" w:author="Francesco Polazzo" w:date="2024-10-07T09:56:00Z" w16du:dateUtc="2024-10-07T07:56:00Z">
              <w:r w:rsidRPr="0002230D" w:rsidDel="00D6534C">
                <w:rPr>
                  <w:rFonts w:ascii="Times New Roman" w:eastAsia="Helvetica" w:hAnsi="Times New Roman" w:cs="Times New Roman"/>
                  <w:b/>
                  <w:bCs/>
                  <w:color w:val="000000"/>
                  <w:sz w:val="22"/>
                  <w:szCs w:val="22"/>
                </w:rPr>
                <w:delText>0.03</w:delText>
              </w:r>
              <w:r w:rsidDel="00D6534C">
                <w:rPr>
                  <w:rFonts w:ascii="Times New Roman" w:eastAsia="Helvetica" w:hAnsi="Times New Roman" w:cs="Times New Roman"/>
                  <w:b/>
                  <w:bCs/>
                  <w:color w:val="000000"/>
                  <w:sz w:val="22"/>
                  <w:szCs w:val="22"/>
                </w:rPr>
                <w:delText>0</w:delText>
              </w:r>
            </w:del>
          </w:p>
        </w:tc>
      </w:tr>
      <w:tr w:rsidR="0002230D" w:rsidRPr="0002230D" w:rsidDel="00D6534C" w14:paraId="405B0845" w14:textId="2E98F2CB" w:rsidTr="000F5601">
        <w:trPr>
          <w:jc w:val="center"/>
          <w:del w:id="2061" w:author="Francesco Polazzo" w:date="2024-10-07T09:56:00Z"/>
        </w:trPr>
        <w:tc>
          <w:tcPr>
            <w:tcW w:w="163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7D9A29" w14:textId="100BB96D" w:rsidR="0002230D" w:rsidRPr="0002230D"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62" w:author="Francesco Polazzo" w:date="2024-10-07T09:56:00Z" w16du:dateUtc="2024-10-07T07:56:00Z"/>
                <w:rFonts w:ascii="Times New Roman" w:hAnsi="Times New Roman" w:cs="Times New Roman"/>
                <w:b/>
                <w:bCs/>
              </w:rPr>
            </w:pPr>
            <w:del w:id="2063" w:author="Francesco Polazzo" w:date="2024-10-07T09:56:00Z" w16du:dateUtc="2024-10-07T07:56:00Z">
              <w:r w:rsidRPr="0002230D" w:rsidDel="00D6534C">
                <w:rPr>
                  <w:rFonts w:ascii="Times New Roman" w:eastAsia="Helvetica" w:hAnsi="Times New Roman" w:cs="Times New Roman"/>
                  <w:b/>
                  <w:bCs/>
                  <w:color w:val="000000"/>
                  <w:sz w:val="22"/>
                  <w:szCs w:val="22"/>
                </w:rPr>
                <w:delText>38</w:delText>
              </w:r>
            </w:del>
          </w:p>
        </w:tc>
        <w:tc>
          <w:tcPr>
            <w:tcW w:w="196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8FCD85" w14:textId="0C6A88B0" w:rsidR="0002230D" w:rsidRPr="0002230D"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64" w:author="Francesco Polazzo" w:date="2024-10-07T09:56:00Z" w16du:dateUtc="2024-10-07T07:56:00Z"/>
                <w:rFonts w:ascii="Times New Roman" w:hAnsi="Times New Roman" w:cs="Times New Roman"/>
                <w:b/>
                <w:bCs/>
              </w:rPr>
            </w:pPr>
            <w:del w:id="2065" w:author="Francesco Polazzo" w:date="2024-10-07T09:56:00Z" w16du:dateUtc="2024-10-07T07:56:00Z">
              <w:r w:rsidRPr="0002230D" w:rsidDel="00D6534C">
                <w:rPr>
                  <w:rFonts w:ascii="Times New Roman" w:eastAsia="Helvetica" w:hAnsi="Times New Roman" w:cs="Times New Roman"/>
                  <w:b/>
                  <w:bCs/>
                  <w:color w:val="000000"/>
                  <w:sz w:val="22"/>
                  <w:szCs w:val="22"/>
                </w:rPr>
                <w:delText>2.553</w:delText>
              </w:r>
            </w:del>
          </w:p>
        </w:tc>
        <w:tc>
          <w:tcPr>
            <w:tcW w:w="139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910ADF" w14:textId="25AE6658" w:rsidR="0002230D" w:rsidRPr="0002230D" w:rsidDel="00D6534C" w:rsidRDefault="0002230D" w:rsidP="008279E9">
            <w:pPr>
              <w:pBdr>
                <w:top w:val="none" w:sz="0" w:space="0" w:color="000000"/>
                <w:left w:val="none" w:sz="0" w:space="0" w:color="000000"/>
                <w:bottom w:val="none" w:sz="0" w:space="0" w:color="000000"/>
                <w:right w:val="none" w:sz="0" w:space="0" w:color="000000"/>
              </w:pBdr>
              <w:spacing w:line="480" w:lineRule="auto"/>
              <w:ind w:left="102" w:right="102"/>
              <w:jc w:val="both"/>
              <w:rPr>
                <w:del w:id="2066" w:author="Francesco Polazzo" w:date="2024-10-07T09:56:00Z" w16du:dateUtc="2024-10-07T07:56:00Z"/>
                <w:rFonts w:ascii="Times New Roman" w:hAnsi="Times New Roman" w:cs="Times New Roman"/>
                <w:b/>
                <w:bCs/>
              </w:rPr>
            </w:pPr>
            <w:del w:id="2067" w:author="Francesco Polazzo" w:date="2024-10-07T09:56:00Z" w16du:dateUtc="2024-10-07T07:56:00Z">
              <w:r w:rsidRPr="0002230D" w:rsidDel="00D6534C">
                <w:rPr>
                  <w:rFonts w:ascii="Times New Roman" w:eastAsia="Helvetica" w:hAnsi="Times New Roman" w:cs="Times New Roman"/>
                  <w:b/>
                  <w:bCs/>
                  <w:color w:val="000000"/>
                  <w:sz w:val="22"/>
                  <w:szCs w:val="22"/>
                </w:rPr>
                <w:delText>0.026</w:delText>
              </w:r>
            </w:del>
          </w:p>
        </w:tc>
      </w:tr>
    </w:tbl>
    <w:p w14:paraId="7F591142" w14:textId="3CA731C2" w:rsidR="008C1C97" w:rsidRPr="0002230D" w:rsidDel="00D6534C" w:rsidRDefault="008C1C97" w:rsidP="008279E9">
      <w:pPr>
        <w:spacing w:line="480" w:lineRule="auto"/>
        <w:jc w:val="both"/>
        <w:rPr>
          <w:del w:id="2068" w:author="Francesco Polazzo" w:date="2024-10-07T09:56:00Z" w16du:dateUtc="2024-10-07T07:56:00Z"/>
          <w:b/>
          <w:bCs/>
        </w:rPr>
      </w:pPr>
    </w:p>
    <w:p w14:paraId="13FF5278" w14:textId="77777777" w:rsidR="008C1C97" w:rsidDel="00D6534C" w:rsidRDefault="008C1C97" w:rsidP="008279E9">
      <w:pPr>
        <w:pStyle w:val="NormalWeb"/>
        <w:spacing w:before="0" w:beforeAutospacing="0" w:after="0" w:afterAutospacing="0" w:line="480" w:lineRule="auto"/>
        <w:jc w:val="both"/>
        <w:rPr>
          <w:del w:id="2069" w:author="Francesco Polazzo" w:date="2024-10-07T09:59:00Z" w16du:dateUtc="2024-10-07T07:59:00Z"/>
        </w:rPr>
      </w:pPr>
    </w:p>
    <w:p w14:paraId="334916AE" w14:textId="77777777" w:rsidR="00DA10E6" w:rsidDel="00D6534C" w:rsidRDefault="00DA10E6" w:rsidP="008279E9">
      <w:pPr>
        <w:pStyle w:val="NormalWeb"/>
        <w:spacing w:before="0" w:beforeAutospacing="0" w:after="0" w:afterAutospacing="0" w:line="480" w:lineRule="auto"/>
        <w:jc w:val="both"/>
        <w:rPr>
          <w:del w:id="2070" w:author="Francesco Polazzo" w:date="2024-10-07T09:59:00Z" w16du:dateUtc="2024-10-07T07:59:00Z"/>
        </w:rPr>
      </w:pPr>
    </w:p>
    <w:p w14:paraId="4F0ACB5C" w14:textId="77777777" w:rsidR="00DA10E6" w:rsidDel="00D6534C" w:rsidRDefault="00DA10E6" w:rsidP="008279E9">
      <w:pPr>
        <w:pStyle w:val="NormalWeb"/>
        <w:spacing w:before="0" w:beforeAutospacing="0" w:after="0" w:afterAutospacing="0" w:line="480" w:lineRule="auto"/>
        <w:jc w:val="both"/>
        <w:rPr>
          <w:del w:id="2071" w:author="Francesco Polazzo" w:date="2024-10-07T09:59:00Z" w16du:dateUtc="2024-10-07T07:59:00Z"/>
        </w:rPr>
      </w:pPr>
    </w:p>
    <w:p w14:paraId="01FF7231" w14:textId="77777777" w:rsidR="00A67FAE" w:rsidDel="00D6534C" w:rsidRDefault="00A67FAE" w:rsidP="008279E9">
      <w:pPr>
        <w:pStyle w:val="NormalWeb"/>
        <w:spacing w:before="0" w:beforeAutospacing="0" w:after="0" w:afterAutospacing="0" w:line="480" w:lineRule="auto"/>
        <w:jc w:val="both"/>
        <w:rPr>
          <w:del w:id="2072" w:author="Francesco Polazzo" w:date="2024-10-07T09:59:00Z" w16du:dateUtc="2024-10-07T07:59:00Z"/>
        </w:rPr>
      </w:pPr>
    </w:p>
    <w:p w14:paraId="70FC8720" w14:textId="77777777" w:rsidR="00DA10E6" w:rsidDel="00D6534C" w:rsidRDefault="00DA10E6" w:rsidP="008279E9">
      <w:pPr>
        <w:pStyle w:val="NormalWeb"/>
        <w:spacing w:before="0" w:beforeAutospacing="0" w:after="0" w:afterAutospacing="0" w:line="480" w:lineRule="auto"/>
        <w:jc w:val="both"/>
        <w:rPr>
          <w:del w:id="2073" w:author="Francesco Polazzo" w:date="2024-10-07T09:59:00Z" w16du:dateUtc="2024-10-07T07:59:00Z"/>
        </w:rPr>
      </w:pPr>
    </w:p>
    <w:p w14:paraId="16B287CD" w14:textId="77777777" w:rsidR="00DA10E6" w:rsidDel="00D6534C" w:rsidRDefault="00DA10E6" w:rsidP="008279E9">
      <w:pPr>
        <w:pStyle w:val="NormalWeb"/>
        <w:spacing w:before="0" w:beforeAutospacing="0" w:after="0" w:afterAutospacing="0" w:line="480" w:lineRule="auto"/>
        <w:jc w:val="both"/>
        <w:rPr>
          <w:del w:id="2074" w:author="Francesco Polazzo" w:date="2024-10-07T09:59:00Z" w16du:dateUtc="2024-10-07T07:59:00Z"/>
        </w:rPr>
      </w:pPr>
    </w:p>
    <w:p w14:paraId="1C2FBA15" w14:textId="77777777" w:rsidR="00663605" w:rsidRDefault="00663605" w:rsidP="008279E9">
      <w:pPr>
        <w:pStyle w:val="NormalWeb"/>
        <w:spacing w:before="0" w:beforeAutospacing="0" w:after="0" w:afterAutospacing="0" w:line="480" w:lineRule="auto"/>
        <w:jc w:val="both"/>
      </w:pPr>
    </w:p>
    <w:p w14:paraId="1CD13B74" w14:textId="782A2420" w:rsidR="00663605" w:rsidRDefault="00663605" w:rsidP="008279E9">
      <w:pPr>
        <w:spacing w:line="480" w:lineRule="auto"/>
        <w:jc w:val="both"/>
        <w:rPr>
          <w:rFonts w:ascii="Times New Roman" w:hAnsi="Times New Roman" w:cs="Times New Roman"/>
        </w:rPr>
      </w:pPr>
      <w:r w:rsidRPr="00483B80">
        <w:rPr>
          <w:rFonts w:ascii="Times New Roman" w:hAnsi="Times New Roman" w:cs="Times New Roman"/>
          <w:b/>
          <w:bCs/>
        </w:rPr>
        <w:t xml:space="preserve">Table </w:t>
      </w:r>
      <w:ins w:id="2075" w:author="Francesco Polazzo" w:date="2024-10-07T09:59:00Z" w16du:dateUtc="2024-10-07T07:59:00Z">
        <w:r w:rsidR="00D6534C">
          <w:rPr>
            <w:rFonts w:ascii="Times New Roman" w:hAnsi="Times New Roman" w:cs="Times New Roman"/>
            <w:b/>
            <w:bCs/>
          </w:rPr>
          <w:t>6</w:t>
        </w:r>
      </w:ins>
      <w:del w:id="2076" w:author="Francesco Polazzo" w:date="2024-10-07T09:51:00Z" w16du:dateUtc="2024-10-07T07:51:00Z">
        <w:r w:rsidR="000F5601" w:rsidDel="00B607B5">
          <w:rPr>
            <w:rFonts w:ascii="Times New Roman" w:hAnsi="Times New Roman" w:cs="Times New Roman"/>
            <w:b/>
            <w:bCs/>
          </w:rPr>
          <w:delText>5</w:delText>
        </w:r>
      </w:del>
      <w:r w:rsidRPr="002A09EB">
        <w:rPr>
          <w:rFonts w:ascii="Times New Roman" w:hAnsi="Times New Roman" w:cs="Times New Roman"/>
        </w:rPr>
        <w:t xml:space="preserve">. Results of the </w:t>
      </w:r>
      <w:r>
        <w:rPr>
          <w:rFonts w:ascii="Times New Roman" w:hAnsi="Times New Roman" w:cs="Times New Roman"/>
        </w:rPr>
        <w:t>SIMPER</w:t>
      </w:r>
      <w:r w:rsidRPr="002A09EB">
        <w:rPr>
          <w:rFonts w:ascii="Times New Roman" w:hAnsi="Times New Roman" w:cs="Times New Roman"/>
        </w:rPr>
        <w:t xml:space="preserve"> analysing the effects of the HWs on phytoplankton </w:t>
      </w:r>
      <w:r>
        <w:rPr>
          <w:rFonts w:ascii="Times New Roman" w:hAnsi="Times New Roman" w:cs="Times New Roman"/>
        </w:rPr>
        <w:t>taxa</w:t>
      </w:r>
      <w:r w:rsidR="00EE616B">
        <w:rPr>
          <w:rFonts w:ascii="Times New Roman" w:hAnsi="Times New Roman" w:cs="Times New Roman"/>
        </w:rPr>
        <w:t xml:space="preserve"> </w:t>
      </w:r>
      <w:r w:rsidR="000F5601">
        <w:rPr>
          <w:rFonts w:ascii="Times New Roman" w:hAnsi="Times New Roman" w:cs="Times New Roman"/>
        </w:rPr>
        <w:t>biomass over the course of the experiment</w:t>
      </w:r>
      <w:r w:rsidR="00EE616B">
        <w:rPr>
          <w:rFonts w:ascii="Times New Roman" w:hAnsi="Times New Roman" w:cs="Times New Roman"/>
        </w:rPr>
        <w:t>.</w:t>
      </w:r>
      <w:r w:rsidR="00222982">
        <w:rPr>
          <w:rFonts w:ascii="Times New Roman" w:hAnsi="Times New Roman" w:cs="Times New Roman"/>
        </w:rPr>
        <w:t xml:space="preserve"> The column “</w:t>
      </w:r>
      <w:r w:rsidR="00222982" w:rsidRPr="00222982">
        <w:rPr>
          <w:rFonts w:ascii="Times New Roman" w:hAnsi="Times New Roman" w:cs="Times New Roman"/>
        </w:rPr>
        <w:t>Averag</w:t>
      </w:r>
      <w:r w:rsidR="00222982">
        <w:rPr>
          <w:rFonts w:ascii="Times New Roman" w:hAnsi="Times New Roman" w:cs="Times New Roman"/>
        </w:rPr>
        <w:t>e” represents t</w:t>
      </w:r>
      <w:r w:rsidR="00222982" w:rsidRPr="00222982">
        <w:rPr>
          <w:rFonts w:ascii="Times New Roman" w:hAnsi="Times New Roman" w:cs="Times New Roman"/>
        </w:rPr>
        <w:t xml:space="preserve">he average contribution of each </w:t>
      </w:r>
      <w:r w:rsidR="00222982">
        <w:rPr>
          <w:rFonts w:ascii="Times New Roman" w:hAnsi="Times New Roman" w:cs="Times New Roman"/>
        </w:rPr>
        <w:t>taxon</w:t>
      </w:r>
      <w:r w:rsidR="00222982" w:rsidRPr="00222982">
        <w:rPr>
          <w:rFonts w:ascii="Times New Roman" w:hAnsi="Times New Roman" w:cs="Times New Roman"/>
        </w:rPr>
        <w:t xml:space="preserve"> to the overall dissimilarity between groups.</w:t>
      </w:r>
      <w:r w:rsidR="00222982">
        <w:rPr>
          <w:rFonts w:ascii="Times New Roman" w:hAnsi="Times New Roman" w:cs="Times New Roman"/>
        </w:rPr>
        <w:t xml:space="preserve"> “</w:t>
      </w:r>
      <w:proofErr w:type="spellStart"/>
      <w:r w:rsidR="00222982" w:rsidRPr="00222982">
        <w:rPr>
          <w:rFonts w:ascii="Times New Roman" w:hAnsi="Times New Roman" w:cs="Times New Roman"/>
        </w:rPr>
        <w:t>sd</w:t>
      </w:r>
      <w:proofErr w:type="spellEnd"/>
      <w:r w:rsidR="00222982">
        <w:rPr>
          <w:rFonts w:ascii="Times New Roman" w:hAnsi="Times New Roman" w:cs="Times New Roman"/>
        </w:rPr>
        <w:t>” is the s</w:t>
      </w:r>
      <w:r w:rsidR="00222982" w:rsidRPr="00222982">
        <w:rPr>
          <w:rFonts w:ascii="Times New Roman" w:hAnsi="Times New Roman" w:cs="Times New Roman"/>
        </w:rPr>
        <w:t xml:space="preserve">tandard deviation of the contributions of each species to the dissimilarity. </w:t>
      </w:r>
      <w:r w:rsidR="00920EB5">
        <w:rPr>
          <w:rFonts w:ascii="Times New Roman" w:hAnsi="Times New Roman" w:cs="Times New Roman"/>
        </w:rPr>
        <w:t>“</w:t>
      </w:r>
      <w:r w:rsidR="00222982" w:rsidRPr="00222982">
        <w:rPr>
          <w:rFonts w:ascii="Times New Roman" w:hAnsi="Times New Roman" w:cs="Times New Roman"/>
        </w:rPr>
        <w:t>ratio</w:t>
      </w:r>
      <w:r w:rsidR="00920EB5">
        <w:rPr>
          <w:rFonts w:ascii="Times New Roman" w:hAnsi="Times New Roman" w:cs="Times New Roman"/>
        </w:rPr>
        <w:t>” is t</w:t>
      </w:r>
      <w:r w:rsidR="00222982" w:rsidRPr="00222982">
        <w:rPr>
          <w:rFonts w:ascii="Times New Roman" w:hAnsi="Times New Roman" w:cs="Times New Roman"/>
        </w:rPr>
        <w:t>he ratio of the average contribution to the standard deviation (average/</w:t>
      </w:r>
      <w:proofErr w:type="spellStart"/>
      <w:r w:rsidR="00222982" w:rsidRPr="00222982">
        <w:rPr>
          <w:rFonts w:ascii="Times New Roman" w:hAnsi="Times New Roman" w:cs="Times New Roman"/>
        </w:rPr>
        <w:t>sd</w:t>
      </w:r>
      <w:proofErr w:type="spellEnd"/>
      <w:r w:rsidR="00222982" w:rsidRPr="00222982">
        <w:rPr>
          <w:rFonts w:ascii="Times New Roman" w:hAnsi="Times New Roman" w:cs="Times New Roman"/>
        </w:rPr>
        <w:t>). This indicates the consistency of the species' contribution to the dissimilarity. Higher ratios suggest more consistent contributions.</w:t>
      </w:r>
      <w:r w:rsidR="00920EB5">
        <w:rPr>
          <w:rFonts w:ascii="Times New Roman" w:hAnsi="Times New Roman" w:cs="Times New Roman"/>
        </w:rPr>
        <w:t xml:space="preserve"> “</w:t>
      </w:r>
      <w:r w:rsidR="00222982" w:rsidRPr="00222982">
        <w:rPr>
          <w:rFonts w:ascii="Times New Roman" w:hAnsi="Times New Roman" w:cs="Times New Roman"/>
        </w:rPr>
        <w:t>ava</w:t>
      </w:r>
      <w:r w:rsidR="00920EB5">
        <w:rPr>
          <w:rFonts w:ascii="Times New Roman" w:hAnsi="Times New Roman" w:cs="Times New Roman"/>
        </w:rPr>
        <w:t>” is the a</w:t>
      </w:r>
      <w:r w:rsidR="00222982" w:rsidRPr="00222982">
        <w:rPr>
          <w:rFonts w:ascii="Times New Roman" w:hAnsi="Times New Roman" w:cs="Times New Roman"/>
        </w:rPr>
        <w:t xml:space="preserve">verage </w:t>
      </w:r>
      <w:r w:rsidR="00920EB5">
        <w:rPr>
          <w:rFonts w:ascii="Times New Roman" w:hAnsi="Times New Roman" w:cs="Times New Roman"/>
        </w:rPr>
        <w:t>biomass</w:t>
      </w:r>
      <w:r w:rsidR="00222982" w:rsidRPr="00222982">
        <w:rPr>
          <w:rFonts w:ascii="Times New Roman" w:hAnsi="Times New Roman" w:cs="Times New Roman"/>
        </w:rPr>
        <w:t xml:space="preserve"> of each species in</w:t>
      </w:r>
      <w:r w:rsidR="00920EB5">
        <w:rPr>
          <w:rFonts w:ascii="Times New Roman" w:hAnsi="Times New Roman" w:cs="Times New Roman"/>
        </w:rPr>
        <w:t xml:space="preserve"> the</w:t>
      </w:r>
      <w:r w:rsidR="00222982" w:rsidRPr="00222982">
        <w:rPr>
          <w:rFonts w:ascii="Times New Roman" w:hAnsi="Times New Roman" w:cs="Times New Roman"/>
        </w:rPr>
        <w:t xml:space="preserve"> group </w:t>
      </w:r>
      <w:del w:id="2077" w:author="Francesco Polazzo" w:date="2024-10-08T09:57:00Z" w16du:dateUtc="2024-10-08T07:57:00Z">
        <w:r w:rsidR="00920EB5" w:rsidDel="00340606">
          <w:rPr>
            <w:rFonts w:ascii="Times New Roman" w:hAnsi="Times New Roman" w:cs="Times New Roman"/>
          </w:rPr>
          <w:delText xml:space="preserve">B </w:delText>
        </w:r>
      </w:del>
      <w:ins w:id="2078" w:author="Francesco Polazzo" w:date="2024-10-08T09:57:00Z" w16du:dateUtc="2024-10-08T07:57:00Z">
        <w:r w:rsidR="00340606">
          <w:rPr>
            <w:rFonts w:ascii="Times New Roman" w:hAnsi="Times New Roman" w:cs="Times New Roman"/>
          </w:rPr>
          <w:t xml:space="preserve">A </w:t>
        </w:r>
      </w:ins>
      <w:r w:rsidR="00920EB5">
        <w:rPr>
          <w:rFonts w:ascii="Times New Roman" w:hAnsi="Times New Roman" w:cs="Times New Roman"/>
        </w:rPr>
        <w:t xml:space="preserve">(i.e. </w:t>
      </w:r>
      <w:r w:rsidR="00222982" w:rsidRPr="00222982">
        <w:rPr>
          <w:rFonts w:ascii="Times New Roman" w:hAnsi="Times New Roman" w:cs="Times New Roman"/>
        </w:rPr>
        <w:t>HW</w:t>
      </w:r>
      <w:r w:rsidR="00920EB5">
        <w:rPr>
          <w:rFonts w:ascii="Times New Roman" w:hAnsi="Times New Roman" w:cs="Times New Roman"/>
        </w:rPr>
        <w:t>). “</w:t>
      </w:r>
      <w:proofErr w:type="spellStart"/>
      <w:del w:id="2079" w:author="Francesco Polazzo" w:date="2024-10-08T09:57:00Z" w16du:dateUtc="2024-10-08T07:57:00Z">
        <w:r w:rsidR="00222982" w:rsidRPr="00222982" w:rsidDel="00340606">
          <w:rPr>
            <w:rFonts w:ascii="Times New Roman" w:hAnsi="Times New Roman" w:cs="Times New Roman"/>
          </w:rPr>
          <w:delText>avb</w:delText>
        </w:r>
      </w:del>
      <w:ins w:id="2080" w:author="Francesco Polazzo" w:date="2024-10-08T09:57:00Z" w16du:dateUtc="2024-10-08T07:57:00Z">
        <w:r w:rsidR="00340606" w:rsidRPr="00222982">
          <w:rPr>
            <w:rFonts w:ascii="Times New Roman" w:hAnsi="Times New Roman" w:cs="Times New Roman"/>
          </w:rPr>
          <w:t>av</w:t>
        </w:r>
      </w:ins>
      <w:ins w:id="2081" w:author="Francesco Polazzo" w:date="2024-10-08T09:58:00Z" w16du:dateUtc="2024-10-08T07:58:00Z">
        <w:r w:rsidR="00340606">
          <w:rPr>
            <w:rFonts w:ascii="Times New Roman" w:hAnsi="Times New Roman" w:cs="Times New Roman"/>
          </w:rPr>
          <w:t>b</w:t>
        </w:r>
      </w:ins>
      <w:proofErr w:type="spellEnd"/>
      <w:r w:rsidR="00920EB5">
        <w:rPr>
          <w:rFonts w:ascii="Times New Roman" w:hAnsi="Times New Roman" w:cs="Times New Roman"/>
        </w:rPr>
        <w:t>” is the a</w:t>
      </w:r>
      <w:r w:rsidR="00222982" w:rsidRPr="00222982">
        <w:rPr>
          <w:rFonts w:ascii="Times New Roman" w:hAnsi="Times New Roman" w:cs="Times New Roman"/>
        </w:rPr>
        <w:t xml:space="preserve">verage </w:t>
      </w:r>
      <w:r w:rsidR="00920EB5">
        <w:rPr>
          <w:rFonts w:ascii="Times New Roman" w:hAnsi="Times New Roman" w:cs="Times New Roman"/>
        </w:rPr>
        <w:t>biomass</w:t>
      </w:r>
      <w:r w:rsidR="00222982" w:rsidRPr="00222982">
        <w:rPr>
          <w:rFonts w:ascii="Times New Roman" w:hAnsi="Times New Roman" w:cs="Times New Roman"/>
        </w:rPr>
        <w:t xml:space="preserve"> of each species in group </w:t>
      </w:r>
      <w:del w:id="2082" w:author="Francesco Polazzo" w:date="2024-10-08T09:57:00Z" w16du:dateUtc="2024-10-08T07:57:00Z">
        <w:r w:rsidR="00222982" w:rsidRPr="00222982" w:rsidDel="00340606">
          <w:rPr>
            <w:rFonts w:ascii="Times New Roman" w:hAnsi="Times New Roman" w:cs="Times New Roman"/>
          </w:rPr>
          <w:delText xml:space="preserve">B </w:delText>
        </w:r>
      </w:del>
      <w:ins w:id="2083" w:author="Francesco Polazzo" w:date="2024-10-08T09:57:00Z" w16du:dateUtc="2024-10-08T07:57:00Z">
        <w:r w:rsidR="00340606">
          <w:rPr>
            <w:rFonts w:ascii="Times New Roman" w:hAnsi="Times New Roman" w:cs="Times New Roman"/>
          </w:rPr>
          <w:t>B</w:t>
        </w:r>
        <w:r w:rsidR="00340606" w:rsidRPr="00222982">
          <w:rPr>
            <w:rFonts w:ascii="Times New Roman" w:hAnsi="Times New Roman" w:cs="Times New Roman"/>
          </w:rPr>
          <w:t xml:space="preserve"> </w:t>
        </w:r>
      </w:ins>
      <w:r w:rsidR="00222982" w:rsidRPr="00222982">
        <w:rPr>
          <w:rFonts w:ascii="Times New Roman" w:hAnsi="Times New Roman" w:cs="Times New Roman"/>
        </w:rPr>
        <w:t>(</w:t>
      </w:r>
      <w:r w:rsidR="00920EB5">
        <w:rPr>
          <w:rFonts w:ascii="Times New Roman" w:hAnsi="Times New Roman" w:cs="Times New Roman"/>
        </w:rPr>
        <w:t xml:space="preserve">i.e. </w:t>
      </w:r>
      <w:r w:rsidR="00222982" w:rsidRPr="00222982">
        <w:rPr>
          <w:rFonts w:ascii="Times New Roman" w:hAnsi="Times New Roman" w:cs="Times New Roman"/>
        </w:rPr>
        <w:t>Control).</w:t>
      </w:r>
      <w:r w:rsidR="00920EB5">
        <w:rPr>
          <w:rFonts w:ascii="Times New Roman" w:hAnsi="Times New Roman" w:cs="Times New Roman"/>
        </w:rPr>
        <w:t xml:space="preserve"> “</w:t>
      </w:r>
      <w:proofErr w:type="spellStart"/>
      <w:r w:rsidR="00222982" w:rsidRPr="00222982">
        <w:rPr>
          <w:rFonts w:ascii="Times New Roman" w:hAnsi="Times New Roman" w:cs="Times New Roman"/>
        </w:rPr>
        <w:t>cumsum</w:t>
      </w:r>
      <w:proofErr w:type="spellEnd"/>
      <w:r w:rsidR="00920EB5">
        <w:rPr>
          <w:rFonts w:ascii="Times New Roman" w:hAnsi="Times New Roman" w:cs="Times New Roman"/>
        </w:rPr>
        <w:t>” is the c</w:t>
      </w:r>
      <w:r w:rsidR="00222982" w:rsidRPr="00222982">
        <w:rPr>
          <w:rFonts w:ascii="Times New Roman" w:hAnsi="Times New Roman" w:cs="Times New Roman"/>
        </w:rPr>
        <w:t>umulative sum of the contributions of species to the overall dissimilarity, expressed as a fraction. This shows the cumulative proportion of the total dissimilarity accounted for by the species up to that row in the table.</w:t>
      </w:r>
      <w:r w:rsidR="00920EB5">
        <w:rPr>
          <w:rFonts w:ascii="Times New Roman" w:hAnsi="Times New Roman" w:cs="Times New Roman"/>
        </w:rPr>
        <w:t xml:space="preserve"> </w:t>
      </w:r>
      <w:r w:rsidR="00222982" w:rsidRPr="00222982">
        <w:rPr>
          <w:rFonts w:ascii="Times New Roman" w:hAnsi="Times New Roman" w:cs="Times New Roman"/>
        </w:rPr>
        <w:t xml:space="preserve">P-value </w:t>
      </w:r>
      <w:r w:rsidR="00920EB5">
        <w:rPr>
          <w:rFonts w:ascii="Times New Roman" w:hAnsi="Times New Roman" w:cs="Times New Roman"/>
        </w:rPr>
        <w:t xml:space="preserve">are resulting </w:t>
      </w:r>
      <w:r w:rsidR="00222982" w:rsidRPr="00222982">
        <w:rPr>
          <w:rFonts w:ascii="Times New Roman" w:hAnsi="Times New Roman" w:cs="Times New Roman"/>
        </w:rPr>
        <w:t xml:space="preserve">from </w:t>
      </w:r>
      <w:r w:rsidR="000F5601" w:rsidRPr="00222982">
        <w:rPr>
          <w:rFonts w:ascii="Times New Roman" w:hAnsi="Times New Roman" w:cs="Times New Roman"/>
        </w:rPr>
        <w:t>p</w:t>
      </w:r>
      <w:r w:rsidR="000F5601">
        <w:rPr>
          <w:rFonts w:ascii="Times New Roman" w:hAnsi="Times New Roman" w:cs="Times New Roman"/>
        </w:rPr>
        <w:t>e</w:t>
      </w:r>
      <w:r w:rsidR="000F5601" w:rsidRPr="00222982">
        <w:rPr>
          <w:rFonts w:ascii="Times New Roman" w:hAnsi="Times New Roman" w:cs="Times New Roman"/>
        </w:rPr>
        <w:t>rmutation</w:t>
      </w:r>
      <w:r w:rsidR="00222982" w:rsidRPr="00222982">
        <w:rPr>
          <w:rFonts w:ascii="Times New Roman" w:hAnsi="Times New Roman" w:cs="Times New Roman"/>
        </w:rPr>
        <w:t xml:space="preserve"> test. </w:t>
      </w:r>
    </w:p>
    <w:tbl>
      <w:tblPr>
        <w:tblW w:w="4999" w:type="pct"/>
        <w:jc w:val="center"/>
        <w:tblLayout w:type="fixed"/>
        <w:tblLook w:val="0420" w:firstRow="1" w:lastRow="0" w:firstColumn="0" w:lastColumn="0" w:noHBand="0" w:noVBand="1"/>
      </w:tblPr>
      <w:tblGrid>
        <w:gridCol w:w="1849"/>
        <w:gridCol w:w="985"/>
        <w:gridCol w:w="845"/>
        <w:gridCol w:w="834"/>
        <w:gridCol w:w="1119"/>
        <w:gridCol w:w="1020"/>
        <w:gridCol w:w="1123"/>
        <w:gridCol w:w="1249"/>
      </w:tblGrid>
      <w:tr w:rsidR="000F5601" w:rsidRPr="00EE616B" w14:paraId="1FA68120" w14:textId="77777777" w:rsidTr="000F5601">
        <w:trPr>
          <w:trHeight w:val="20"/>
          <w:tblHeader/>
          <w:jc w:val="center"/>
        </w:trPr>
        <w:tc>
          <w:tcPr>
            <w:tcW w:w="102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5EDE62" w14:textId="77777777" w:rsidR="000F5601" w:rsidRPr="00DA10E6"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08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Pr>
                <w:rFonts w:ascii="Times New Roman" w:eastAsia="Helvetica" w:hAnsi="Times New Roman" w:cs="Times New Roman"/>
                <w:b/>
                <w:bCs/>
                <w:color w:val="000000"/>
                <w:sz w:val="22"/>
                <w:szCs w:val="22"/>
              </w:rPr>
              <w:t>Taxonomic groups</w:t>
            </w:r>
          </w:p>
        </w:tc>
        <w:tc>
          <w:tcPr>
            <w:tcW w:w="54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862B66" w14:textId="77777777" w:rsidR="000F5601" w:rsidRPr="00DA10E6"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08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DA10E6">
              <w:rPr>
                <w:rFonts w:ascii="Times New Roman" w:eastAsia="Helvetica" w:hAnsi="Times New Roman" w:cs="Times New Roman"/>
                <w:b/>
                <w:bCs/>
                <w:color w:val="000000"/>
                <w:sz w:val="22"/>
                <w:szCs w:val="22"/>
              </w:rPr>
              <w:t>average</w:t>
            </w:r>
          </w:p>
        </w:tc>
        <w:tc>
          <w:tcPr>
            <w:tcW w:w="46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3B9AB5" w14:textId="77777777" w:rsidR="000F5601" w:rsidRPr="00DA10E6"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08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roofErr w:type="spellStart"/>
            <w:r w:rsidRPr="00DA10E6">
              <w:rPr>
                <w:rFonts w:ascii="Times New Roman" w:eastAsia="Helvetica" w:hAnsi="Times New Roman" w:cs="Times New Roman"/>
                <w:b/>
                <w:bCs/>
                <w:color w:val="000000"/>
                <w:sz w:val="22"/>
                <w:szCs w:val="22"/>
              </w:rPr>
              <w:t>sd</w:t>
            </w:r>
            <w:proofErr w:type="spellEnd"/>
          </w:p>
        </w:tc>
        <w:tc>
          <w:tcPr>
            <w:tcW w:w="46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AAE380" w14:textId="77777777" w:rsidR="000F5601" w:rsidRPr="00DA10E6"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08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DA10E6">
              <w:rPr>
                <w:rFonts w:ascii="Times New Roman" w:eastAsia="Helvetica" w:hAnsi="Times New Roman" w:cs="Times New Roman"/>
                <w:b/>
                <w:bCs/>
                <w:color w:val="000000"/>
                <w:sz w:val="22"/>
                <w:szCs w:val="22"/>
              </w:rPr>
              <w:t>ratio</w:t>
            </w:r>
          </w:p>
        </w:tc>
        <w:tc>
          <w:tcPr>
            <w:tcW w:w="62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E685DB" w14:textId="77777777" w:rsidR="000F5601" w:rsidRPr="00DA10E6"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08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DA10E6">
              <w:rPr>
                <w:rFonts w:ascii="Times New Roman" w:eastAsia="Helvetica" w:hAnsi="Times New Roman" w:cs="Times New Roman"/>
                <w:b/>
                <w:bCs/>
                <w:color w:val="000000"/>
                <w:sz w:val="22"/>
                <w:szCs w:val="22"/>
              </w:rPr>
              <w:t>ava</w:t>
            </w:r>
          </w:p>
        </w:tc>
        <w:tc>
          <w:tcPr>
            <w:tcW w:w="56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A132E" w14:textId="77777777" w:rsidR="000F5601" w:rsidRPr="00DA10E6"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08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roofErr w:type="spellStart"/>
            <w:r w:rsidRPr="00DA10E6">
              <w:rPr>
                <w:rFonts w:ascii="Times New Roman" w:eastAsia="Helvetica" w:hAnsi="Times New Roman" w:cs="Times New Roman"/>
                <w:b/>
                <w:bCs/>
                <w:color w:val="000000"/>
                <w:sz w:val="22"/>
                <w:szCs w:val="22"/>
              </w:rPr>
              <w:t>avb</w:t>
            </w:r>
            <w:proofErr w:type="spellEnd"/>
          </w:p>
        </w:tc>
        <w:tc>
          <w:tcPr>
            <w:tcW w:w="62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AE7F7C" w14:textId="77777777" w:rsidR="000F5601" w:rsidRPr="00DA10E6"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09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roofErr w:type="spellStart"/>
            <w:r w:rsidRPr="00DA10E6">
              <w:rPr>
                <w:rFonts w:ascii="Times New Roman" w:eastAsia="Helvetica" w:hAnsi="Times New Roman" w:cs="Times New Roman"/>
                <w:b/>
                <w:bCs/>
                <w:color w:val="000000"/>
                <w:sz w:val="22"/>
                <w:szCs w:val="22"/>
              </w:rPr>
              <w:t>cumsum</w:t>
            </w:r>
            <w:proofErr w:type="spellEnd"/>
          </w:p>
        </w:tc>
        <w:tc>
          <w:tcPr>
            <w:tcW w:w="69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5DA598" w14:textId="77777777" w:rsidR="000F5601" w:rsidRPr="00DA10E6"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09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DA10E6">
              <w:rPr>
                <w:rFonts w:ascii="Times New Roman" w:eastAsia="Helvetica" w:hAnsi="Times New Roman" w:cs="Times New Roman"/>
                <w:b/>
                <w:bCs/>
                <w:color w:val="000000"/>
                <w:sz w:val="22"/>
                <w:szCs w:val="22"/>
              </w:rPr>
              <w:t>p-value</w:t>
            </w:r>
          </w:p>
        </w:tc>
      </w:tr>
      <w:tr w:rsidR="000F5601" w:rsidRPr="0002230D" w14:paraId="0A070A90" w14:textId="77777777" w:rsidTr="000F5601">
        <w:trPr>
          <w:trHeight w:val="20"/>
          <w:jc w:val="center"/>
        </w:trPr>
        <w:tc>
          <w:tcPr>
            <w:tcW w:w="102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4785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09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b/>
                <w:bCs/>
                <w:color w:val="000000"/>
                <w:sz w:val="22"/>
                <w:szCs w:val="22"/>
              </w:rPr>
              <w:t>Day -4</w:t>
            </w:r>
          </w:p>
        </w:tc>
        <w:tc>
          <w:tcPr>
            <w:tcW w:w="54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9D25D"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09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80011"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09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7748D"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09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F200A"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09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56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CD8CE"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09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62105"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09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9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D698C"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09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r>
      <w:tr w:rsidR="000F5601" w:rsidRPr="0002230D" w14:paraId="17E8400C" w14:textId="77777777" w:rsidTr="000F5601">
        <w:trPr>
          <w:trHeight w:val="20"/>
          <w:jc w:val="center"/>
        </w:trPr>
        <w:tc>
          <w:tcPr>
            <w:tcW w:w="102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CDC9A"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0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color w:val="000000"/>
                <w:sz w:val="22"/>
                <w:szCs w:val="22"/>
              </w:rPr>
              <w:t>Charophyta</w:t>
            </w:r>
          </w:p>
        </w:tc>
        <w:tc>
          <w:tcPr>
            <w:tcW w:w="54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7D2D2"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0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0.206</w:t>
            </w:r>
          </w:p>
        </w:tc>
        <w:tc>
          <w:tcPr>
            <w:tcW w:w="46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F71B9"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0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0.171</w:t>
            </w:r>
          </w:p>
        </w:tc>
        <w:tc>
          <w:tcPr>
            <w:tcW w:w="46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A78DC"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0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1.207</w:t>
            </w:r>
          </w:p>
        </w:tc>
        <w:tc>
          <w:tcPr>
            <w:tcW w:w="62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B61AC"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0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293.749</w:t>
            </w:r>
          </w:p>
        </w:tc>
        <w:tc>
          <w:tcPr>
            <w:tcW w:w="56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EBD7A"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0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99.457</w:t>
            </w:r>
          </w:p>
        </w:tc>
        <w:tc>
          <w:tcPr>
            <w:tcW w:w="62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7E1C9"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0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0.371</w:t>
            </w:r>
          </w:p>
        </w:tc>
        <w:tc>
          <w:tcPr>
            <w:tcW w:w="69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DCE84"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0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0.401</w:t>
            </w:r>
          </w:p>
        </w:tc>
      </w:tr>
      <w:tr w:rsidR="000F5601" w:rsidRPr="0002230D" w14:paraId="5BF01917" w14:textId="77777777" w:rsidTr="000F5601">
        <w:trPr>
          <w:trHeight w:val="20"/>
          <w:jc w:val="center"/>
        </w:trPr>
        <w:tc>
          <w:tcPr>
            <w:tcW w:w="102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DD8A3"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0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02230D">
              <w:rPr>
                <w:rFonts w:ascii="Times New Roman" w:eastAsia="Helvetica" w:hAnsi="Times New Roman" w:cs="Times New Roman"/>
                <w:color w:val="000000"/>
                <w:sz w:val="22"/>
                <w:szCs w:val="22"/>
              </w:rPr>
              <w:t>Dinophyta</w:t>
            </w:r>
            <w:proofErr w:type="spellEnd"/>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CBB9C"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0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0.133</w:t>
            </w:r>
          </w:p>
        </w:tc>
        <w:tc>
          <w:tcPr>
            <w:tcW w:w="4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613B6"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1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0.131</w:t>
            </w:r>
          </w:p>
        </w:tc>
        <w:tc>
          <w:tcPr>
            <w:tcW w:w="46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EDDE5"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1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1.013</w:t>
            </w:r>
          </w:p>
        </w:tc>
        <w:tc>
          <w:tcPr>
            <w:tcW w:w="6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37D8C"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1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228.716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43828"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1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42.859</w:t>
            </w:r>
          </w:p>
        </w:tc>
        <w:tc>
          <w:tcPr>
            <w:tcW w:w="6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B1745"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1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0.611</w:t>
            </w:r>
          </w:p>
        </w:tc>
        <w:tc>
          <w:tcPr>
            <w:tcW w:w="6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88983"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1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0.083</w:t>
            </w:r>
          </w:p>
        </w:tc>
      </w:tr>
      <w:tr w:rsidR="000F5601" w:rsidRPr="0002230D" w14:paraId="0C8D1352" w14:textId="77777777" w:rsidTr="000F5601">
        <w:trPr>
          <w:trHeight w:val="20"/>
          <w:jc w:val="center"/>
        </w:trPr>
        <w:tc>
          <w:tcPr>
            <w:tcW w:w="102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F7188"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1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02230D">
              <w:rPr>
                <w:rFonts w:ascii="Times New Roman" w:eastAsia="Helvetica" w:hAnsi="Times New Roman" w:cs="Times New Roman"/>
                <w:color w:val="000000"/>
                <w:sz w:val="22"/>
                <w:szCs w:val="22"/>
              </w:rPr>
              <w:t>Cryptophyta</w:t>
            </w:r>
            <w:proofErr w:type="spellEnd"/>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330A4"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1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0.133</w:t>
            </w:r>
          </w:p>
        </w:tc>
        <w:tc>
          <w:tcPr>
            <w:tcW w:w="4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DF34C"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1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0.104</w:t>
            </w:r>
          </w:p>
        </w:tc>
        <w:tc>
          <w:tcPr>
            <w:tcW w:w="46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B7DDB"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1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1.273</w:t>
            </w:r>
          </w:p>
        </w:tc>
        <w:tc>
          <w:tcPr>
            <w:tcW w:w="6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80CD5"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2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215.925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10BCB"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2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206.102</w:t>
            </w:r>
          </w:p>
        </w:tc>
        <w:tc>
          <w:tcPr>
            <w:tcW w:w="6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E1800"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2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0.850</w:t>
            </w:r>
          </w:p>
        </w:tc>
        <w:tc>
          <w:tcPr>
            <w:tcW w:w="6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BAD1D"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2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0.319</w:t>
            </w:r>
          </w:p>
        </w:tc>
      </w:tr>
      <w:tr w:rsidR="000F5601" w:rsidRPr="0002230D" w14:paraId="4BE08CF2" w14:textId="77777777" w:rsidTr="000F5601">
        <w:trPr>
          <w:trHeight w:val="20"/>
          <w:jc w:val="center"/>
        </w:trPr>
        <w:tc>
          <w:tcPr>
            <w:tcW w:w="102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AE5D7"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2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color w:val="000000"/>
                <w:sz w:val="22"/>
                <w:szCs w:val="22"/>
              </w:rPr>
              <w:t>Bacillariophyta</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033A8"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2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0.072</w:t>
            </w:r>
          </w:p>
        </w:tc>
        <w:tc>
          <w:tcPr>
            <w:tcW w:w="4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AA9F9"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2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0.036</w:t>
            </w:r>
          </w:p>
        </w:tc>
        <w:tc>
          <w:tcPr>
            <w:tcW w:w="46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7652F"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2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2.011</w:t>
            </w:r>
          </w:p>
        </w:tc>
        <w:tc>
          <w:tcPr>
            <w:tcW w:w="6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1B0F7"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2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109.057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EB4FE"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2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35.663</w:t>
            </w:r>
          </w:p>
        </w:tc>
        <w:tc>
          <w:tcPr>
            <w:tcW w:w="6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25622"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3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0.980</w:t>
            </w:r>
          </w:p>
        </w:tc>
        <w:tc>
          <w:tcPr>
            <w:tcW w:w="6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F125E"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3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0.177</w:t>
            </w:r>
          </w:p>
        </w:tc>
      </w:tr>
      <w:tr w:rsidR="000F5601" w:rsidRPr="0002230D" w14:paraId="6A00E3F1" w14:textId="77777777" w:rsidTr="000F5601">
        <w:trPr>
          <w:trHeight w:val="20"/>
          <w:jc w:val="center"/>
        </w:trPr>
        <w:tc>
          <w:tcPr>
            <w:tcW w:w="102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BEFDE"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3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color w:val="000000"/>
                <w:sz w:val="22"/>
                <w:szCs w:val="22"/>
              </w:rPr>
              <w:t>Chlorophyta</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DC3DC"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3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0.007</w:t>
            </w:r>
          </w:p>
        </w:tc>
        <w:tc>
          <w:tcPr>
            <w:tcW w:w="4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F88D7"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3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0.006</w:t>
            </w:r>
          </w:p>
        </w:tc>
        <w:tc>
          <w:tcPr>
            <w:tcW w:w="46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1951B"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3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1.157</w:t>
            </w:r>
          </w:p>
        </w:tc>
        <w:tc>
          <w:tcPr>
            <w:tcW w:w="6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20BAB"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3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14.110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67750"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3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2.809</w:t>
            </w:r>
          </w:p>
        </w:tc>
        <w:tc>
          <w:tcPr>
            <w:tcW w:w="6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C09E3"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3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0.992</w:t>
            </w:r>
          </w:p>
        </w:tc>
        <w:tc>
          <w:tcPr>
            <w:tcW w:w="6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40A6D"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3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0.728</w:t>
            </w:r>
          </w:p>
        </w:tc>
      </w:tr>
      <w:tr w:rsidR="000F5601" w:rsidRPr="0002230D" w14:paraId="09C1702E" w14:textId="77777777" w:rsidTr="000F5601">
        <w:trPr>
          <w:trHeight w:val="20"/>
          <w:jc w:val="center"/>
        </w:trPr>
        <w:tc>
          <w:tcPr>
            <w:tcW w:w="102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5876B"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4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color w:val="000000"/>
                <w:sz w:val="22"/>
                <w:szCs w:val="22"/>
              </w:rPr>
              <w:t>Euglenophyta</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8D8CF"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4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0.003</w:t>
            </w:r>
          </w:p>
        </w:tc>
        <w:tc>
          <w:tcPr>
            <w:tcW w:w="4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234E0"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4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0.004</w:t>
            </w:r>
          </w:p>
        </w:tc>
        <w:tc>
          <w:tcPr>
            <w:tcW w:w="46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32747"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4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0.695</w:t>
            </w:r>
          </w:p>
        </w:tc>
        <w:tc>
          <w:tcPr>
            <w:tcW w:w="6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6A795"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4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6.179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E257"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4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0.373</w:t>
            </w:r>
          </w:p>
        </w:tc>
        <w:tc>
          <w:tcPr>
            <w:tcW w:w="6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2C399"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4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0.997</w:t>
            </w:r>
          </w:p>
        </w:tc>
        <w:tc>
          <w:tcPr>
            <w:tcW w:w="6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6B3EE"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4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0.428</w:t>
            </w:r>
          </w:p>
        </w:tc>
      </w:tr>
      <w:tr w:rsidR="000F5601" w:rsidRPr="0002230D" w14:paraId="4935C48B" w14:textId="77777777" w:rsidTr="000F5601">
        <w:trPr>
          <w:trHeight w:val="20"/>
          <w:jc w:val="center"/>
        </w:trPr>
        <w:tc>
          <w:tcPr>
            <w:tcW w:w="1024"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CF94976"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4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color w:val="000000"/>
                <w:sz w:val="22"/>
                <w:szCs w:val="22"/>
              </w:rPr>
              <w:t>Cyanobacteria</w:t>
            </w:r>
          </w:p>
        </w:tc>
        <w:tc>
          <w:tcPr>
            <w:tcW w:w="546"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28408E9"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4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0.002</w:t>
            </w:r>
          </w:p>
        </w:tc>
        <w:tc>
          <w:tcPr>
            <w:tcW w:w="468"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E56B2B3"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5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0.002</w:t>
            </w:r>
          </w:p>
        </w:tc>
        <w:tc>
          <w:tcPr>
            <w:tcW w:w="462"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F1277FC"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5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0.768</w:t>
            </w:r>
          </w:p>
        </w:tc>
        <w:tc>
          <w:tcPr>
            <w:tcW w:w="620"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291DB3B"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5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0.559</w:t>
            </w:r>
          </w:p>
        </w:tc>
        <w:tc>
          <w:tcPr>
            <w:tcW w:w="565"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0945ABA"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5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1.160</w:t>
            </w:r>
          </w:p>
        </w:tc>
        <w:tc>
          <w:tcPr>
            <w:tcW w:w="622"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6694174"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5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1.000</w:t>
            </w:r>
          </w:p>
        </w:tc>
        <w:tc>
          <w:tcPr>
            <w:tcW w:w="692"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F00B53D"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5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0.875</w:t>
            </w:r>
          </w:p>
        </w:tc>
      </w:tr>
      <w:tr w:rsidR="000F5601" w:rsidRPr="0002230D" w14:paraId="294DB2DC"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2EC1EB1A"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5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02230D">
              <w:rPr>
                <w:rFonts w:ascii="Times New Roman" w:eastAsia="Helvetica" w:hAnsi="Times New Roman" w:cs="Times New Roman"/>
                <w:color w:val="000000"/>
                <w:sz w:val="22"/>
                <w:szCs w:val="22"/>
              </w:rPr>
              <w:lastRenderedPageBreak/>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60651FC8"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5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2281259B"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5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4F8C7F01"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5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bottom w:val="single" w:sz="4" w:space="0" w:color="auto"/>
            </w:tcBorders>
            <w:shd w:val="clear" w:color="auto" w:fill="FFFFFF"/>
            <w:tcMar>
              <w:top w:w="0" w:type="dxa"/>
              <w:left w:w="0" w:type="dxa"/>
              <w:bottom w:w="0" w:type="dxa"/>
              <w:right w:w="0" w:type="dxa"/>
            </w:tcMar>
            <w:vAlign w:val="center"/>
          </w:tcPr>
          <w:p w14:paraId="5BF11F14"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6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4C423AAD"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6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23D1D4B8"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6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43DA5077"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6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0.001</w:t>
            </w:r>
          </w:p>
        </w:tc>
      </w:tr>
      <w:tr w:rsidR="000F5601" w:rsidRPr="0002230D" w14:paraId="32DA1EF9"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4D35C4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16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b/>
                <w:bCs/>
                <w:color w:val="000000"/>
                <w:sz w:val="22"/>
                <w:szCs w:val="22"/>
              </w:rPr>
              <w:t>Day 3</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B886FD4"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6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C36F5E7"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6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3846940"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6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9C676EC"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6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DCCF7D4"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6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B4C4D6A"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7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942CDB4"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7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r>
      <w:tr w:rsidR="000F5601" w:rsidRPr="00663605" w14:paraId="54B0E2EC"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74E3133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7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02230D">
              <w:rPr>
                <w:rFonts w:ascii="Times New Roman" w:eastAsia="Helvetica" w:hAnsi="Times New Roman" w:cs="Times New Roman"/>
                <w:color w:val="000000"/>
                <w:sz w:val="22"/>
                <w:szCs w:val="22"/>
              </w:rPr>
              <w:t>Cryptophyta</w:t>
            </w:r>
            <w:proofErr w:type="spellEnd"/>
          </w:p>
        </w:tc>
        <w:tc>
          <w:tcPr>
            <w:tcW w:w="546" w:type="pct"/>
            <w:tcBorders>
              <w:top w:val="single" w:sz="4" w:space="0" w:color="auto"/>
            </w:tcBorders>
            <w:shd w:val="clear" w:color="auto" w:fill="FFFFFF"/>
            <w:tcMar>
              <w:top w:w="0" w:type="dxa"/>
              <w:left w:w="0" w:type="dxa"/>
              <w:bottom w:w="0" w:type="dxa"/>
              <w:right w:w="0" w:type="dxa"/>
            </w:tcMar>
            <w:vAlign w:val="center"/>
          </w:tcPr>
          <w:p w14:paraId="4665203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7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0.513</w:t>
            </w:r>
          </w:p>
        </w:tc>
        <w:tc>
          <w:tcPr>
            <w:tcW w:w="468" w:type="pct"/>
            <w:tcBorders>
              <w:top w:val="single" w:sz="4" w:space="0" w:color="auto"/>
            </w:tcBorders>
            <w:shd w:val="clear" w:color="auto" w:fill="FFFFFF"/>
            <w:tcMar>
              <w:top w:w="0" w:type="dxa"/>
              <w:left w:w="0" w:type="dxa"/>
              <w:bottom w:w="0" w:type="dxa"/>
              <w:right w:w="0" w:type="dxa"/>
            </w:tcMar>
            <w:vAlign w:val="center"/>
          </w:tcPr>
          <w:p w14:paraId="3092965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7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0.289</w:t>
            </w:r>
          </w:p>
        </w:tc>
        <w:tc>
          <w:tcPr>
            <w:tcW w:w="462" w:type="pct"/>
            <w:tcBorders>
              <w:top w:val="single" w:sz="4" w:space="0" w:color="auto"/>
            </w:tcBorders>
            <w:shd w:val="clear" w:color="auto" w:fill="FFFFFF"/>
            <w:tcMar>
              <w:top w:w="0" w:type="dxa"/>
              <w:left w:w="0" w:type="dxa"/>
              <w:bottom w:w="0" w:type="dxa"/>
              <w:right w:w="0" w:type="dxa"/>
            </w:tcMar>
            <w:vAlign w:val="center"/>
          </w:tcPr>
          <w:p w14:paraId="029F04DE"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7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1.779</w:t>
            </w:r>
          </w:p>
        </w:tc>
        <w:tc>
          <w:tcPr>
            <w:tcW w:w="620" w:type="pct"/>
            <w:tcBorders>
              <w:top w:val="single" w:sz="4" w:space="0" w:color="auto"/>
            </w:tcBorders>
            <w:shd w:val="clear" w:color="auto" w:fill="FFFFFF"/>
            <w:tcMar>
              <w:top w:w="0" w:type="dxa"/>
              <w:left w:w="0" w:type="dxa"/>
              <w:bottom w:w="0" w:type="dxa"/>
              <w:right w:w="0" w:type="dxa"/>
            </w:tcMar>
            <w:vAlign w:val="center"/>
          </w:tcPr>
          <w:p w14:paraId="298A6A0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7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75.579</w:t>
            </w:r>
          </w:p>
        </w:tc>
        <w:tc>
          <w:tcPr>
            <w:tcW w:w="565" w:type="pct"/>
            <w:tcBorders>
              <w:top w:val="single" w:sz="4" w:space="0" w:color="auto"/>
            </w:tcBorders>
            <w:shd w:val="clear" w:color="auto" w:fill="FFFFFF"/>
            <w:tcMar>
              <w:top w:w="0" w:type="dxa"/>
              <w:left w:w="0" w:type="dxa"/>
              <w:bottom w:w="0" w:type="dxa"/>
              <w:right w:w="0" w:type="dxa"/>
            </w:tcMar>
            <w:vAlign w:val="center"/>
          </w:tcPr>
          <w:p w14:paraId="3E125CE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7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230.067</w:t>
            </w:r>
          </w:p>
        </w:tc>
        <w:tc>
          <w:tcPr>
            <w:tcW w:w="622" w:type="pct"/>
            <w:tcBorders>
              <w:top w:val="single" w:sz="4" w:space="0" w:color="auto"/>
            </w:tcBorders>
            <w:shd w:val="clear" w:color="auto" w:fill="FFFFFF"/>
            <w:tcMar>
              <w:top w:w="0" w:type="dxa"/>
              <w:left w:w="0" w:type="dxa"/>
              <w:bottom w:w="0" w:type="dxa"/>
              <w:right w:w="0" w:type="dxa"/>
            </w:tcMar>
            <w:vAlign w:val="center"/>
          </w:tcPr>
          <w:p w14:paraId="6183941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7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0.741</w:t>
            </w:r>
          </w:p>
        </w:tc>
        <w:tc>
          <w:tcPr>
            <w:tcW w:w="692" w:type="pct"/>
            <w:tcBorders>
              <w:top w:val="single" w:sz="4" w:space="0" w:color="auto"/>
            </w:tcBorders>
            <w:shd w:val="clear" w:color="auto" w:fill="FFFFFF"/>
            <w:tcMar>
              <w:top w:w="0" w:type="dxa"/>
              <w:left w:w="0" w:type="dxa"/>
              <w:bottom w:w="0" w:type="dxa"/>
              <w:right w:w="0" w:type="dxa"/>
            </w:tcMar>
            <w:vAlign w:val="center"/>
          </w:tcPr>
          <w:p w14:paraId="0FD40AD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7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0.051</w:t>
            </w:r>
          </w:p>
        </w:tc>
      </w:tr>
      <w:tr w:rsidR="000F5601" w:rsidRPr="00663605" w14:paraId="5979AFEC" w14:textId="77777777" w:rsidTr="000F5601">
        <w:trPr>
          <w:trHeight w:val="20"/>
          <w:jc w:val="center"/>
        </w:trPr>
        <w:tc>
          <w:tcPr>
            <w:tcW w:w="1024" w:type="pct"/>
            <w:shd w:val="clear" w:color="auto" w:fill="FFFFFF"/>
            <w:tcMar>
              <w:top w:w="0" w:type="dxa"/>
              <w:left w:w="0" w:type="dxa"/>
              <w:bottom w:w="0" w:type="dxa"/>
              <w:right w:w="0" w:type="dxa"/>
            </w:tcMar>
            <w:vAlign w:val="center"/>
          </w:tcPr>
          <w:p w14:paraId="20FE6B8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8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02230D">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5B6ED95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8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0.076</w:t>
            </w:r>
          </w:p>
        </w:tc>
        <w:tc>
          <w:tcPr>
            <w:tcW w:w="468" w:type="pct"/>
            <w:shd w:val="clear" w:color="auto" w:fill="FFFFFF"/>
            <w:tcMar>
              <w:top w:w="0" w:type="dxa"/>
              <w:left w:w="0" w:type="dxa"/>
              <w:bottom w:w="0" w:type="dxa"/>
              <w:right w:w="0" w:type="dxa"/>
            </w:tcMar>
            <w:vAlign w:val="center"/>
          </w:tcPr>
          <w:p w14:paraId="46943E7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8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0.091</w:t>
            </w:r>
          </w:p>
        </w:tc>
        <w:tc>
          <w:tcPr>
            <w:tcW w:w="462" w:type="pct"/>
            <w:shd w:val="clear" w:color="auto" w:fill="FFFFFF"/>
            <w:tcMar>
              <w:top w:w="0" w:type="dxa"/>
              <w:left w:w="0" w:type="dxa"/>
              <w:bottom w:w="0" w:type="dxa"/>
              <w:right w:w="0" w:type="dxa"/>
            </w:tcMar>
            <w:vAlign w:val="center"/>
          </w:tcPr>
          <w:p w14:paraId="402D11A1"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8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0.834</w:t>
            </w:r>
          </w:p>
        </w:tc>
        <w:tc>
          <w:tcPr>
            <w:tcW w:w="620" w:type="pct"/>
            <w:shd w:val="clear" w:color="auto" w:fill="FFFFFF"/>
            <w:tcMar>
              <w:top w:w="0" w:type="dxa"/>
              <w:left w:w="0" w:type="dxa"/>
              <w:bottom w:w="0" w:type="dxa"/>
              <w:right w:w="0" w:type="dxa"/>
            </w:tcMar>
            <w:vAlign w:val="center"/>
          </w:tcPr>
          <w:p w14:paraId="1C0A226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8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8.011</w:t>
            </w:r>
          </w:p>
        </w:tc>
        <w:tc>
          <w:tcPr>
            <w:tcW w:w="565" w:type="pct"/>
            <w:shd w:val="clear" w:color="auto" w:fill="FFFFFF"/>
            <w:tcMar>
              <w:top w:w="0" w:type="dxa"/>
              <w:left w:w="0" w:type="dxa"/>
              <w:bottom w:w="0" w:type="dxa"/>
              <w:right w:w="0" w:type="dxa"/>
            </w:tcMar>
            <w:vAlign w:val="center"/>
          </w:tcPr>
          <w:p w14:paraId="4BD5DBB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8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21.363</w:t>
            </w:r>
          </w:p>
        </w:tc>
        <w:tc>
          <w:tcPr>
            <w:tcW w:w="622" w:type="pct"/>
            <w:shd w:val="clear" w:color="auto" w:fill="FFFFFF"/>
            <w:tcMar>
              <w:top w:w="0" w:type="dxa"/>
              <w:left w:w="0" w:type="dxa"/>
              <w:bottom w:w="0" w:type="dxa"/>
              <w:right w:w="0" w:type="dxa"/>
            </w:tcMar>
            <w:vAlign w:val="center"/>
          </w:tcPr>
          <w:p w14:paraId="665B250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8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0.850</w:t>
            </w:r>
          </w:p>
        </w:tc>
        <w:tc>
          <w:tcPr>
            <w:tcW w:w="692" w:type="pct"/>
            <w:shd w:val="clear" w:color="auto" w:fill="FFFFFF"/>
            <w:tcMar>
              <w:top w:w="0" w:type="dxa"/>
              <w:left w:w="0" w:type="dxa"/>
              <w:bottom w:w="0" w:type="dxa"/>
              <w:right w:w="0" w:type="dxa"/>
            </w:tcMar>
            <w:vAlign w:val="center"/>
          </w:tcPr>
          <w:p w14:paraId="51A8F2D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8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0.332</w:t>
            </w:r>
          </w:p>
        </w:tc>
      </w:tr>
      <w:tr w:rsidR="000F5601" w:rsidRPr="00663605" w14:paraId="530397C6" w14:textId="77777777" w:rsidTr="000F5601">
        <w:trPr>
          <w:trHeight w:val="20"/>
          <w:jc w:val="center"/>
        </w:trPr>
        <w:tc>
          <w:tcPr>
            <w:tcW w:w="1024" w:type="pct"/>
            <w:shd w:val="clear" w:color="auto" w:fill="FFFFFF"/>
            <w:tcMar>
              <w:top w:w="0" w:type="dxa"/>
              <w:left w:w="0" w:type="dxa"/>
              <w:bottom w:w="0" w:type="dxa"/>
              <w:right w:w="0" w:type="dxa"/>
            </w:tcMar>
            <w:vAlign w:val="center"/>
          </w:tcPr>
          <w:p w14:paraId="2C5ECDF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8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color w:val="000000"/>
                <w:sz w:val="22"/>
                <w:szCs w:val="22"/>
              </w:rPr>
              <w:t>Chlorophyta</w:t>
            </w:r>
          </w:p>
        </w:tc>
        <w:tc>
          <w:tcPr>
            <w:tcW w:w="546" w:type="pct"/>
            <w:shd w:val="clear" w:color="auto" w:fill="FFFFFF"/>
            <w:tcMar>
              <w:top w:w="0" w:type="dxa"/>
              <w:left w:w="0" w:type="dxa"/>
              <w:bottom w:w="0" w:type="dxa"/>
              <w:right w:w="0" w:type="dxa"/>
            </w:tcMar>
            <w:vAlign w:val="center"/>
          </w:tcPr>
          <w:p w14:paraId="4C0F954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8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0.047</w:t>
            </w:r>
          </w:p>
        </w:tc>
        <w:tc>
          <w:tcPr>
            <w:tcW w:w="468" w:type="pct"/>
            <w:shd w:val="clear" w:color="auto" w:fill="FFFFFF"/>
            <w:tcMar>
              <w:top w:w="0" w:type="dxa"/>
              <w:left w:w="0" w:type="dxa"/>
              <w:bottom w:w="0" w:type="dxa"/>
              <w:right w:w="0" w:type="dxa"/>
            </w:tcMar>
            <w:vAlign w:val="center"/>
          </w:tcPr>
          <w:p w14:paraId="0CDDBE6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9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0.081</w:t>
            </w:r>
          </w:p>
        </w:tc>
        <w:tc>
          <w:tcPr>
            <w:tcW w:w="462" w:type="pct"/>
            <w:shd w:val="clear" w:color="auto" w:fill="FFFFFF"/>
            <w:tcMar>
              <w:top w:w="0" w:type="dxa"/>
              <w:left w:w="0" w:type="dxa"/>
              <w:bottom w:w="0" w:type="dxa"/>
              <w:right w:w="0" w:type="dxa"/>
            </w:tcMar>
            <w:vAlign w:val="center"/>
          </w:tcPr>
          <w:p w14:paraId="31DD2199"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19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0.584</w:t>
            </w:r>
          </w:p>
        </w:tc>
        <w:tc>
          <w:tcPr>
            <w:tcW w:w="620" w:type="pct"/>
            <w:shd w:val="clear" w:color="auto" w:fill="FFFFFF"/>
            <w:tcMar>
              <w:top w:w="0" w:type="dxa"/>
              <w:left w:w="0" w:type="dxa"/>
              <w:bottom w:w="0" w:type="dxa"/>
              <w:right w:w="0" w:type="dxa"/>
            </w:tcMar>
            <w:vAlign w:val="center"/>
          </w:tcPr>
          <w:p w14:paraId="0B5EB15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9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16.870</w:t>
            </w:r>
          </w:p>
        </w:tc>
        <w:tc>
          <w:tcPr>
            <w:tcW w:w="565" w:type="pct"/>
            <w:shd w:val="clear" w:color="auto" w:fill="FFFFFF"/>
            <w:tcMar>
              <w:top w:w="0" w:type="dxa"/>
              <w:left w:w="0" w:type="dxa"/>
              <w:bottom w:w="0" w:type="dxa"/>
              <w:right w:w="0" w:type="dxa"/>
            </w:tcMar>
            <w:vAlign w:val="center"/>
          </w:tcPr>
          <w:p w14:paraId="4AC535E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9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1.239</w:t>
            </w:r>
          </w:p>
        </w:tc>
        <w:tc>
          <w:tcPr>
            <w:tcW w:w="622" w:type="pct"/>
            <w:shd w:val="clear" w:color="auto" w:fill="FFFFFF"/>
            <w:tcMar>
              <w:top w:w="0" w:type="dxa"/>
              <w:left w:w="0" w:type="dxa"/>
              <w:bottom w:w="0" w:type="dxa"/>
              <w:right w:w="0" w:type="dxa"/>
            </w:tcMar>
            <w:vAlign w:val="center"/>
          </w:tcPr>
          <w:p w14:paraId="0AB1078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9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0.919</w:t>
            </w:r>
          </w:p>
        </w:tc>
        <w:tc>
          <w:tcPr>
            <w:tcW w:w="692" w:type="pct"/>
            <w:shd w:val="clear" w:color="auto" w:fill="FFFFFF"/>
            <w:tcMar>
              <w:top w:w="0" w:type="dxa"/>
              <w:left w:w="0" w:type="dxa"/>
              <w:bottom w:w="0" w:type="dxa"/>
              <w:right w:w="0" w:type="dxa"/>
            </w:tcMar>
            <w:vAlign w:val="center"/>
          </w:tcPr>
          <w:p w14:paraId="447B8E0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19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0.908</w:t>
            </w:r>
          </w:p>
        </w:tc>
      </w:tr>
      <w:tr w:rsidR="000F5601" w:rsidRPr="00A45B58" w14:paraId="7851520C" w14:textId="77777777" w:rsidTr="000F5601">
        <w:trPr>
          <w:trHeight w:val="20"/>
          <w:jc w:val="center"/>
        </w:trPr>
        <w:tc>
          <w:tcPr>
            <w:tcW w:w="1024" w:type="pct"/>
            <w:shd w:val="clear" w:color="auto" w:fill="FFFFFF"/>
            <w:tcMar>
              <w:top w:w="0" w:type="dxa"/>
              <w:left w:w="0" w:type="dxa"/>
              <w:bottom w:w="0" w:type="dxa"/>
              <w:right w:w="0" w:type="dxa"/>
            </w:tcMar>
            <w:vAlign w:val="center"/>
          </w:tcPr>
          <w:p w14:paraId="4BE277D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19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b/>
                <w:bCs/>
                <w:color w:val="000000"/>
                <w:sz w:val="22"/>
                <w:szCs w:val="22"/>
              </w:rPr>
              <w:t>Charophyta</w:t>
            </w:r>
          </w:p>
        </w:tc>
        <w:tc>
          <w:tcPr>
            <w:tcW w:w="546" w:type="pct"/>
            <w:shd w:val="clear" w:color="auto" w:fill="FFFFFF"/>
            <w:tcMar>
              <w:top w:w="0" w:type="dxa"/>
              <w:left w:w="0" w:type="dxa"/>
              <w:bottom w:w="0" w:type="dxa"/>
              <w:right w:w="0" w:type="dxa"/>
            </w:tcMar>
            <w:vAlign w:val="center"/>
          </w:tcPr>
          <w:p w14:paraId="4A1C8F6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19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0.042</w:t>
            </w:r>
          </w:p>
        </w:tc>
        <w:tc>
          <w:tcPr>
            <w:tcW w:w="468" w:type="pct"/>
            <w:shd w:val="clear" w:color="auto" w:fill="FFFFFF"/>
            <w:tcMar>
              <w:top w:w="0" w:type="dxa"/>
              <w:left w:w="0" w:type="dxa"/>
              <w:bottom w:w="0" w:type="dxa"/>
              <w:right w:w="0" w:type="dxa"/>
            </w:tcMar>
            <w:vAlign w:val="center"/>
          </w:tcPr>
          <w:p w14:paraId="44B65EE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19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0.062</w:t>
            </w:r>
          </w:p>
        </w:tc>
        <w:tc>
          <w:tcPr>
            <w:tcW w:w="462" w:type="pct"/>
            <w:shd w:val="clear" w:color="auto" w:fill="FFFFFF"/>
            <w:tcMar>
              <w:top w:w="0" w:type="dxa"/>
              <w:left w:w="0" w:type="dxa"/>
              <w:bottom w:w="0" w:type="dxa"/>
              <w:right w:w="0" w:type="dxa"/>
            </w:tcMar>
            <w:vAlign w:val="center"/>
          </w:tcPr>
          <w:p w14:paraId="236285E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19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b/>
                <w:bCs/>
                <w:sz w:val="22"/>
                <w:szCs w:val="22"/>
              </w:rPr>
              <w:t>0.682</w:t>
            </w:r>
          </w:p>
        </w:tc>
        <w:tc>
          <w:tcPr>
            <w:tcW w:w="620" w:type="pct"/>
            <w:shd w:val="clear" w:color="auto" w:fill="FFFFFF"/>
            <w:tcMar>
              <w:top w:w="0" w:type="dxa"/>
              <w:left w:w="0" w:type="dxa"/>
              <w:bottom w:w="0" w:type="dxa"/>
              <w:right w:w="0" w:type="dxa"/>
            </w:tcMar>
            <w:vAlign w:val="center"/>
          </w:tcPr>
          <w:p w14:paraId="15B7B02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0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0.342</w:t>
            </w:r>
          </w:p>
        </w:tc>
        <w:tc>
          <w:tcPr>
            <w:tcW w:w="565" w:type="pct"/>
            <w:shd w:val="clear" w:color="auto" w:fill="FFFFFF"/>
            <w:tcMar>
              <w:top w:w="0" w:type="dxa"/>
              <w:left w:w="0" w:type="dxa"/>
              <w:bottom w:w="0" w:type="dxa"/>
              <w:right w:w="0" w:type="dxa"/>
            </w:tcMar>
            <w:vAlign w:val="center"/>
          </w:tcPr>
          <w:p w14:paraId="42EEB69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0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17.338</w:t>
            </w:r>
          </w:p>
        </w:tc>
        <w:tc>
          <w:tcPr>
            <w:tcW w:w="622" w:type="pct"/>
            <w:shd w:val="clear" w:color="auto" w:fill="FFFFFF"/>
            <w:tcMar>
              <w:top w:w="0" w:type="dxa"/>
              <w:left w:w="0" w:type="dxa"/>
              <w:bottom w:w="0" w:type="dxa"/>
              <w:right w:w="0" w:type="dxa"/>
            </w:tcMar>
            <w:vAlign w:val="center"/>
          </w:tcPr>
          <w:p w14:paraId="5ADEBB0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0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0.980</w:t>
            </w:r>
          </w:p>
        </w:tc>
        <w:tc>
          <w:tcPr>
            <w:tcW w:w="692" w:type="pct"/>
            <w:shd w:val="clear" w:color="auto" w:fill="FFFFFF"/>
            <w:tcMar>
              <w:top w:w="0" w:type="dxa"/>
              <w:left w:w="0" w:type="dxa"/>
              <w:bottom w:w="0" w:type="dxa"/>
              <w:right w:w="0" w:type="dxa"/>
            </w:tcMar>
            <w:vAlign w:val="center"/>
          </w:tcPr>
          <w:p w14:paraId="2DBAF4E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0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0.037</w:t>
            </w:r>
          </w:p>
        </w:tc>
      </w:tr>
      <w:tr w:rsidR="000F5601" w:rsidRPr="00A45B58" w14:paraId="6659FC2F" w14:textId="77777777" w:rsidTr="000F5601">
        <w:trPr>
          <w:trHeight w:val="20"/>
          <w:jc w:val="center"/>
        </w:trPr>
        <w:tc>
          <w:tcPr>
            <w:tcW w:w="1024" w:type="pct"/>
            <w:shd w:val="clear" w:color="auto" w:fill="FFFFFF"/>
            <w:tcMar>
              <w:top w:w="0" w:type="dxa"/>
              <w:left w:w="0" w:type="dxa"/>
              <w:bottom w:w="0" w:type="dxa"/>
              <w:right w:w="0" w:type="dxa"/>
            </w:tcMar>
            <w:vAlign w:val="center"/>
          </w:tcPr>
          <w:p w14:paraId="62C58F4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0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b/>
                <w:bCs/>
                <w:color w:val="000000"/>
                <w:sz w:val="22"/>
                <w:szCs w:val="22"/>
              </w:rPr>
              <w:t>Cyanobacteria</w:t>
            </w:r>
          </w:p>
        </w:tc>
        <w:tc>
          <w:tcPr>
            <w:tcW w:w="546" w:type="pct"/>
            <w:shd w:val="clear" w:color="auto" w:fill="FFFFFF"/>
            <w:tcMar>
              <w:top w:w="0" w:type="dxa"/>
              <w:left w:w="0" w:type="dxa"/>
              <w:bottom w:w="0" w:type="dxa"/>
              <w:right w:w="0" w:type="dxa"/>
            </w:tcMar>
            <w:vAlign w:val="center"/>
          </w:tcPr>
          <w:p w14:paraId="501710A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0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0.007</w:t>
            </w:r>
          </w:p>
        </w:tc>
        <w:tc>
          <w:tcPr>
            <w:tcW w:w="468" w:type="pct"/>
            <w:shd w:val="clear" w:color="auto" w:fill="FFFFFF"/>
            <w:tcMar>
              <w:top w:w="0" w:type="dxa"/>
              <w:left w:w="0" w:type="dxa"/>
              <w:bottom w:w="0" w:type="dxa"/>
              <w:right w:w="0" w:type="dxa"/>
            </w:tcMar>
            <w:vAlign w:val="center"/>
          </w:tcPr>
          <w:p w14:paraId="1FE7B44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0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0.010</w:t>
            </w:r>
          </w:p>
        </w:tc>
        <w:tc>
          <w:tcPr>
            <w:tcW w:w="462" w:type="pct"/>
            <w:shd w:val="clear" w:color="auto" w:fill="FFFFFF"/>
            <w:tcMar>
              <w:top w:w="0" w:type="dxa"/>
              <w:left w:w="0" w:type="dxa"/>
              <w:bottom w:w="0" w:type="dxa"/>
              <w:right w:w="0" w:type="dxa"/>
            </w:tcMar>
            <w:vAlign w:val="center"/>
          </w:tcPr>
          <w:p w14:paraId="16FC1C8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20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b/>
                <w:bCs/>
                <w:sz w:val="22"/>
                <w:szCs w:val="22"/>
              </w:rPr>
              <w:t>0.642</w:t>
            </w:r>
          </w:p>
        </w:tc>
        <w:tc>
          <w:tcPr>
            <w:tcW w:w="620" w:type="pct"/>
            <w:shd w:val="clear" w:color="auto" w:fill="FFFFFF"/>
            <w:tcMar>
              <w:top w:w="0" w:type="dxa"/>
              <w:left w:w="0" w:type="dxa"/>
              <w:bottom w:w="0" w:type="dxa"/>
              <w:right w:w="0" w:type="dxa"/>
            </w:tcMar>
            <w:vAlign w:val="center"/>
          </w:tcPr>
          <w:p w14:paraId="60DF2FD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0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0.000</w:t>
            </w:r>
          </w:p>
        </w:tc>
        <w:tc>
          <w:tcPr>
            <w:tcW w:w="565" w:type="pct"/>
            <w:shd w:val="clear" w:color="auto" w:fill="FFFFFF"/>
            <w:tcMar>
              <w:top w:w="0" w:type="dxa"/>
              <w:left w:w="0" w:type="dxa"/>
              <w:bottom w:w="0" w:type="dxa"/>
              <w:right w:w="0" w:type="dxa"/>
            </w:tcMar>
            <w:vAlign w:val="center"/>
          </w:tcPr>
          <w:p w14:paraId="6D3C6D2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0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1.684</w:t>
            </w:r>
          </w:p>
        </w:tc>
        <w:tc>
          <w:tcPr>
            <w:tcW w:w="622" w:type="pct"/>
            <w:shd w:val="clear" w:color="auto" w:fill="FFFFFF"/>
            <w:tcMar>
              <w:top w:w="0" w:type="dxa"/>
              <w:left w:w="0" w:type="dxa"/>
              <w:bottom w:w="0" w:type="dxa"/>
              <w:right w:w="0" w:type="dxa"/>
            </w:tcMar>
            <w:vAlign w:val="center"/>
          </w:tcPr>
          <w:p w14:paraId="4233732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1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0.990</w:t>
            </w:r>
          </w:p>
        </w:tc>
        <w:tc>
          <w:tcPr>
            <w:tcW w:w="692" w:type="pct"/>
            <w:shd w:val="clear" w:color="auto" w:fill="FFFFFF"/>
            <w:tcMar>
              <w:top w:w="0" w:type="dxa"/>
              <w:left w:w="0" w:type="dxa"/>
              <w:bottom w:w="0" w:type="dxa"/>
              <w:right w:w="0" w:type="dxa"/>
            </w:tcMar>
            <w:vAlign w:val="center"/>
          </w:tcPr>
          <w:p w14:paraId="4AD4F22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1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0.001</w:t>
            </w:r>
          </w:p>
        </w:tc>
      </w:tr>
      <w:tr w:rsidR="000F5601" w:rsidRPr="00663605" w14:paraId="5634FF9A" w14:textId="77777777" w:rsidTr="000F5601">
        <w:trPr>
          <w:trHeight w:val="20"/>
          <w:jc w:val="center"/>
        </w:trPr>
        <w:tc>
          <w:tcPr>
            <w:tcW w:w="1024" w:type="pct"/>
            <w:shd w:val="clear" w:color="auto" w:fill="FFFFFF"/>
            <w:tcMar>
              <w:top w:w="0" w:type="dxa"/>
              <w:left w:w="0" w:type="dxa"/>
              <w:bottom w:w="0" w:type="dxa"/>
              <w:right w:w="0" w:type="dxa"/>
            </w:tcMar>
            <w:vAlign w:val="center"/>
          </w:tcPr>
          <w:p w14:paraId="252C7E4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1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color w:val="000000"/>
                <w:sz w:val="22"/>
                <w:szCs w:val="22"/>
              </w:rPr>
              <w:t>Euglenophyta</w:t>
            </w:r>
          </w:p>
        </w:tc>
        <w:tc>
          <w:tcPr>
            <w:tcW w:w="546" w:type="pct"/>
            <w:shd w:val="clear" w:color="auto" w:fill="FFFFFF"/>
            <w:tcMar>
              <w:top w:w="0" w:type="dxa"/>
              <w:left w:w="0" w:type="dxa"/>
              <w:bottom w:w="0" w:type="dxa"/>
              <w:right w:w="0" w:type="dxa"/>
            </w:tcMar>
            <w:vAlign w:val="center"/>
          </w:tcPr>
          <w:p w14:paraId="36F43BA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1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0.005</w:t>
            </w:r>
          </w:p>
        </w:tc>
        <w:tc>
          <w:tcPr>
            <w:tcW w:w="468" w:type="pct"/>
            <w:shd w:val="clear" w:color="auto" w:fill="FFFFFF"/>
            <w:tcMar>
              <w:top w:w="0" w:type="dxa"/>
              <w:left w:w="0" w:type="dxa"/>
              <w:bottom w:w="0" w:type="dxa"/>
              <w:right w:w="0" w:type="dxa"/>
            </w:tcMar>
            <w:vAlign w:val="center"/>
          </w:tcPr>
          <w:p w14:paraId="52A1972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1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0.006</w:t>
            </w:r>
          </w:p>
        </w:tc>
        <w:tc>
          <w:tcPr>
            <w:tcW w:w="462" w:type="pct"/>
            <w:shd w:val="clear" w:color="auto" w:fill="FFFFFF"/>
            <w:tcMar>
              <w:top w:w="0" w:type="dxa"/>
              <w:left w:w="0" w:type="dxa"/>
              <w:bottom w:w="0" w:type="dxa"/>
              <w:right w:w="0" w:type="dxa"/>
            </w:tcMar>
            <w:vAlign w:val="center"/>
          </w:tcPr>
          <w:p w14:paraId="1C30044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21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0.766</w:t>
            </w:r>
          </w:p>
        </w:tc>
        <w:tc>
          <w:tcPr>
            <w:tcW w:w="620" w:type="pct"/>
            <w:shd w:val="clear" w:color="auto" w:fill="FFFFFF"/>
            <w:tcMar>
              <w:top w:w="0" w:type="dxa"/>
              <w:left w:w="0" w:type="dxa"/>
              <w:bottom w:w="0" w:type="dxa"/>
              <w:right w:w="0" w:type="dxa"/>
            </w:tcMar>
            <w:vAlign w:val="center"/>
          </w:tcPr>
          <w:p w14:paraId="7920636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1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1.439</w:t>
            </w:r>
          </w:p>
        </w:tc>
        <w:tc>
          <w:tcPr>
            <w:tcW w:w="565" w:type="pct"/>
            <w:shd w:val="clear" w:color="auto" w:fill="FFFFFF"/>
            <w:tcMar>
              <w:top w:w="0" w:type="dxa"/>
              <w:left w:w="0" w:type="dxa"/>
              <w:bottom w:w="0" w:type="dxa"/>
              <w:right w:w="0" w:type="dxa"/>
            </w:tcMar>
            <w:vAlign w:val="center"/>
          </w:tcPr>
          <w:p w14:paraId="6A92DAF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1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0.804</w:t>
            </w:r>
          </w:p>
        </w:tc>
        <w:tc>
          <w:tcPr>
            <w:tcW w:w="622" w:type="pct"/>
            <w:shd w:val="clear" w:color="auto" w:fill="FFFFFF"/>
            <w:tcMar>
              <w:top w:w="0" w:type="dxa"/>
              <w:left w:w="0" w:type="dxa"/>
              <w:bottom w:w="0" w:type="dxa"/>
              <w:right w:w="0" w:type="dxa"/>
            </w:tcMar>
            <w:vAlign w:val="center"/>
          </w:tcPr>
          <w:p w14:paraId="1EE7CA9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1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0.997</w:t>
            </w:r>
          </w:p>
        </w:tc>
        <w:tc>
          <w:tcPr>
            <w:tcW w:w="692" w:type="pct"/>
            <w:shd w:val="clear" w:color="auto" w:fill="FFFFFF"/>
            <w:tcMar>
              <w:top w:w="0" w:type="dxa"/>
              <w:left w:w="0" w:type="dxa"/>
              <w:bottom w:w="0" w:type="dxa"/>
              <w:right w:w="0" w:type="dxa"/>
            </w:tcMar>
            <w:vAlign w:val="center"/>
          </w:tcPr>
          <w:p w14:paraId="3D53E2E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1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0.944</w:t>
            </w:r>
          </w:p>
        </w:tc>
      </w:tr>
      <w:tr w:rsidR="000F5601" w:rsidRPr="00663605" w14:paraId="1BE1612C" w14:textId="77777777" w:rsidTr="000F5601">
        <w:trPr>
          <w:trHeight w:val="20"/>
          <w:jc w:val="center"/>
        </w:trPr>
        <w:tc>
          <w:tcPr>
            <w:tcW w:w="1024" w:type="pct"/>
            <w:shd w:val="clear" w:color="auto" w:fill="FFFFFF"/>
            <w:tcMar>
              <w:top w:w="0" w:type="dxa"/>
              <w:left w:w="0" w:type="dxa"/>
              <w:bottom w:w="0" w:type="dxa"/>
              <w:right w:w="0" w:type="dxa"/>
            </w:tcMar>
            <w:vAlign w:val="center"/>
          </w:tcPr>
          <w:p w14:paraId="4A3E938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2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color w:val="000000"/>
                <w:sz w:val="22"/>
                <w:szCs w:val="22"/>
              </w:rPr>
              <w:t>Bacillariophyta</w:t>
            </w:r>
          </w:p>
        </w:tc>
        <w:tc>
          <w:tcPr>
            <w:tcW w:w="546" w:type="pct"/>
            <w:shd w:val="clear" w:color="auto" w:fill="FFFFFF"/>
            <w:tcMar>
              <w:top w:w="0" w:type="dxa"/>
              <w:left w:w="0" w:type="dxa"/>
              <w:bottom w:w="0" w:type="dxa"/>
              <w:right w:w="0" w:type="dxa"/>
            </w:tcMar>
            <w:vAlign w:val="center"/>
          </w:tcPr>
          <w:p w14:paraId="5DAF9BE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2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0.002</w:t>
            </w:r>
          </w:p>
        </w:tc>
        <w:tc>
          <w:tcPr>
            <w:tcW w:w="468" w:type="pct"/>
            <w:shd w:val="clear" w:color="auto" w:fill="FFFFFF"/>
            <w:tcMar>
              <w:top w:w="0" w:type="dxa"/>
              <w:left w:w="0" w:type="dxa"/>
              <w:bottom w:w="0" w:type="dxa"/>
              <w:right w:w="0" w:type="dxa"/>
            </w:tcMar>
            <w:vAlign w:val="center"/>
          </w:tcPr>
          <w:p w14:paraId="34FCEDA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2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0.003</w:t>
            </w:r>
          </w:p>
        </w:tc>
        <w:tc>
          <w:tcPr>
            <w:tcW w:w="462" w:type="pct"/>
            <w:shd w:val="clear" w:color="auto" w:fill="FFFFFF"/>
            <w:tcMar>
              <w:top w:w="0" w:type="dxa"/>
              <w:left w:w="0" w:type="dxa"/>
              <w:bottom w:w="0" w:type="dxa"/>
              <w:right w:w="0" w:type="dxa"/>
            </w:tcMar>
            <w:vAlign w:val="center"/>
          </w:tcPr>
          <w:p w14:paraId="6635AF07"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22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0.705</w:t>
            </w:r>
          </w:p>
        </w:tc>
        <w:tc>
          <w:tcPr>
            <w:tcW w:w="620" w:type="pct"/>
            <w:shd w:val="clear" w:color="auto" w:fill="FFFFFF"/>
            <w:tcMar>
              <w:top w:w="0" w:type="dxa"/>
              <w:left w:w="0" w:type="dxa"/>
              <w:bottom w:w="0" w:type="dxa"/>
              <w:right w:w="0" w:type="dxa"/>
            </w:tcMar>
            <w:vAlign w:val="center"/>
          </w:tcPr>
          <w:p w14:paraId="3488827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2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0.186</w:t>
            </w:r>
          </w:p>
        </w:tc>
        <w:tc>
          <w:tcPr>
            <w:tcW w:w="565" w:type="pct"/>
            <w:shd w:val="clear" w:color="auto" w:fill="FFFFFF"/>
            <w:tcMar>
              <w:top w:w="0" w:type="dxa"/>
              <w:left w:w="0" w:type="dxa"/>
              <w:bottom w:w="0" w:type="dxa"/>
              <w:right w:w="0" w:type="dxa"/>
            </w:tcMar>
            <w:vAlign w:val="center"/>
          </w:tcPr>
          <w:p w14:paraId="7401469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2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0.747</w:t>
            </w:r>
          </w:p>
        </w:tc>
        <w:tc>
          <w:tcPr>
            <w:tcW w:w="622" w:type="pct"/>
            <w:shd w:val="clear" w:color="auto" w:fill="FFFFFF"/>
            <w:tcMar>
              <w:top w:w="0" w:type="dxa"/>
              <w:left w:w="0" w:type="dxa"/>
              <w:bottom w:w="0" w:type="dxa"/>
              <w:right w:w="0" w:type="dxa"/>
            </w:tcMar>
            <w:vAlign w:val="center"/>
          </w:tcPr>
          <w:p w14:paraId="6FFF419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2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1.000</w:t>
            </w:r>
          </w:p>
        </w:tc>
        <w:tc>
          <w:tcPr>
            <w:tcW w:w="692" w:type="pct"/>
            <w:shd w:val="clear" w:color="auto" w:fill="FFFFFF"/>
            <w:tcMar>
              <w:top w:w="0" w:type="dxa"/>
              <w:left w:w="0" w:type="dxa"/>
              <w:bottom w:w="0" w:type="dxa"/>
              <w:right w:w="0" w:type="dxa"/>
            </w:tcMar>
            <w:vAlign w:val="center"/>
          </w:tcPr>
          <w:p w14:paraId="2E84133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2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0.370</w:t>
            </w:r>
          </w:p>
        </w:tc>
      </w:tr>
      <w:tr w:rsidR="000F5601" w:rsidRPr="00663605" w14:paraId="16D1E8F5"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3059A01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2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02230D">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795E5FC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2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348E1B1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3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4AB1C5C7"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23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bottom w:val="single" w:sz="4" w:space="0" w:color="auto"/>
            </w:tcBorders>
            <w:shd w:val="clear" w:color="auto" w:fill="FFFFFF"/>
            <w:tcMar>
              <w:top w:w="0" w:type="dxa"/>
              <w:left w:w="0" w:type="dxa"/>
              <w:bottom w:w="0" w:type="dxa"/>
              <w:right w:w="0" w:type="dxa"/>
            </w:tcMar>
            <w:vAlign w:val="center"/>
          </w:tcPr>
          <w:p w14:paraId="20FD324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3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2C7E45C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3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0347AC6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3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6FAE8FD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3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0.001</w:t>
            </w:r>
          </w:p>
        </w:tc>
      </w:tr>
      <w:tr w:rsidR="000F5601" w:rsidRPr="0002230D" w14:paraId="4877733F"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DE2B72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23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b/>
                <w:bCs/>
                <w:color w:val="000000"/>
                <w:sz w:val="22"/>
                <w:szCs w:val="22"/>
              </w:rPr>
              <w:t>Day 10</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D982256"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3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606A23AB"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3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62E73C92"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23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C0BAAFE"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4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6ABB913"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4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4E7EFD5"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4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0E8A7BB"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4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r>
      <w:tr w:rsidR="000F5601" w:rsidRPr="00A45B58" w14:paraId="304BDA14"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298D083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4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b/>
                <w:bCs/>
                <w:color w:val="000000"/>
                <w:sz w:val="22"/>
                <w:szCs w:val="22"/>
              </w:rPr>
              <w:t>Charophyta</w:t>
            </w:r>
          </w:p>
        </w:tc>
        <w:tc>
          <w:tcPr>
            <w:tcW w:w="546" w:type="pct"/>
            <w:tcBorders>
              <w:top w:val="single" w:sz="4" w:space="0" w:color="auto"/>
            </w:tcBorders>
            <w:shd w:val="clear" w:color="auto" w:fill="FFFFFF"/>
            <w:tcMar>
              <w:top w:w="0" w:type="dxa"/>
              <w:left w:w="0" w:type="dxa"/>
              <w:bottom w:w="0" w:type="dxa"/>
              <w:right w:w="0" w:type="dxa"/>
            </w:tcMar>
            <w:vAlign w:val="center"/>
          </w:tcPr>
          <w:p w14:paraId="2280CEA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4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0.272</w:t>
            </w:r>
          </w:p>
        </w:tc>
        <w:tc>
          <w:tcPr>
            <w:tcW w:w="468" w:type="pct"/>
            <w:tcBorders>
              <w:top w:val="single" w:sz="4" w:space="0" w:color="auto"/>
            </w:tcBorders>
            <w:shd w:val="clear" w:color="auto" w:fill="FFFFFF"/>
            <w:tcMar>
              <w:top w:w="0" w:type="dxa"/>
              <w:left w:w="0" w:type="dxa"/>
              <w:bottom w:w="0" w:type="dxa"/>
              <w:right w:w="0" w:type="dxa"/>
            </w:tcMar>
            <w:vAlign w:val="center"/>
          </w:tcPr>
          <w:p w14:paraId="428541C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4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0.237</w:t>
            </w:r>
          </w:p>
        </w:tc>
        <w:tc>
          <w:tcPr>
            <w:tcW w:w="462" w:type="pct"/>
            <w:tcBorders>
              <w:top w:val="single" w:sz="4" w:space="0" w:color="auto"/>
            </w:tcBorders>
            <w:shd w:val="clear" w:color="auto" w:fill="FFFFFF"/>
            <w:tcMar>
              <w:top w:w="0" w:type="dxa"/>
              <w:left w:w="0" w:type="dxa"/>
              <w:bottom w:w="0" w:type="dxa"/>
              <w:right w:w="0" w:type="dxa"/>
            </w:tcMar>
            <w:vAlign w:val="center"/>
          </w:tcPr>
          <w:p w14:paraId="0D3A1A7C"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24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1.147</w:t>
            </w:r>
          </w:p>
        </w:tc>
        <w:tc>
          <w:tcPr>
            <w:tcW w:w="620" w:type="pct"/>
            <w:tcBorders>
              <w:top w:val="single" w:sz="4" w:space="0" w:color="auto"/>
            </w:tcBorders>
            <w:shd w:val="clear" w:color="auto" w:fill="FFFFFF"/>
            <w:tcMar>
              <w:top w:w="0" w:type="dxa"/>
              <w:left w:w="0" w:type="dxa"/>
              <w:bottom w:w="0" w:type="dxa"/>
              <w:right w:w="0" w:type="dxa"/>
            </w:tcMar>
            <w:vAlign w:val="center"/>
          </w:tcPr>
          <w:p w14:paraId="0916C5B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4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32.657</w:t>
            </w:r>
          </w:p>
        </w:tc>
        <w:tc>
          <w:tcPr>
            <w:tcW w:w="565" w:type="pct"/>
            <w:tcBorders>
              <w:top w:val="single" w:sz="4" w:space="0" w:color="auto"/>
            </w:tcBorders>
            <w:shd w:val="clear" w:color="auto" w:fill="FFFFFF"/>
            <w:tcMar>
              <w:top w:w="0" w:type="dxa"/>
              <w:left w:w="0" w:type="dxa"/>
              <w:bottom w:w="0" w:type="dxa"/>
              <w:right w:w="0" w:type="dxa"/>
            </w:tcMar>
            <w:vAlign w:val="center"/>
          </w:tcPr>
          <w:p w14:paraId="49AAC51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4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135.963</w:t>
            </w:r>
          </w:p>
        </w:tc>
        <w:tc>
          <w:tcPr>
            <w:tcW w:w="622" w:type="pct"/>
            <w:tcBorders>
              <w:top w:val="single" w:sz="4" w:space="0" w:color="auto"/>
            </w:tcBorders>
            <w:shd w:val="clear" w:color="auto" w:fill="FFFFFF"/>
            <w:tcMar>
              <w:top w:w="0" w:type="dxa"/>
              <w:left w:w="0" w:type="dxa"/>
              <w:bottom w:w="0" w:type="dxa"/>
              <w:right w:w="0" w:type="dxa"/>
            </w:tcMar>
            <w:vAlign w:val="center"/>
          </w:tcPr>
          <w:p w14:paraId="37578FC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5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0.407</w:t>
            </w:r>
          </w:p>
        </w:tc>
        <w:tc>
          <w:tcPr>
            <w:tcW w:w="692" w:type="pct"/>
            <w:tcBorders>
              <w:top w:val="single" w:sz="4" w:space="0" w:color="auto"/>
            </w:tcBorders>
            <w:shd w:val="clear" w:color="auto" w:fill="FFFFFF"/>
            <w:tcMar>
              <w:top w:w="0" w:type="dxa"/>
              <w:left w:w="0" w:type="dxa"/>
              <w:bottom w:w="0" w:type="dxa"/>
              <w:right w:w="0" w:type="dxa"/>
            </w:tcMar>
            <w:vAlign w:val="center"/>
          </w:tcPr>
          <w:p w14:paraId="35343E6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5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0.031</w:t>
            </w:r>
          </w:p>
        </w:tc>
      </w:tr>
      <w:tr w:rsidR="000F5601" w:rsidRPr="00A45B58" w14:paraId="057A00D8" w14:textId="77777777" w:rsidTr="000F5601">
        <w:trPr>
          <w:trHeight w:val="20"/>
          <w:jc w:val="center"/>
        </w:trPr>
        <w:tc>
          <w:tcPr>
            <w:tcW w:w="1024" w:type="pct"/>
            <w:shd w:val="clear" w:color="auto" w:fill="FFFFFF"/>
            <w:tcMar>
              <w:top w:w="0" w:type="dxa"/>
              <w:left w:w="0" w:type="dxa"/>
              <w:bottom w:w="0" w:type="dxa"/>
              <w:right w:w="0" w:type="dxa"/>
            </w:tcMar>
            <w:vAlign w:val="center"/>
          </w:tcPr>
          <w:p w14:paraId="68F9FC1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5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02230D">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5949F65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5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0.148</w:t>
            </w:r>
          </w:p>
        </w:tc>
        <w:tc>
          <w:tcPr>
            <w:tcW w:w="468" w:type="pct"/>
            <w:shd w:val="clear" w:color="auto" w:fill="FFFFFF"/>
            <w:tcMar>
              <w:top w:w="0" w:type="dxa"/>
              <w:left w:w="0" w:type="dxa"/>
              <w:bottom w:w="0" w:type="dxa"/>
              <w:right w:w="0" w:type="dxa"/>
            </w:tcMar>
            <w:vAlign w:val="center"/>
          </w:tcPr>
          <w:p w14:paraId="057C79F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5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0.121</w:t>
            </w:r>
          </w:p>
        </w:tc>
        <w:tc>
          <w:tcPr>
            <w:tcW w:w="462" w:type="pct"/>
            <w:shd w:val="clear" w:color="auto" w:fill="FFFFFF"/>
            <w:tcMar>
              <w:top w:w="0" w:type="dxa"/>
              <w:left w:w="0" w:type="dxa"/>
              <w:bottom w:w="0" w:type="dxa"/>
              <w:right w:w="0" w:type="dxa"/>
            </w:tcMar>
            <w:vAlign w:val="center"/>
          </w:tcPr>
          <w:p w14:paraId="135EE294"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25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1.224</w:t>
            </w:r>
          </w:p>
        </w:tc>
        <w:tc>
          <w:tcPr>
            <w:tcW w:w="620" w:type="pct"/>
            <w:shd w:val="clear" w:color="auto" w:fill="FFFFFF"/>
            <w:tcMar>
              <w:top w:w="0" w:type="dxa"/>
              <w:left w:w="0" w:type="dxa"/>
              <w:bottom w:w="0" w:type="dxa"/>
              <w:right w:w="0" w:type="dxa"/>
            </w:tcMar>
            <w:vAlign w:val="center"/>
          </w:tcPr>
          <w:p w14:paraId="3A26FAF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5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9.747</w:t>
            </w:r>
          </w:p>
        </w:tc>
        <w:tc>
          <w:tcPr>
            <w:tcW w:w="565" w:type="pct"/>
            <w:shd w:val="clear" w:color="auto" w:fill="FFFFFF"/>
            <w:tcMar>
              <w:top w:w="0" w:type="dxa"/>
              <w:left w:w="0" w:type="dxa"/>
              <w:bottom w:w="0" w:type="dxa"/>
              <w:right w:w="0" w:type="dxa"/>
            </w:tcMar>
            <w:vAlign w:val="center"/>
          </w:tcPr>
          <w:p w14:paraId="0475CBB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5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65.023</w:t>
            </w:r>
          </w:p>
        </w:tc>
        <w:tc>
          <w:tcPr>
            <w:tcW w:w="622" w:type="pct"/>
            <w:shd w:val="clear" w:color="auto" w:fill="FFFFFF"/>
            <w:tcMar>
              <w:top w:w="0" w:type="dxa"/>
              <w:left w:w="0" w:type="dxa"/>
              <w:bottom w:w="0" w:type="dxa"/>
              <w:right w:w="0" w:type="dxa"/>
            </w:tcMar>
            <w:vAlign w:val="center"/>
          </w:tcPr>
          <w:p w14:paraId="3614EEF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5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0.628</w:t>
            </w:r>
          </w:p>
        </w:tc>
        <w:tc>
          <w:tcPr>
            <w:tcW w:w="692" w:type="pct"/>
            <w:shd w:val="clear" w:color="auto" w:fill="FFFFFF"/>
            <w:tcMar>
              <w:top w:w="0" w:type="dxa"/>
              <w:left w:w="0" w:type="dxa"/>
              <w:bottom w:w="0" w:type="dxa"/>
              <w:right w:w="0" w:type="dxa"/>
            </w:tcMar>
            <w:vAlign w:val="center"/>
          </w:tcPr>
          <w:p w14:paraId="5C21530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5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0.053</w:t>
            </w:r>
          </w:p>
        </w:tc>
      </w:tr>
      <w:tr w:rsidR="000F5601" w:rsidRPr="00A45B58" w14:paraId="54AD65A8" w14:textId="77777777" w:rsidTr="000F5601">
        <w:trPr>
          <w:trHeight w:val="20"/>
          <w:jc w:val="center"/>
        </w:trPr>
        <w:tc>
          <w:tcPr>
            <w:tcW w:w="1024" w:type="pct"/>
            <w:shd w:val="clear" w:color="auto" w:fill="FFFFFF"/>
            <w:tcMar>
              <w:top w:w="0" w:type="dxa"/>
              <w:left w:w="0" w:type="dxa"/>
              <w:bottom w:w="0" w:type="dxa"/>
              <w:right w:w="0" w:type="dxa"/>
            </w:tcMar>
            <w:vAlign w:val="center"/>
          </w:tcPr>
          <w:p w14:paraId="347F09C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6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02230D">
              <w:rPr>
                <w:rFonts w:ascii="Times New Roman" w:eastAsia="Helvetica" w:hAnsi="Times New Roman" w:cs="Times New Roman"/>
                <w:b/>
                <w:bCs/>
                <w:color w:val="000000"/>
                <w:sz w:val="22"/>
                <w:szCs w:val="22"/>
              </w:rPr>
              <w:t>Cryptophyta</w:t>
            </w:r>
            <w:proofErr w:type="spellEnd"/>
          </w:p>
        </w:tc>
        <w:tc>
          <w:tcPr>
            <w:tcW w:w="546" w:type="pct"/>
            <w:shd w:val="clear" w:color="auto" w:fill="FFFFFF"/>
            <w:tcMar>
              <w:top w:w="0" w:type="dxa"/>
              <w:left w:w="0" w:type="dxa"/>
              <w:bottom w:w="0" w:type="dxa"/>
              <w:right w:w="0" w:type="dxa"/>
            </w:tcMar>
            <w:vAlign w:val="center"/>
          </w:tcPr>
          <w:p w14:paraId="08A6F0B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6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0.146</w:t>
            </w:r>
          </w:p>
        </w:tc>
        <w:tc>
          <w:tcPr>
            <w:tcW w:w="468" w:type="pct"/>
            <w:shd w:val="clear" w:color="auto" w:fill="FFFFFF"/>
            <w:tcMar>
              <w:top w:w="0" w:type="dxa"/>
              <w:left w:w="0" w:type="dxa"/>
              <w:bottom w:w="0" w:type="dxa"/>
              <w:right w:w="0" w:type="dxa"/>
            </w:tcMar>
            <w:vAlign w:val="center"/>
          </w:tcPr>
          <w:p w14:paraId="076C37C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6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0.108</w:t>
            </w:r>
          </w:p>
        </w:tc>
        <w:tc>
          <w:tcPr>
            <w:tcW w:w="462" w:type="pct"/>
            <w:shd w:val="clear" w:color="auto" w:fill="FFFFFF"/>
            <w:tcMar>
              <w:top w:w="0" w:type="dxa"/>
              <w:left w:w="0" w:type="dxa"/>
              <w:bottom w:w="0" w:type="dxa"/>
              <w:right w:w="0" w:type="dxa"/>
            </w:tcMar>
            <w:vAlign w:val="center"/>
          </w:tcPr>
          <w:p w14:paraId="5DA57F39"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26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1.347</w:t>
            </w:r>
          </w:p>
        </w:tc>
        <w:tc>
          <w:tcPr>
            <w:tcW w:w="620" w:type="pct"/>
            <w:shd w:val="clear" w:color="auto" w:fill="FFFFFF"/>
            <w:tcMar>
              <w:top w:w="0" w:type="dxa"/>
              <w:left w:w="0" w:type="dxa"/>
              <w:bottom w:w="0" w:type="dxa"/>
              <w:right w:w="0" w:type="dxa"/>
            </w:tcMar>
            <w:vAlign w:val="center"/>
          </w:tcPr>
          <w:p w14:paraId="310EA00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6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13.064</w:t>
            </w:r>
          </w:p>
        </w:tc>
        <w:tc>
          <w:tcPr>
            <w:tcW w:w="565" w:type="pct"/>
            <w:shd w:val="clear" w:color="auto" w:fill="FFFFFF"/>
            <w:tcMar>
              <w:top w:w="0" w:type="dxa"/>
              <w:left w:w="0" w:type="dxa"/>
              <w:bottom w:w="0" w:type="dxa"/>
              <w:right w:w="0" w:type="dxa"/>
            </w:tcMar>
            <w:vAlign w:val="center"/>
          </w:tcPr>
          <w:p w14:paraId="191ECD3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6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45.836</w:t>
            </w:r>
          </w:p>
        </w:tc>
        <w:tc>
          <w:tcPr>
            <w:tcW w:w="622" w:type="pct"/>
            <w:shd w:val="clear" w:color="auto" w:fill="FFFFFF"/>
            <w:tcMar>
              <w:top w:w="0" w:type="dxa"/>
              <w:left w:w="0" w:type="dxa"/>
              <w:bottom w:w="0" w:type="dxa"/>
              <w:right w:w="0" w:type="dxa"/>
            </w:tcMar>
            <w:vAlign w:val="center"/>
          </w:tcPr>
          <w:p w14:paraId="4DB4980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6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0.846</w:t>
            </w:r>
          </w:p>
        </w:tc>
        <w:tc>
          <w:tcPr>
            <w:tcW w:w="692" w:type="pct"/>
            <w:shd w:val="clear" w:color="auto" w:fill="FFFFFF"/>
            <w:tcMar>
              <w:top w:w="0" w:type="dxa"/>
              <w:left w:w="0" w:type="dxa"/>
              <w:bottom w:w="0" w:type="dxa"/>
              <w:right w:w="0" w:type="dxa"/>
            </w:tcMar>
            <w:vAlign w:val="center"/>
          </w:tcPr>
          <w:p w14:paraId="2439B3A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6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0.001</w:t>
            </w:r>
          </w:p>
        </w:tc>
      </w:tr>
      <w:tr w:rsidR="000F5601" w:rsidRPr="00A45B58" w14:paraId="5EAB758A" w14:textId="77777777" w:rsidTr="000F5601">
        <w:trPr>
          <w:trHeight w:val="20"/>
          <w:jc w:val="center"/>
        </w:trPr>
        <w:tc>
          <w:tcPr>
            <w:tcW w:w="1024" w:type="pct"/>
            <w:shd w:val="clear" w:color="auto" w:fill="FFFFFF"/>
            <w:tcMar>
              <w:top w:w="0" w:type="dxa"/>
              <w:left w:w="0" w:type="dxa"/>
              <w:bottom w:w="0" w:type="dxa"/>
              <w:right w:w="0" w:type="dxa"/>
            </w:tcMar>
            <w:vAlign w:val="center"/>
          </w:tcPr>
          <w:p w14:paraId="1B21B80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6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b/>
                <w:bCs/>
                <w:color w:val="000000"/>
                <w:sz w:val="22"/>
                <w:szCs w:val="22"/>
              </w:rPr>
              <w:t>Bacillariophyta</w:t>
            </w:r>
          </w:p>
        </w:tc>
        <w:tc>
          <w:tcPr>
            <w:tcW w:w="546" w:type="pct"/>
            <w:shd w:val="clear" w:color="auto" w:fill="FFFFFF"/>
            <w:tcMar>
              <w:top w:w="0" w:type="dxa"/>
              <w:left w:w="0" w:type="dxa"/>
              <w:bottom w:w="0" w:type="dxa"/>
              <w:right w:w="0" w:type="dxa"/>
            </w:tcMar>
            <w:vAlign w:val="center"/>
          </w:tcPr>
          <w:p w14:paraId="779D776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6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0.072</w:t>
            </w:r>
          </w:p>
        </w:tc>
        <w:tc>
          <w:tcPr>
            <w:tcW w:w="468" w:type="pct"/>
            <w:shd w:val="clear" w:color="auto" w:fill="FFFFFF"/>
            <w:tcMar>
              <w:top w:w="0" w:type="dxa"/>
              <w:left w:w="0" w:type="dxa"/>
              <w:bottom w:w="0" w:type="dxa"/>
              <w:right w:w="0" w:type="dxa"/>
            </w:tcMar>
            <w:vAlign w:val="center"/>
          </w:tcPr>
          <w:p w14:paraId="6EFB61B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7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0.078</w:t>
            </w:r>
          </w:p>
        </w:tc>
        <w:tc>
          <w:tcPr>
            <w:tcW w:w="462" w:type="pct"/>
            <w:shd w:val="clear" w:color="auto" w:fill="FFFFFF"/>
            <w:tcMar>
              <w:top w:w="0" w:type="dxa"/>
              <w:left w:w="0" w:type="dxa"/>
              <w:bottom w:w="0" w:type="dxa"/>
              <w:right w:w="0" w:type="dxa"/>
            </w:tcMar>
            <w:vAlign w:val="center"/>
          </w:tcPr>
          <w:p w14:paraId="3CE1AB7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27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0.926</w:t>
            </w:r>
          </w:p>
        </w:tc>
        <w:tc>
          <w:tcPr>
            <w:tcW w:w="620" w:type="pct"/>
            <w:shd w:val="clear" w:color="auto" w:fill="FFFFFF"/>
            <w:tcMar>
              <w:top w:w="0" w:type="dxa"/>
              <w:left w:w="0" w:type="dxa"/>
              <w:bottom w:w="0" w:type="dxa"/>
              <w:right w:w="0" w:type="dxa"/>
            </w:tcMar>
            <w:vAlign w:val="center"/>
          </w:tcPr>
          <w:p w14:paraId="387AB37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7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5.035</w:t>
            </w:r>
          </w:p>
        </w:tc>
        <w:tc>
          <w:tcPr>
            <w:tcW w:w="565" w:type="pct"/>
            <w:shd w:val="clear" w:color="auto" w:fill="FFFFFF"/>
            <w:tcMar>
              <w:top w:w="0" w:type="dxa"/>
              <w:left w:w="0" w:type="dxa"/>
              <w:bottom w:w="0" w:type="dxa"/>
              <w:right w:w="0" w:type="dxa"/>
            </w:tcMar>
            <w:vAlign w:val="center"/>
          </w:tcPr>
          <w:p w14:paraId="5642C20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7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34.741</w:t>
            </w:r>
          </w:p>
        </w:tc>
        <w:tc>
          <w:tcPr>
            <w:tcW w:w="622" w:type="pct"/>
            <w:shd w:val="clear" w:color="auto" w:fill="FFFFFF"/>
            <w:tcMar>
              <w:top w:w="0" w:type="dxa"/>
              <w:left w:w="0" w:type="dxa"/>
              <w:bottom w:w="0" w:type="dxa"/>
              <w:right w:w="0" w:type="dxa"/>
            </w:tcMar>
            <w:vAlign w:val="center"/>
          </w:tcPr>
          <w:p w14:paraId="5A1A676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7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0.954</w:t>
            </w:r>
          </w:p>
        </w:tc>
        <w:tc>
          <w:tcPr>
            <w:tcW w:w="692" w:type="pct"/>
            <w:shd w:val="clear" w:color="auto" w:fill="FFFFFF"/>
            <w:tcMar>
              <w:top w:w="0" w:type="dxa"/>
              <w:left w:w="0" w:type="dxa"/>
              <w:bottom w:w="0" w:type="dxa"/>
              <w:right w:w="0" w:type="dxa"/>
            </w:tcMar>
            <w:vAlign w:val="center"/>
          </w:tcPr>
          <w:p w14:paraId="41FE951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7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b/>
                <w:bCs/>
                <w:color w:val="000000"/>
                <w:sz w:val="22"/>
                <w:szCs w:val="22"/>
              </w:rPr>
              <w:t>0.001</w:t>
            </w:r>
          </w:p>
        </w:tc>
      </w:tr>
      <w:tr w:rsidR="000F5601" w:rsidRPr="00A45B58" w14:paraId="7900037D" w14:textId="77777777" w:rsidTr="000F5601">
        <w:trPr>
          <w:trHeight w:val="20"/>
          <w:jc w:val="center"/>
        </w:trPr>
        <w:tc>
          <w:tcPr>
            <w:tcW w:w="1024" w:type="pct"/>
            <w:shd w:val="clear" w:color="auto" w:fill="FFFFFF"/>
            <w:tcMar>
              <w:top w:w="0" w:type="dxa"/>
              <w:left w:w="0" w:type="dxa"/>
              <w:bottom w:w="0" w:type="dxa"/>
              <w:right w:w="0" w:type="dxa"/>
            </w:tcMar>
            <w:vAlign w:val="center"/>
          </w:tcPr>
          <w:p w14:paraId="72C9209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7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color w:val="000000"/>
                <w:sz w:val="22"/>
                <w:szCs w:val="22"/>
              </w:rPr>
              <w:t>Chlorophyta</w:t>
            </w:r>
          </w:p>
        </w:tc>
        <w:tc>
          <w:tcPr>
            <w:tcW w:w="546" w:type="pct"/>
            <w:shd w:val="clear" w:color="auto" w:fill="FFFFFF"/>
            <w:tcMar>
              <w:top w:w="0" w:type="dxa"/>
              <w:left w:w="0" w:type="dxa"/>
              <w:bottom w:w="0" w:type="dxa"/>
              <w:right w:w="0" w:type="dxa"/>
            </w:tcMar>
            <w:vAlign w:val="center"/>
          </w:tcPr>
          <w:p w14:paraId="28F3816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7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0.023</w:t>
            </w:r>
          </w:p>
        </w:tc>
        <w:tc>
          <w:tcPr>
            <w:tcW w:w="468" w:type="pct"/>
            <w:shd w:val="clear" w:color="auto" w:fill="FFFFFF"/>
            <w:tcMar>
              <w:top w:w="0" w:type="dxa"/>
              <w:left w:w="0" w:type="dxa"/>
              <w:bottom w:w="0" w:type="dxa"/>
              <w:right w:w="0" w:type="dxa"/>
            </w:tcMar>
            <w:vAlign w:val="center"/>
          </w:tcPr>
          <w:p w14:paraId="20B7B90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7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0.025</w:t>
            </w:r>
          </w:p>
        </w:tc>
        <w:tc>
          <w:tcPr>
            <w:tcW w:w="462" w:type="pct"/>
            <w:shd w:val="clear" w:color="auto" w:fill="FFFFFF"/>
            <w:tcMar>
              <w:top w:w="0" w:type="dxa"/>
              <w:left w:w="0" w:type="dxa"/>
              <w:bottom w:w="0" w:type="dxa"/>
              <w:right w:w="0" w:type="dxa"/>
            </w:tcMar>
            <w:vAlign w:val="center"/>
          </w:tcPr>
          <w:p w14:paraId="4341803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27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0.911</w:t>
            </w:r>
          </w:p>
        </w:tc>
        <w:tc>
          <w:tcPr>
            <w:tcW w:w="620" w:type="pct"/>
            <w:shd w:val="clear" w:color="auto" w:fill="FFFFFF"/>
            <w:tcMar>
              <w:top w:w="0" w:type="dxa"/>
              <w:left w:w="0" w:type="dxa"/>
              <w:bottom w:w="0" w:type="dxa"/>
              <w:right w:w="0" w:type="dxa"/>
            </w:tcMar>
            <w:vAlign w:val="center"/>
          </w:tcPr>
          <w:p w14:paraId="42E03C1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8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3.339</w:t>
            </w:r>
          </w:p>
        </w:tc>
        <w:tc>
          <w:tcPr>
            <w:tcW w:w="565" w:type="pct"/>
            <w:shd w:val="clear" w:color="auto" w:fill="FFFFFF"/>
            <w:tcMar>
              <w:top w:w="0" w:type="dxa"/>
              <w:left w:w="0" w:type="dxa"/>
              <w:bottom w:w="0" w:type="dxa"/>
              <w:right w:w="0" w:type="dxa"/>
            </w:tcMar>
            <w:vAlign w:val="center"/>
          </w:tcPr>
          <w:p w14:paraId="2F6EC34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8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11.008</w:t>
            </w:r>
          </w:p>
        </w:tc>
        <w:tc>
          <w:tcPr>
            <w:tcW w:w="622" w:type="pct"/>
            <w:shd w:val="clear" w:color="auto" w:fill="FFFFFF"/>
            <w:tcMar>
              <w:top w:w="0" w:type="dxa"/>
              <w:left w:w="0" w:type="dxa"/>
              <w:bottom w:w="0" w:type="dxa"/>
              <w:right w:w="0" w:type="dxa"/>
            </w:tcMar>
            <w:vAlign w:val="center"/>
          </w:tcPr>
          <w:p w14:paraId="4745809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8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0.988</w:t>
            </w:r>
          </w:p>
        </w:tc>
        <w:tc>
          <w:tcPr>
            <w:tcW w:w="692" w:type="pct"/>
            <w:shd w:val="clear" w:color="auto" w:fill="FFFFFF"/>
            <w:tcMar>
              <w:top w:w="0" w:type="dxa"/>
              <w:left w:w="0" w:type="dxa"/>
              <w:bottom w:w="0" w:type="dxa"/>
              <w:right w:w="0" w:type="dxa"/>
            </w:tcMar>
            <w:vAlign w:val="center"/>
          </w:tcPr>
          <w:p w14:paraId="5062CA8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8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0.184</w:t>
            </w:r>
          </w:p>
        </w:tc>
      </w:tr>
      <w:tr w:rsidR="000F5601" w:rsidRPr="00A45B58" w14:paraId="11D6648F" w14:textId="77777777" w:rsidTr="000F5601">
        <w:trPr>
          <w:trHeight w:val="20"/>
          <w:jc w:val="center"/>
        </w:trPr>
        <w:tc>
          <w:tcPr>
            <w:tcW w:w="1024" w:type="pct"/>
            <w:shd w:val="clear" w:color="auto" w:fill="FFFFFF"/>
            <w:tcMar>
              <w:top w:w="0" w:type="dxa"/>
              <w:left w:w="0" w:type="dxa"/>
              <w:bottom w:w="0" w:type="dxa"/>
              <w:right w:w="0" w:type="dxa"/>
            </w:tcMar>
            <w:vAlign w:val="center"/>
          </w:tcPr>
          <w:p w14:paraId="1092D4F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8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color w:val="000000"/>
                <w:sz w:val="22"/>
                <w:szCs w:val="22"/>
              </w:rPr>
              <w:t>Cyanobacteria</w:t>
            </w:r>
          </w:p>
        </w:tc>
        <w:tc>
          <w:tcPr>
            <w:tcW w:w="546" w:type="pct"/>
            <w:shd w:val="clear" w:color="auto" w:fill="FFFFFF"/>
            <w:tcMar>
              <w:top w:w="0" w:type="dxa"/>
              <w:left w:w="0" w:type="dxa"/>
              <w:bottom w:w="0" w:type="dxa"/>
              <w:right w:w="0" w:type="dxa"/>
            </w:tcMar>
            <w:vAlign w:val="center"/>
          </w:tcPr>
          <w:p w14:paraId="6BFFBED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8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0.005</w:t>
            </w:r>
          </w:p>
        </w:tc>
        <w:tc>
          <w:tcPr>
            <w:tcW w:w="468" w:type="pct"/>
            <w:shd w:val="clear" w:color="auto" w:fill="FFFFFF"/>
            <w:tcMar>
              <w:top w:w="0" w:type="dxa"/>
              <w:left w:w="0" w:type="dxa"/>
              <w:bottom w:w="0" w:type="dxa"/>
              <w:right w:w="0" w:type="dxa"/>
            </w:tcMar>
            <w:vAlign w:val="center"/>
          </w:tcPr>
          <w:p w14:paraId="4D49657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8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0.007</w:t>
            </w:r>
          </w:p>
        </w:tc>
        <w:tc>
          <w:tcPr>
            <w:tcW w:w="462" w:type="pct"/>
            <w:shd w:val="clear" w:color="auto" w:fill="FFFFFF"/>
            <w:tcMar>
              <w:top w:w="0" w:type="dxa"/>
              <w:left w:w="0" w:type="dxa"/>
              <w:bottom w:w="0" w:type="dxa"/>
              <w:right w:w="0" w:type="dxa"/>
            </w:tcMar>
            <w:vAlign w:val="center"/>
          </w:tcPr>
          <w:p w14:paraId="13C78AE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28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0.803</w:t>
            </w:r>
          </w:p>
        </w:tc>
        <w:tc>
          <w:tcPr>
            <w:tcW w:w="620" w:type="pct"/>
            <w:shd w:val="clear" w:color="auto" w:fill="FFFFFF"/>
            <w:tcMar>
              <w:top w:w="0" w:type="dxa"/>
              <w:left w:w="0" w:type="dxa"/>
              <w:bottom w:w="0" w:type="dxa"/>
              <w:right w:w="0" w:type="dxa"/>
            </w:tcMar>
            <w:vAlign w:val="center"/>
          </w:tcPr>
          <w:p w14:paraId="6927E07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8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0.550</w:t>
            </w:r>
          </w:p>
        </w:tc>
        <w:tc>
          <w:tcPr>
            <w:tcW w:w="565" w:type="pct"/>
            <w:shd w:val="clear" w:color="auto" w:fill="FFFFFF"/>
            <w:tcMar>
              <w:top w:w="0" w:type="dxa"/>
              <w:left w:w="0" w:type="dxa"/>
              <w:bottom w:w="0" w:type="dxa"/>
              <w:right w:w="0" w:type="dxa"/>
            </w:tcMar>
            <w:vAlign w:val="center"/>
          </w:tcPr>
          <w:p w14:paraId="39DAD8F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8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2.366</w:t>
            </w:r>
          </w:p>
        </w:tc>
        <w:tc>
          <w:tcPr>
            <w:tcW w:w="622" w:type="pct"/>
            <w:shd w:val="clear" w:color="auto" w:fill="FFFFFF"/>
            <w:tcMar>
              <w:top w:w="0" w:type="dxa"/>
              <w:left w:w="0" w:type="dxa"/>
              <w:bottom w:w="0" w:type="dxa"/>
              <w:right w:w="0" w:type="dxa"/>
            </w:tcMar>
            <w:vAlign w:val="center"/>
          </w:tcPr>
          <w:p w14:paraId="1BC2949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9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0.996</w:t>
            </w:r>
          </w:p>
        </w:tc>
        <w:tc>
          <w:tcPr>
            <w:tcW w:w="692" w:type="pct"/>
            <w:shd w:val="clear" w:color="auto" w:fill="FFFFFF"/>
            <w:tcMar>
              <w:top w:w="0" w:type="dxa"/>
              <w:left w:w="0" w:type="dxa"/>
              <w:bottom w:w="0" w:type="dxa"/>
              <w:right w:w="0" w:type="dxa"/>
            </w:tcMar>
            <w:vAlign w:val="center"/>
          </w:tcPr>
          <w:p w14:paraId="12CB06F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9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0.946</w:t>
            </w:r>
          </w:p>
        </w:tc>
      </w:tr>
      <w:tr w:rsidR="000F5601" w:rsidRPr="00A45B58" w14:paraId="57F72E96" w14:textId="77777777" w:rsidTr="000F5601">
        <w:trPr>
          <w:trHeight w:val="20"/>
          <w:jc w:val="center"/>
        </w:trPr>
        <w:tc>
          <w:tcPr>
            <w:tcW w:w="1024" w:type="pct"/>
            <w:shd w:val="clear" w:color="auto" w:fill="FFFFFF"/>
            <w:tcMar>
              <w:top w:w="0" w:type="dxa"/>
              <w:left w:w="0" w:type="dxa"/>
              <w:bottom w:w="0" w:type="dxa"/>
              <w:right w:w="0" w:type="dxa"/>
            </w:tcMar>
            <w:vAlign w:val="center"/>
          </w:tcPr>
          <w:p w14:paraId="68DC71F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9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02230D">
              <w:rPr>
                <w:rFonts w:ascii="Times New Roman" w:eastAsia="Helvetica" w:hAnsi="Times New Roman" w:cs="Times New Roman"/>
                <w:color w:val="000000"/>
                <w:sz w:val="22"/>
                <w:szCs w:val="22"/>
              </w:rPr>
              <w:t>Euglenophyta</w:t>
            </w:r>
          </w:p>
        </w:tc>
        <w:tc>
          <w:tcPr>
            <w:tcW w:w="546" w:type="pct"/>
            <w:shd w:val="clear" w:color="auto" w:fill="FFFFFF"/>
            <w:tcMar>
              <w:top w:w="0" w:type="dxa"/>
              <w:left w:w="0" w:type="dxa"/>
              <w:bottom w:w="0" w:type="dxa"/>
              <w:right w:w="0" w:type="dxa"/>
            </w:tcMar>
            <w:vAlign w:val="center"/>
          </w:tcPr>
          <w:p w14:paraId="6C0D6E3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9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0.003</w:t>
            </w:r>
          </w:p>
        </w:tc>
        <w:tc>
          <w:tcPr>
            <w:tcW w:w="468" w:type="pct"/>
            <w:shd w:val="clear" w:color="auto" w:fill="FFFFFF"/>
            <w:tcMar>
              <w:top w:w="0" w:type="dxa"/>
              <w:left w:w="0" w:type="dxa"/>
              <w:bottom w:w="0" w:type="dxa"/>
              <w:right w:w="0" w:type="dxa"/>
            </w:tcMar>
            <w:vAlign w:val="center"/>
          </w:tcPr>
          <w:p w14:paraId="5A4A317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9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0.004</w:t>
            </w:r>
          </w:p>
        </w:tc>
        <w:tc>
          <w:tcPr>
            <w:tcW w:w="462" w:type="pct"/>
            <w:shd w:val="clear" w:color="auto" w:fill="FFFFFF"/>
            <w:tcMar>
              <w:top w:w="0" w:type="dxa"/>
              <w:left w:w="0" w:type="dxa"/>
              <w:bottom w:w="0" w:type="dxa"/>
              <w:right w:w="0" w:type="dxa"/>
            </w:tcMar>
            <w:vAlign w:val="center"/>
          </w:tcPr>
          <w:p w14:paraId="6B594579"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29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0.713</w:t>
            </w:r>
          </w:p>
        </w:tc>
        <w:tc>
          <w:tcPr>
            <w:tcW w:w="620" w:type="pct"/>
            <w:shd w:val="clear" w:color="auto" w:fill="FFFFFF"/>
            <w:tcMar>
              <w:top w:w="0" w:type="dxa"/>
              <w:left w:w="0" w:type="dxa"/>
              <w:bottom w:w="0" w:type="dxa"/>
              <w:right w:w="0" w:type="dxa"/>
            </w:tcMar>
            <w:vAlign w:val="center"/>
          </w:tcPr>
          <w:p w14:paraId="5ACB349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9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1.014</w:t>
            </w:r>
          </w:p>
        </w:tc>
        <w:tc>
          <w:tcPr>
            <w:tcW w:w="565" w:type="pct"/>
            <w:shd w:val="clear" w:color="auto" w:fill="FFFFFF"/>
            <w:tcMar>
              <w:top w:w="0" w:type="dxa"/>
              <w:left w:w="0" w:type="dxa"/>
              <w:bottom w:w="0" w:type="dxa"/>
              <w:right w:w="0" w:type="dxa"/>
            </w:tcMar>
            <w:vAlign w:val="center"/>
          </w:tcPr>
          <w:p w14:paraId="40AD1B4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9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0.765</w:t>
            </w:r>
          </w:p>
        </w:tc>
        <w:tc>
          <w:tcPr>
            <w:tcW w:w="622" w:type="pct"/>
            <w:shd w:val="clear" w:color="auto" w:fill="FFFFFF"/>
            <w:tcMar>
              <w:top w:w="0" w:type="dxa"/>
              <w:left w:w="0" w:type="dxa"/>
              <w:bottom w:w="0" w:type="dxa"/>
              <w:right w:w="0" w:type="dxa"/>
            </w:tcMar>
            <w:vAlign w:val="center"/>
          </w:tcPr>
          <w:p w14:paraId="4BFB98B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9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1.000</w:t>
            </w:r>
          </w:p>
        </w:tc>
        <w:tc>
          <w:tcPr>
            <w:tcW w:w="692" w:type="pct"/>
            <w:shd w:val="clear" w:color="auto" w:fill="FFFFFF"/>
            <w:tcMar>
              <w:top w:w="0" w:type="dxa"/>
              <w:left w:w="0" w:type="dxa"/>
              <w:bottom w:w="0" w:type="dxa"/>
              <w:right w:w="0" w:type="dxa"/>
            </w:tcMar>
            <w:vAlign w:val="center"/>
          </w:tcPr>
          <w:p w14:paraId="0E1F0B0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29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0.975</w:t>
            </w:r>
          </w:p>
        </w:tc>
      </w:tr>
      <w:tr w:rsidR="000F5601" w:rsidRPr="00A45B58" w14:paraId="4A6BE201"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40C313E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0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02230D">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16E0200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0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2F385C9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0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2045F137"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0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bottom w:val="single" w:sz="4" w:space="0" w:color="auto"/>
            </w:tcBorders>
            <w:shd w:val="clear" w:color="auto" w:fill="FFFFFF"/>
            <w:tcMar>
              <w:top w:w="0" w:type="dxa"/>
              <w:left w:w="0" w:type="dxa"/>
              <w:bottom w:w="0" w:type="dxa"/>
              <w:right w:w="0" w:type="dxa"/>
            </w:tcMar>
            <w:vAlign w:val="center"/>
          </w:tcPr>
          <w:p w14:paraId="3643A05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0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5B6A65B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0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1BCD2E5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0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2976B78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0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02230D">
              <w:rPr>
                <w:rFonts w:ascii="Times New Roman" w:eastAsia="Helvetica" w:hAnsi="Times New Roman" w:cs="Times New Roman"/>
                <w:color w:val="000000"/>
                <w:sz w:val="22"/>
                <w:szCs w:val="22"/>
              </w:rPr>
              <w:t>0.001</w:t>
            </w:r>
          </w:p>
        </w:tc>
      </w:tr>
      <w:tr w:rsidR="000F5601" w:rsidRPr="0002230D" w14:paraId="514B2F14"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7CA150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30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b/>
                <w:bCs/>
                <w:color w:val="000000"/>
                <w:sz w:val="22"/>
                <w:szCs w:val="22"/>
              </w:rPr>
              <w:t>Day 15</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E95B77D"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0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0ACF940"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1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6E2C0A0"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1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640492B0"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1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E7C5E9A"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1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4460CAB"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1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E60C3FB"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1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r>
      <w:tr w:rsidR="000F5601" w:rsidRPr="00A45B58" w14:paraId="74AC6D76"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4C59E34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1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ED637E">
              <w:rPr>
                <w:rFonts w:ascii="Times New Roman" w:eastAsia="Helvetica" w:hAnsi="Times New Roman" w:cs="Times New Roman"/>
                <w:color w:val="000000"/>
                <w:sz w:val="22"/>
                <w:szCs w:val="22"/>
              </w:rPr>
              <w:t>Cryptophyta</w:t>
            </w:r>
            <w:proofErr w:type="spellEnd"/>
          </w:p>
        </w:tc>
        <w:tc>
          <w:tcPr>
            <w:tcW w:w="546" w:type="pct"/>
            <w:tcBorders>
              <w:top w:val="single" w:sz="4" w:space="0" w:color="auto"/>
            </w:tcBorders>
            <w:shd w:val="clear" w:color="auto" w:fill="FFFFFF"/>
            <w:tcMar>
              <w:top w:w="0" w:type="dxa"/>
              <w:left w:w="0" w:type="dxa"/>
              <w:bottom w:w="0" w:type="dxa"/>
              <w:right w:w="0" w:type="dxa"/>
            </w:tcMar>
            <w:vAlign w:val="center"/>
          </w:tcPr>
          <w:p w14:paraId="2F7068B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1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0.430</w:t>
            </w:r>
          </w:p>
        </w:tc>
        <w:tc>
          <w:tcPr>
            <w:tcW w:w="468" w:type="pct"/>
            <w:tcBorders>
              <w:top w:val="single" w:sz="4" w:space="0" w:color="auto"/>
            </w:tcBorders>
            <w:shd w:val="clear" w:color="auto" w:fill="FFFFFF"/>
            <w:tcMar>
              <w:top w:w="0" w:type="dxa"/>
              <w:left w:w="0" w:type="dxa"/>
              <w:bottom w:w="0" w:type="dxa"/>
              <w:right w:w="0" w:type="dxa"/>
            </w:tcMar>
            <w:vAlign w:val="center"/>
          </w:tcPr>
          <w:p w14:paraId="066F0DF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1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0.249</w:t>
            </w:r>
          </w:p>
        </w:tc>
        <w:tc>
          <w:tcPr>
            <w:tcW w:w="462" w:type="pct"/>
            <w:tcBorders>
              <w:top w:val="single" w:sz="4" w:space="0" w:color="auto"/>
            </w:tcBorders>
            <w:shd w:val="clear" w:color="auto" w:fill="FFFFFF"/>
            <w:tcMar>
              <w:top w:w="0" w:type="dxa"/>
              <w:left w:w="0" w:type="dxa"/>
              <w:bottom w:w="0" w:type="dxa"/>
              <w:right w:w="0" w:type="dxa"/>
            </w:tcMar>
            <w:vAlign w:val="center"/>
          </w:tcPr>
          <w:p w14:paraId="6D77F833"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1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1.729</w:t>
            </w:r>
          </w:p>
        </w:tc>
        <w:tc>
          <w:tcPr>
            <w:tcW w:w="620" w:type="pct"/>
            <w:tcBorders>
              <w:top w:val="single" w:sz="4" w:space="0" w:color="auto"/>
            </w:tcBorders>
            <w:shd w:val="clear" w:color="auto" w:fill="FFFFFF"/>
            <w:tcMar>
              <w:top w:w="0" w:type="dxa"/>
              <w:left w:w="0" w:type="dxa"/>
              <w:bottom w:w="0" w:type="dxa"/>
              <w:right w:w="0" w:type="dxa"/>
            </w:tcMar>
            <w:vAlign w:val="center"/>
          </w:tcPr>
          <w:p w14:paraId="2E79A83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2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68.053</w:t>
            </w:r>
          </w:p>
        </w:tc>
        <w:tc>
          <w:tcPr>
            <w:tcW w:w="565" w:type="pct"/>
            <w:tcBorders>
              <w:top w:val="single" w:sz="4" w:space="0" w:color="auto"/>
            </w:tcBorders>
            <w:shd w:val="clear" w:color="auto" w:fill="FFFFFF"/>
            <w:tcMar>
              <w:top w:w="0" w:type="dxa"/>
              <w:left w:w="0" w:type="dxa"/>
              <w:bottom w:w="0" w:type="dxa"/>
              <w:right w:w="0" w:type="dxa"/>
            </w:tcMar>
            <w:vAlign w:val="center"/>
          </w:tcPr>
          <w:p w14:paraId="0C36871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2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307.782</w:t>
            </w:r>
          </w:p>
        </w:tc>
        <w:tc>
          <w:tcPr>
            <w:tcW w:w="622" w:type="pct"/>
            <w:tcBorders>
              <w:top w:val="single" w:sz="4" w:space="0" w:color="auto"/>
            </w:tcBorders>
            <w:shd w:val="clear" w:color="auto" w:fill="FFFFFF"/>
            <w:tcMar>
              <w:top w:w="0" w:type="dxa"/>
              <w:left w:w="0" w:type="dxa"/>
              <w:bottom w:w="0" w:type="dxa"/>
              <w:right w:w="0" w:type="dxa"/>
            </w:tcMar>
            <w:vAlign w:val="center"/>
          </w:tcPr>
          <w:p w14:paraId="22EA548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2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0.687</w:t>
            </w:r>
          </w:p>
        </w:tc>
        <w:tc>
          <w:tcPr>
            <w:tcW w:w="692" w:type="pct"/>
            <w:tcBorders>
              <w:top w:val="single" w:sz="4" w:space="0" w:color="auto"/>
            </w:tcBorders>
            <w:shd w:val="clear" w:color="auto" w:fill="FFFFFF"/>
            <w:tcMar>
              <w:top w:w="0" w:type="dxa"/>
              <w:left w:w="0" w:type="dxa"/>
              <w:bottom w:w="0" w:type="dxa"/>
              <w:right w:w="0" w:type="dxa"/>
            </w:tcMar>
            <w:vAlign w:val="center"/>
          </w:tcPr>
          <w:p w14:paraId="12B9959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2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0.120</w:t>
            </w:r>
          </w:p>
        </w:tc>
      </w:tr>
      <w:tr w:rsidR="000F5601" w:rsidRPr="00A45B58" w14:paraId="194DE630" w14:textId="77777777" w:rsidTr="000F5601">
        <w:trPr>
          <w:trHeight w:val="20"/>
          <w:jc w:val="center"/>
        </w:trPr>
        <w:tc>
          <w:tcPr>
            <w:tcW w:w="1024" w:type="pct"/>
            <w:shd w:val="clear" w:color="auto" w:fill="FFFFFF"/>
            <w:tcMar>
              <w:top w:w="0" w:type="dxa"/>
              <w:left w:w="0" w:type="dxa"/>
              <w:bottom w:w="0" w:type="dxa"/>
              <w:right w:w="0" w:type="dxa"/>
            </w:tcMar>
            <w:vAlign w:val="center"/>
          </w:tcPr>
          <w:p w14:paraId="15F03D2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2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ED637E">
              <w:rPr>
                <w:rFonts w:ascii="Times New Roman" w:eastAsia="Helvetica" w:hAnsi="Times New Roman" w:cs="Times New Roman"/>
                <w:color w:val="000000"/>
                <w:sz w:val="22"/>
                <w:szCs w:val="22"/>
              </w:rPr>
              <w:t>Charophyta</w:t>
            </w:r>
          </w:p>
        </w:tc>
        <w:tc>
          <w:tcPr>
            <w:tcW w:w="546" w:type="pct"/>
            <w:shd w:val="clear" w:color="auto" w:fill="FFFFFF"/>
            <w:tcMar>
              <w:top w:w="0" w:type="dxa"/>
              <w:left w:w="0" w:type="dxa"/>
              <w:bottom w:w="0" w:type="dxa"/>
              <w:right w:w="0" w:type="dxa"/>
            </w:tcMar>
            <w:vAlign w:val="center"/>
          </w:tcPr>
          <w:p w14:paraId="3C65FF2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2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0.091</w:t>
            </w:r>
          </w:p>
        </w:tc>
        <w:tc>
          <w:tcPr>
            <w:tcW w:w="468" w:type="pct"/>
            <w:shd w:val="clear" w:color="auto" w:fill="FFFFFF"/>
            <w:tcMar>
              <w:top w:w="0" w:type="dxa"/>
              <w:left w:w="0" w:type="dxa"/>
              <w:bottom w:w="0" w:type="dxa"/>
              <w:right w:w="0" w:type="dxa"/>
            </w:tcMar>
            <w:vAlign w:val="center"/>
          </w:tcPr>
          <w:p w14:paraId="2FFAE8D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2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0.089</w:t>
            </w:r>
          </w:p>
        </w:tc>
        <w:tc>
          <w:tcPr>
            <w:tcW w:w="462" w:type="pct"/>
            <w:shd w:val="clear" w:color="auto" w:fill="FFFFFF"/>
            <w:tcMar>
              <w:top w:w="0" w:type="dxa"/>
              <w:left w:w="0" w:type="dxa"/>
              <w:bottom w:w="0" w:type="dxa"/>
              <w:right w:w="0" w:type="dxa"/>
            </w:tcMar>
            <w:vAlign w:val="center"/>
          </w:tcPr>
          <w:p w14:paraId="47C3603D"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2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1.021</w:t>
            </w:r>
          </w:p>
        </w:tc>
        <w:tc>
          <w:tcPr>
            <w:tcW w:w="620" w:type="pct"/>
            <w:shd w:val="clear" w:color="auto" w:fill="FFFFFF"/>
            <w:tcMar>
              <w:top w:w="0" w:type="dxa"/>
              <w:left w:w="0" w:type="dxa"/>
              <w:bottom w:w="0" w:type="dxa"/>
              <w:right w:w="0" w:type="dxa"/>
            </w:tcMar>
            <w:vAlign w:val="center"/>
          </w:tcPr>
          <w:p w14:paraId="2D4FDFB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2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46.209</w:t>
            </w:r>
          </w:p>
        </w:tc>
        <w:tc>
          <w:tcPr>
            <w:tcW w:w="565" w:type="pct"/>
            <w:shd w:val="clear" w:color="auto" w:fill="FFFFFF"/>
            <w:tcMar>
              <w:top w:w="0" w:type="dxa"/>
              <w:left w:w="0" w:type="dxa"/>
              <w:bottom w:w="0" w:type="dxa"/>
              <w:right w:w="0" w:type="dxa"/>
            </w:tcMar>
            <w:vAlign w:val="center"/>
          </w:tcPr>
          <w:p w14:paraId="6C4694B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2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26.590</w:t>
            </w:r>
          </w:p>
        </w:tc>
        <w:tc>
          <w:tcPr>
            <w:tcW w:w="622" w:type="pct"/>
            <w:shd w:val="clear" w:color="auto" w:fill="FFFFFF"/>
            <w:tcMar>
              <w:top w:w="0" w:type="dxa"/>
              <w:left w:w="0" w:type="dxa"/>
              <w:bottom w:w="0" w:type="dxa"/>
              <w:right w:w="0" w:type="dxa"/>
            </w:tcMar>
            <w:vAlign w:val="center"/>
          </w:tcPr>
          <w:p w14:paraId="6AC35E5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3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0.832</w:t>
            </w:r>
          </w:p>
        </w:tc>
        <w:tc>
          <w:tcPr>
            <w:tcW w:w="692" w:type="pct"/>
            <w:shd w:val="clear" w:color="auto" w:fill="FFFFFF"/>
            <w:tcMar>
              <w:top w:w="0" w:type="dxa"/>
              <w:left w:w="0" w:type="dxa"/>
              <w:bottom w:w="0" w:type="dxa"/>
              <w:right w:w="0" w:type="dxa"/>
            </w:tcMar>
            <w:vAlign w:val="center"/>
          </w:tcPr>
          <w:p w14:paraId="6407C64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3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0.949</w:t>
            </w:r>
          </w:p>
        </w:tc>
      </w:tr>
      <w:tr w:rsidR="000F5601" w:rsidRPr="00A45B58" w14:paraId="76700A96" w14:textId="77777777" w:rsidTr="000F5601">
        <w:trPr>
          <w:trHeight w:val="20"/>
          <w:jc w:val="center"/>
        </w:trPr>
        <w:tc>
          <w:tcPr>
            <w:tcW w:w="1024" w:type="pct"/>
            <w:shd w:val="clear" w:color="auto" w:fill="FFFFFF"/>
            <w:tcMar>
              <w:top w:w="0" w:type="dxa"/>
              <w:left w:w="0" w:type="dxa"/>
              <w:bottom w:w="0" w:type="dxa"/>
              <w:right w:w="0" w:type="dxa"/>
            </w:tcMar>
            <w:vAlign w:val="center"/>
          </w:tcPr>
          <w:p w14:paraId="5C847DD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3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ED637E">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61DCF9C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3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0.063</w:t>
            </w:r>
          </w:p>
        </w:tc>
        <w:tc>
          <w:tcPr>
            <w:tcW w:w="468" w:type="pct"/>
            <w:shd w:val="clear" w:color="auto" w:fill="FFFFFF"/>
            <w:tcMar>
              <w:top w:w="0" w:type="dxa"/>
              <w:left w:w="0" w:type="dxa"/>
              <w:bottom w:w="0" w:type="dxa"/>
              <w:right w:w="0" w:type="dxa"/>
            </w:tcMar>
            <w:vAlign w:val="center"/>
          </w:tcPr>
          <w:p w14:paraId="7567ECA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3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0.077</w:t>
            </w:r>
          </w:p>
        </w:tc>
        <w:tc>
          <w:tcPr>
            <w:tcW w:w="462" w:type="pct"/>
            <w:shd w:val="clear" w:color="auto" w:fill="FFFFFF"/>
            <w:tcMar>
              <w:top w:w="0" w:type="dxa"/>
              <w:left w:w="0" w:type="dxa"/>
              <w:bottom w:w="0" w:type="dxa"/>
              <w:right w:w="0" w:type="dxa"/>
            </w:tcMar>
            <w:vAlign w:val="center"/>
          </w:tcPr>
          <w:p w14:paraId="2EEE07C7"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3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0.808</w:t>
            </w:r>
          </w:p>
        </w:tc>
        <w:tc>
          <w:tcPr>
            <w:tcW w:w="620" w:type="pct"/>
            <w:shd w:val="clear" w:color="auto" w:fill="FFFFFF"/>
            <w:tcMar>
              <w:top w:w="0" w:type="dxa"/>
              <w:left w:w="0" w:type="dxa"/>
              <w:bottom w:w="0" w:type="dxa"/>
              <w:right w:w="0" w:type="dxa"/>
            </w:tcMar>
            <w:vAlign w:val="center"/>
          </w:tcPr>
          <w:p w14:paraId="7CAD19C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3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10.681</w:t>
            </w:r>
          </w:p>
        </w:tc>
        <w:tc>
          <w:tcPr>
            <w:tcW w:w="565" w:type="pct"/>
            <w:shd w:val="clear" w:color="auto" w:fill="FFFFFF"/>
            <w:tcMar>
              <w:top w:w="0" w:type="dxa"/>
              <w:left w:w="0" w:type="dxa"/>
              <w:bottom w:w="0" w:type="dxa"/>
              <w:right w:w="0" w:type="dxa"/>
            </w:tcMar>
            <w:vAlign w:val="center"/>
          </w:tcPr>
          <w:p w14:paraId="17C217B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3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29.374</w:t>
            </w:r>
          </w:p>
        </w:tc>
        <w:tc>
          <w:tcPr>
            <w:tcW w:w="622" w:type="pct"/>
            <w:shd w:val="clear" w:color="auto" w:fill="FFFFFF"/>
            <w:tcMar>
              <w:top w:w="0" w:type="dxa"/>
              <w:left w:w="0" w:type="dxa"/>
              <w:bottom w:w="0" w:type="dxa"/>
              <w:right w:w="0" w:type="dxa"/>
            </w:tcMar>
            <w:vAlign w:val="center"/>
          </w:tcPr>
          <w:p w14:paraId="0C14CB9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3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0.932</w:t>
            </w:r>
          </w:p>
        </w:tc>
        <w:tc>
          <w:tcPr>
            <w:tcW w:w="692" w:type="pct"/>
            <w:shd w:val="clear" w:color="auto" w:fill="FFFFFF"/>
            <w:tcMar>
              <w:top w:w="0" w:type="dxa"/>
              <w:left w:w="0" w:type="dxa"/>
              <w:bottom w:w="0" w:type="dxa"/>
              <w:right w:w="0" w:type="dxa"/>
            </w:tcMar>
            <w:vAlign w:val="center"/>
          </w:tcPr>
          <w:p w14:paraId="14D2CF8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3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0.062</w:t>
            </w:r>
          </w:p>
        </w:tc>
      </w:tr>
      <w:tr w:rsidR="000F5601" w:rsidRPr="00A45B58" w14:paraId="6B824124" w14:textId="77777777" w:rsidTr="000F5601">
        <w:trPr>
          <w:trHeight w:val="20"/>
          <w:jc w:val="center"/>
        </w:trPr>
        <w:tc>
          <w:tcPr>
            <w:tcW w:w="1024" w:type="pct"/>
            <w:shd w:val="clear" w:color="auto" w:fill="FFFFFF"/>
            <w:tcMar>
              <w:top w:w="0" w:type="dxa"/>
              <w:left w:w="0" w:type="dxa"/>
              <w:bottom w:w="0" w:type="dxa"/>
              <w:right w:w="0" w:type="dxa"/>
            </w:tcMar>
            <w:vAlign w:val="center"/>
          </w:tcPr>
          <w:p w14:paraId="4353249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4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ED637E">
              <w:rPr>
                <w:rFonts w:ascii="Times New Roman" w:eastAsia="Helvetica" w:hAnsi="Times New Roman" w:cs="Times New Roman"/>
                <w:color w:val="000000"/>
                <w:sz w:val="22"/>
                <w:szCs w:val="22"/>
              </w:rPr>
              <w:t>Chlorophyta</w:t>
            </w:r>
          </w:p>
        </w:tc>
        <w:tc>
          <w:tcPr>
            <w:tcW w:w="546" w:type="pct"/>
            <w:shd w:val="clear" w:color="auto" w:fill="FFFFFF"/>
            <w:tcMar>
              <w:top w:w="0" w:type="dxa"/>
              <w:left w:w="0" w:type="dxa"/>
              <w:bottom w:w="0" w:type="dxa"/>
              <w:right w:w="0" w:type="dxa"/>
            </w:tcMar>
            <w:vAlign w:val="center"/>
          </w:tcPr>
          <w:p w14:paraId="67AE7CC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4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0.030</w:t>
            </w:r>
          </w:p>
        </w:tc>
        <w:tc>
          <w:tcPr>
            <w:tcW w:w="468" w:type="pct"/>
            <w:shd w:val="clear" w:color="auto" w:fill="FFFFFF"/>
            <w:tcMar>
              <w:top w:w="0" w:type="dxa"/>
              <w:left w:w="0" w:type="dxa"/>
              <w:bottom w:w="0" w:type="dxa"/>
              <w:right w:w="0" w:type="dxa"/>
            </w:tcMar>
            <w:vAlign w:val="center"/>
          </w:tcPr>
          <w:p w14:paraId="2BF4ED2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4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0.024</w:t>
            </w:r>
          </w:p>
        </w:tc>
        <w:tc>
          <w:tcPr>
            <w:tcW w:w="462" w:type="pct"/>
            <w:shd w:val="clear" w:color="auto" w:fill="FFFFFF"/>
            <w:tcMar>
              <w:top w:w="0" w:type="dxa"/>
              <w:left w:w="0" w:type="dxa"/>
              <w:bottom w:w="0" w:type="dxa"/>
              <w:right w:w="0" w:type="dxa"/>
            </w:tcMar>
            <w:vAlign w:val="center"/>
          </w:tcPr>
          <w:p w14:paraId="6E3AC05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4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1.232</w:t>
            </w:r>
          </w:p>
        </w:tc>
        <w:tc>
          <w:tcPr>
            <w:tcW w:w="620" w:type="pct"/>
            <w:shd w:val="clear" w:color="auto" w:fill="FFFFFF"/>
            <w:tcMar>
              <w:top w:w="0" w:type="dxa"/>
              <w:left w:w="0" w:type="dxa"/>
              <w:bottom w:w="0" w:type="dxa"/>
              <w:right w:w="0" w:type="dxa"/>
            </w:tcMar>
            <w:vAlign w:val="center"/>
          </w:tcPr>
          <w:p w14:paraId="5EF2AFC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4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8.345</w:t>
            </w:r>
          </w:p>
        </w:tc>
        <w:tc>
          <w:tcPr>
            <w:tcW w:w="565" w:type="pct"/>
            <w:shd w:val="clear" w:color="auto" w:fill="FFFFFF"/>
            <w:tcMar>
              <w:top w:w="0" w:type="dxa"/>
              <w:left w:w="0" w:type="dxa"/>
              <w:bottom w:w="0" w:type="dxa"/>
              <w:right w:w="0" w:type="dxa"/>
            </w:tcMar>
            <w:vAlign w:val="center"/>
          </w:tcPr>
          <w:p w14:paraId="1F4DAEF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4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15.295</w:t>
            </w:r>
          </w:p>
        </w:tc>
        <w:tc>
          <w:tcPr>
            <w:tcW w:w="622" w:type="pct"/>
            <w:shd w:val="clear" w:color="auto" w:fill="FFFFFF"/>
            <w:tcMar>
              <w:top w:w="0" w:type="dxa"/>
              <w:left w:w="0" w:type="dxa"/>
              <w:bottom w:w="0" w:type="dxa"/>
              <w:right w:w="0" w:type="dxa"/>
            </w:tcMar>
            <w:vAlign w:val="center"/>
          </w:tcPr>
          <w:p w14:paraId="023E45D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4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0.980</w:t>
            </w:r>
          </w:p>
        </w:tc>
        <w:tc>
          <w:tcPr>
            <w:tcW w:w="692" w:type="pct"/>
            <w:shd w:val="clear" w:color="auto" w:fill="FFFFFF"/>
            <w:tcMar>
              <w:top w:w="0" w:type="dxa"/>
              <w:left w:w="0" w:type="dxa"/>
              <w:bottom w:w="0" w:type="dxa"/>
              <w:right w:w="0" w:type="dxa"/>
            </w:tcMar>
            <w:vAlign w:val="center"/>
          </w:tcPr>
          <w:p w14:paraId="2A0A62E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4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0.403</w:t>
            </w:r>
          </w:p>
        </w:tc>
      </w:tr>
      <w:tr w:rsidR="000F5601" w:rsidRPr="00A45B58" w14:paraId="09006793" w14:textId="77777777" w:rsidTr="000F5601">
        <w:trPr>
          <w:trHeight w:val="20"/>
          <w:jc w:val="center"/>
        </w:trPr>
        <w:tc>
          <w:tcPr>
            <w:tcW w:w="1024" w:type="pct"/>
            <w:shd w:val="clear" w:color="auto" w:fill="FFFFFF"/>
            <w:tcMar>
              <w:top w:w="0" w:type="dxa"/>
              <w:left w:w="0" w:type="dxa"/>
              <w:bottom w:w="0" w:type="dxa"/>
              <w:right w:w="0" w:type="dxa"/>
            </w:tcMar>
            <w:vAlign w:val="center"/>
          </w:tcPr>
          <w:p w14:paraId="7F09FC8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4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ED637E">
              <w:rPr>
                <w:rFonts w:ascii="Times New Roman" w:eastAsia="Helvetica" w:hAnsi="Times New Roman" w:cs="Times New Roman"/>
                <w:color w:val="000000"/>
                <w:sz w:val="22"/>
                <w:szCs w:val="22"/>
              </w:rPr>
              <w:t>Bacillariophyta</w:t>
            </w:r>
          </w:p>
        </w:tc>
        <w:tc>
          <w:tcPr>
            <w:tcW w:w="546" w:type="pct"/>
            <w:shd w:val="clear" w:color="auto" w:fill="FFFFFF"/>
            <w:tcMar>
              <w:top w:w="0" w:type="dxa"/>
              <w:left w:w="0" w:type="dxa"/>
              <w:bottom w:w="0" w:type="dxa"/>
              <w:right w:w="0" w:type="dxa"/>
            </w:tcMar>
            <w:vAlign w:val="center"/>
          </w:tcPr>
          <w:p w14:paraId="3D28FFF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4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0.009</w:t>
            </w:r>
          </w:p>
        </w:tc>
        <w:tc>
          <w:tcPr>
            <w:tcW w:w="468" w:type="pct"/>
            <w:shd w:val="clear" w:color="auto" w:fill="FFFFFF"/>
            <w:tcMar>
              <w:top w:w="0" w:type="dxa"/>
              <w:left w:w="0" w:type="dxa"/>
              <w:bottom w:w="0" w:type="dxa"/>
              <w:right w:w="0" w:type="dxa"/>
            </w:tcMar>
            <w:vAlign w:val="center"/>
          </w:tcPr>
          <w:p w14:paraId="68EF65A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5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0.008</w:t>
            </w:r>
          </w:p>
        </w:tc>
        <w:tc>
          <w:tcPr>
            <w:tcW w:w="462" w:type="pct"/>
            <w:shd w:val="clear" w:color="auto" w:fill="FFFFFF"/>
            <w:tcMar>
              <w:top w:w="0" w:type="dxa"/>
              <w:left w:w="0" w:type="dxa"/>
              <w:bottom w:w="0" w:type="dxa"/>
              <w:right w:w="0" w:type="dxa"/>
            </w:tcMar>
            <w:vAlign w:val="center"/>
          </w:tcPr>
          <w:p w14:paraId="431B1B0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5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1.069</w:t>
            </w:r>
          </w:p>
        </w:tc>
        <w:tc>
          <w:tcPr>
            <w:tcW w:w="620" w:type="pct"/>
            <w:shd w:val="clear" w:color="auto" w:fill="FFFFFF"/>
            <w:tcMar>
              <w:top w:w="0" w:type="dxa"/>
              <w:left w:w="0" w:type="dxa"/>
              <w:bottom w:w="0" w:type="dxa"/>
              <w:right w:w="0" w:type="dxa"/>
            </w:tcMar>
            <w:vAlign w:val="center"/>
          </w:tcPr>
          <w:p w14:paraId="01E9665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5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0.773</w:t>
            </w:r>
          </w:p>
        </w:tc>
        <w:tc>
          <w:tcPr>
            <w:tcW w:w="565" w:type="pct"/>
            <w:shd w:val="clear" w:color="auto" w:fill="FFFFFF"/>
            <w:tcMar>
              <w:top w:w="0" w:type="dxa"/>
              <w:left w:w="0" w:type="dxa"/>
              <w:bottom w:w="0" w:type="dxa"/>
              <w:right w:w="0" w:type="dxa"/>
            </w:tcMar>
            <w:vAlign w:val="center"/>
          </w:tcPr>
          <w:p w14:paraId="7208D0C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5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4.510</w:t>
            </w:r>
          </w:p>
        </w:tc>
        <w:tc>
          <w:tcPr>
            <w:tcW w:w="622" w:type="pct"/>
            <w:shd w:val="clear" w:color="auto" w:fill="FFFFFF"/>
            <w:tcMar>
              <w:top w:w="0" w:type="dxa"/>
              <w:left w:w="0" w:type="dxa"/>
              <w:bottom w:w="0" w:type="dxa"/>
              <w:right w:w="0" w:type="dxa"/>
            </w:tcMar>
            <w:vAlign w:val="center"/>
          </w:tcPr>
          <w:p w14:paraId="573F529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5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0.993</w:t>
            </w:r>
          </w:p>
        </w:tc>
        <w:tc>
          <w:tcPr>
            <w:tcW w:w="692" w:type="pct"/>
            <w:shd w:val="clear" w:color="auto" w:fill="FFFFFF"/>
            <w:tcMar>
              <w:top w:w="0" w:type="dxa"/>
              <w:left w:w="0" w:type="dxa"/>
              <w:bottom w:w="0" w:type="dxa"/>
              <w:right w:w="0" w:type="dxa"/>
            </w:tcMar>
            <w:vAlign w:val="center"/>
          </w:tcPr>
          <w:p w14:paraId="334F6C7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5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0.113</w:t>
            </w:r>
          </w:p>
        </w:tc>
      </w:tr>
      <w:tr w:rsidR="000F5601" w:rsidRPr="00A45B58" w14:paraId="693182DC" w14:textId="77777777" w:rsidTr="000F5601">
        <w:trPr>
          <w:trHeight w:val="20"/>
          <w:jc w:val="center"/>
        </w:trPr>
        <w:tc>
          <w:tcPr>
            <w:tcW w:w="1024" w:type="pct"/>
            <w:shd w:val="clear" w:color="auto" w:fill="FFFFFF"/>
            <w:tcMar>
              <w:top w:w="0" w:type="dxa"/>
              <w:left w:w="0" w:type="dxa"/>
              <w:bottom w:w="0" w:type="dxa"/>
              <w:right w:w="0" w:type="dxa"/>
            </w:tcMar>
            <w:vAlign w:val="center"/>
          </w:tcPr>
          <w:p w14:paraId="6F92262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5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ED637E">
              <w:rPr>
                <w:rFonts w:ascii="Times New Roman" w:eastAsia="Helvetica" w:hAnsi="Times New Roman" w:cs="Times New Roman"/>
                <w:color w:val="000000"/>
                <w:sz w:val="22"/>
                <w:szCs w:val="22"/>
              </w:rPr>
              <w:lastRenderedPageBreak/>
              <w:t>Euglenophyta</w:t>
            </w:r>
          </w:p>
        </w:tc>
        <w:tc>
          <w:tcPr>
            <w:tcW w:w="546" w:type="pct"/>
            <w:shd w:val="clear" w:color="auto" w:fill="FFFFFF"/>
            <w:tcMar>
              <w:top w:w="0" w:type="dxa"/>
              <w:left w:w="0" w:type="dxa"/>
              <w:bottom w:w="0" w:type="dxa"/>
              <w:right w:w="0" w:type="dxa"/>
            </w:tcMar>
            <w:vAlign w:val="center"/>
          </w:tcPr>
          <w:p w14:paraId="54CF79E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5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0.003</w:t>
            </w:r>
          </w:p>
        </w:tc>
        <w:tc>
          <w:tcPr>
            <w:tcW w:w="468" w:type="pct"/>
            <w:shd w:val="clear" w:color="auto" w:fill="FFFFFF"/>
            <w:tcMar>
              <w:top w:w="0" w:type="dxa"/>
              <w:left w:w="0" w:type="dxa"/>
              <w:bottom w:w="0" w:type="dxa"/>
              <w:right w:w="0" w:type="dxa"/>
            </w:tcMar>
            <w:vAlign w:val="center"/>
          </w:tcPr>
          <w:p w14:paraId="36840F3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5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0.004</w:t>
            </w:r>
          </w:p>
        </w:tc>
        <w:tc>
          <w:tcPr>
            <w:tcW w:w="462" w:type="pct"/>
            <w:shd w:val="clear" w:color="auto" w:fill="FFFFFF"/>
            <w:tcMar>
              <w:top w:w="0" w:type="dxa"/>
              <w:left w:w="0" w:type="dxa"/>
              <w:bottom w:w="0" w:type="dxa"/>
              <w:right w:w="0" w:type="dxa"/>
            </w:tcMar>
            <w:vAlign w:val="center"/>
          </w:tcPr>
          <w:p w14:paraId="0349C18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5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0.626</w:t>
            </w:r>
          </w:p>
        </w:tc>
        <w:tc>
          <w:tcPr>
            <w:tcW w:w="620" w:type="pct"/>
            <w:shd w:val="clear" w:color="auto" w:fill="FFFFFF"/>
            <w:tcMar>
              <w:top w:w="0" w:type="dxa"/>
              <w:left w:w="0" w:type="dxa"/>
              <w:bottom w:w="0" w:type="dxa"/>
              <w:right w:w="0" w:type="dxa"/>
            </w:tcMar>
            <w:vAlign w:val="center"/>
          </w:tcPr>
          <w:p w14:paraId="3F92F3A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6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1.057</w:t>
            </w:r>
          </w:p>
        </w:tc>
        <w:tc>
          <w:tcPr>
            <w:tcW w:w="565" w:type="pct"/>
            <w:shd w:val="clear" w:color="auto" w:fill="FFFFFF"/>
            <w:tcMar>
              <w:top w:w="0" w:type="dxa"/>
              <w:left w:w="0" w:type="dxa"/>
              <w:bottom w:w="0" w:type="dxa"/>
              <w:right w:w="0" w:type="dxa"/>
            </w:tcMar>
            <w:vAlign w:val="center"/>
          </w:tcPr>
          <w:p w14:paraId="0399EE5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6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0.000</w:t>
            </w:r>
          </w:p>
        </w:tc>
        <w:tc>
          <w:tcPr>
            <w:tcW w:w="622" w:type="pct"/>
            <w:shd w:val="clear" w:color="auto" w:fill="FFFFFF"/>
            <w:tcMar>
              <w:top w:w="0" w:type="dxa"/>
              <w:left w:w="0" w:type="dxa"/>
              <w:bottom w:w="0" w:type="dxa"/>
              <w:right w:w="0" w:type="dxa"/>
            </w:tcMar>
            <w:vAlign w:val="center"/>
          </w:tcPr>
          <w:p w14:paraId="4359519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6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0.998</w:t>
            </w:r>
          </w:p>
        </w:tc>
        <w:tc>
          <w:tcPr>
            <w:tcW w:w="692" w:type="pct"/>
            <w:shd w:val="clear" w:color="auto" w:fill="FFFFFF"/>
            <w:tcMar>
              <w:top w:w="0" w:type="dxa"/>
              <w:left w:w="0" w:type="dxa"/>
              <w:bottom w:w="0" w:type="dxa"/>
              <w:right w:w="0" w:type="dxa"/>
            </w:tcMar>
            <w:vAlign w:val="center"/>
          </w:tcPr>
          <w:p w14:paraId="549B69A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6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0.893</w:t>
            </w:r>
          </w:p>
        </w:tc>
      </w:tr>
      <w:tr w:rsidR="000F5601" w:rsidRPr="00A45B58" w14:paraId="163ABF6C" w14:textId="77777777" w:rsidTr="000F5601">
        <w:trPr>
          <w:trHeight w:val="20"/>
          <w:jc w:val="center"/>
        </w:trPr>
        <w:tc>
          <w:tcPr>
            <w:tcW w:w="1024" w:type="pct"/>
            <w:shd w:val="clear" w:color="auto" w:fill="FFFFFF"/>
            <w:tcMar>
              <w:top w:w="0" w:type="dxa"/>
              <w:left w:w="0" w:type="dxa"/>
              <w:bottom w:w="0" w:type="dxa"/>
              <w:right w:w="0" w:type="dxa"/>
            </w:tcMar>
            <w:vAlign w:val="center"/>
          </w:tcPr>
          <w:p w14:paraId="2B76258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6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ED637E">
              <w:rPr>
                <w:rFonts w:ascii="Times New Roman" w:eastAsia="Helvetica" w:hAnsi="Times New Roman" w:cs="Times New Roman"/>
                <w:b/>
                <w:bCs/>
                <w:color w:val="000000"/>
                <w:sz w:val="22"/>
                <w:szCs w:val="22"/>
              </w:rPr>
              <w:t>Cyanobacteria</w:t>
            </w:r>
          </w:p>
        </w:tc>
        <w:tc>
          <w:tcPr>
            <w:tcW w:w="546" w:type="pct"/>
            <w:shd w:val="clear" w:color="auto" w:fill="FFFFFF"/>
            <w:tcMar>
              <w:top w:w="0" w:type="dxa"/>
              <w:left w:w="0" w:type="dxa"/>
              <w:bottom w:w="0" w:type="dxa"/>
              <w:right w:w="0" w:type="dxa"/>
            </w:tcMar>
            <w:vAlign w:val="center"/>
          </w:tcPr>
          <w:p w14:paraId="6E8ADD0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6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b/>
                <w:bCs/>
                <w:color w:val="000000"/>
                <w:sz w:val="22"/>
                <w:szCs w:val="22"/>
              </w:rPr>
              <w:t>0.001</w:t>
            </w:r>
          </w:p>
        </w:tc>
        <w:tc>
          <w:tcPr>
            <w:tcW w:w="468" w:type="pct"/>
            <w:shd w:val="clear" w:color="auto" w:fill="FFFFFF"/>
            <w:tcMar>
              <w:top w:w="0" w:type="dxa"/>
              <w:left w:w="0" w:type="dxa"/>
              <w:bottom w:w="0" w:type="dxa"/>
              <w:right w:w="0" w:type="dxa"/>
            </w:tcMar>
            <w:vAlign w:val="center"/>
          </w:tcPr>
          <w:p w14:paraId="604E0A5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6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b/>
                <w:bCs/>
                <w:color w:val="000000"/>
                <w:sz w:val="22"/>
                <w:szCs w:val="22"/>
              </w:rPr>
              <w:t>0.001</w:t>
            </w:r>
          </w:p>
        </w:tc>
        <w:tc>
          <w:tcPr>
            <w:tcW w:w="462" w:type="pct"/>
            <w:shd w:val="clear" w:color="auto" w:fill="FFFFFF"/>
            <w:tcMar>
              <w:top w:w="0" w:type="dxa"/>
              <w:left w:w="0" w:type="dxa"/>
              <w:bottom w:w="0" w:type="dxa"/>
              <w:right w:w="0" w:type="dxa"/>
            </w:tcMar>
            <w:vAlign w:val="center"/>
          </w:tcPr>
          <w:p w14:paraId="2CF0943D"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6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b/>
                <w:bCs/>
                <w:color w:val="000000"/>
                <w:sz w:val="22"/>
                <w:szCs w:val="22"/>
              </w:rPr>
              <w:t>2.037</w:t>
            </w:r>
          </w:p>
        </w:tc>
        <w:tc>
          <w:tcPr>
            <w:tcW w:w="620" w:type="pct"/>
            <w:shd w:val="clear" w:color="auto" w:fill="FFFFFF"/>
            <w:tcMar>
              <w:top w:w="0" w:type="dxa"/>
              <w:left w:w="0" w:type="dxa"/>
              <w:bottom w:w="0" w:type="dxa"/>
              <w:right w:w="0" w:type="dxa"/>
            </w:tcMar>
            <w:vAlign w:val="center"/>
          </w:tcPr>
          <w:p w14:paraId="2473A4B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6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b/>
                <w:bCs/>
                <w:color w:val="000000"/>
                <w:sz w:val="22"/>
                <w:szCs w:val="22"/>
              </w:rPr>
              <w:t>0.002</w:t>
            </w:r>
          </w:p>
        </w:tc>
        <w:tc>
          <w:tcPr>
            <w:tcW w:w="565" w:type="pct"/>
            <w:shd w:val="clear" w:color="auto" w:fill="FFFFFF"/>
            <w:tcMar>
              <w:top w:w="0" w:type="dxa"/>
              <w:left w:w="0" w:type="dxa"/>
              <w:bottom w:w="0" w:type="dxa"/>
              <w:right w:w="0" w:type="dxa"/>
            </w:tcMar>
            <w:vAlign w:val="center"/>
          </w:tcPr>
          <w:p w14:paraId="03825E3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6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b/>
                <w:bCs/>
                <w:color w:val="000000"/>
                <w:sz w:val="22"/>
                <w:szCs w:val="22"/>
              </w:rPr>
              <w:t>0.639</w:t>
            </w:r>
          </w:p>
        </w:tc>
        <w:tc>
          <w:tcPr>
            <w:tcW w:w="622" w:type="pct"/>
            <w:shd w:val="clear" w:color="auto" w:fill="FFFFFF"/>
            <w:tcMar>
              <w:top w:w="0" w:type="dxa"/>
              <w:left w:w="0" w:type="dxa"/>
              <w:bottom w:w="0" w:type="dxa"/>
              <w:right w:w="0" w:type="dxa"/>
            </w:tcMar>
            <w:vAlign w:val="center"/>
          </w:tcPr>
          <w:p w14:paraId="3B6623A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7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b/>
                <w:bCs/>
                <w:color w:val="000000"/>
                <w:sz w:val="22"/>
                <w:szCs w:val="22"/>
              </w:rPr>
              <w:t>1.000</w:t>
            </w:r>
          </w:p>
        </w:tc>
        <w:tc>
          <w:tcPr>
            <w:tcW w:w="692" w:type="pct"/>
            <w:shd w:val="clear" w:color="auto" w:fill="FFFFFF"/>
            <w:tcMar>
              <w:top w:w="0" w:type="dxa"/>
              <w:left w:w="0" w:type="dxa"/>
              <w:bottom w:w="0" w:type="dxa"/>
              <w:right w:w="0" w:type="dxa"/>
            </w:tcMar>
            <w:vAlign w:val="center"/>
          </w:tcPr>
          <w:p w14:paraId="5871865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7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b/>
                <w:bCs/>
                <w:color w:val="000000"/>
                <w:sz w:val="22"/>
                <w:szCs w:val="22"/>
              </w:rPr>
              <w:t>0.001</w:t>
            </w:r>
          </w:p>
        </w:tc>
      </w:tr>
      <w:tr w:rsidR="000F5601" w:rsidRPr="00A45B58" w14:paraId="7F5647C4"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66CE5E9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7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ED637E">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160F7DD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7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6B5BFA7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7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42A4CB79" w14:textId="77777777" w:rsidR="000F5601" w:rsidRPr="00663605"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7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bottom w:val="single" w:sz="4" w:space="0" w:color="auto"/>
            </w:tcBorders>
            <w:shd w:val="clear" w:color="auto" w:fill="FFFFFF"/>
            <w:tcMar>
              <w:top w:w="0" w:type="dxa"/>
              <w:left w:w="0" w:type="dxa"/>
              <w:bottom w:w="0" w:type="dxa"/>
              <w:right w:w="0" w:type="dxa"/>
            </w:tcMar>
            <w:vAlign w:val="center"/>
          </w:tcPr>
          <w:p w14:paraId="471EC0C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7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01D6EB7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7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2D12EA4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7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49B351C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7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0.001</w:t>
            </w:r>
          </w:p>
        </w:tc>
      </w:tr>
      <w:tr w:rsidR="000F5601" w:rsidRPr="0002230D" w14:paraId="6D748B62"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C0C14A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38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b/>
                <w:bCs/>
                <w:color w:val="000000"/>
                <w:sz w:val="22"/>
                <w:szCs w:val="22"/>
              </w:rPr>
              <w:t>Day 24</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66820F08"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8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6878C1C"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8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916DEB8"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8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D6B1CCC"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8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13CA3C9"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8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E644285"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8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7589C65"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8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r>
      <w:tr w:rsidR="000F5601" w:rsidRPr="00ED637E" w14:paraId="0C55C0F7"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2B140D6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8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Chlorophyta</w:t>
            </w:r>
          </w:p>
        </w:tc>
        <w:tc>
          <w:tcPr>
            <w:tcW w:w="546" w:type="pct"/>
            <w:tcBorders>
              <w:top w:val="single" w:sz="4" w:space="0" w:color="auto"/>
            </w:tcBorders>
            <w:shd w:val="clear" w:color="auto" w:fill="FFFFFF"/>
            <w:tcMar>
              <w:top w:w="0" w:type="dxa"/>
              <w:left w:w="0" w:type="dxa"/>
              <w:bottom w:w="0" w:type="dxa"/>
              <w:right w:w="0" w:type="dxa"/>
            </w:tcMar>
            <w:vAlign w:val="center"/>
          </w:tcPr>
          <w:p w14:paraId="3B52604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8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0.232</w:t>
            </w:r>
          </w:p>
        </w:tc>
        <w:tc>
          <w:tcPr>
            <w:tcW w:w="468" w:type="pct"/>
            <w:tcBorders>
              <w:top w:val="single" w:sz="4" w:space="0" w:color="auto"/>
            </w:tcBorders>
            <w:shd w:val="clear" w:color="auto" w:fill="FFFFFF"/>
            <w:tcMar>
              <w:top w:w="0" w:type="dxa"/>
              <w:left w:w="0" w:type="dxa"/>
              <w:bottom w:w="0" w:type="dxa"/>
              <w:right w:w="0" w:type="dxa"/>
            </w:tcMar>
            <w:vAlign w:val="center"/>
          </w:tcPr>
          <w:p w14:paraId="6243C74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9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0.325</w:t>
            </w:r>
          </w:p>
        </w:tc>
        <w:tc>
          <w:tcPr>
            <w:tcW w:w="462" w:type="pct"/>
            <w:tcBorders>
              <w:top w:val="single" w:sz="4" w:space="0" w:color="auto"/>
            </w:tcBorders>
            <w:shd w:val="clear" w:color="auto" w:fill="FFFFFF"/>
            <w:tcMar>
              <w:top w:w="0" w:type="dxa"/>
              <w:left w:w="0" w:type="dxa"/>
              <w:bottom w:w="0" w:type="dxa"/>
              <w:right w:w="0" w:type="dxa"/>
            </w:tcMar>
            <w:vAlign w:val="center"/>
          </w:tcPr>
          <w:p w14:paraId="5D3FC51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9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0.713</w:t>
            </w:r>
          </w:p>
        </w:tc>
        <w:tc>
          <w:tcPr>
            <w:tcW w:w="620" w:type="pct"/>
            <w:tcBorders>
              <w:top w:val="single" w:sz="4" w:space="0" w:color="auto"/>
            </w:tcBorders>
            <w:shd w:val="clear" w:color="auto" w:fill="FFFFFF"/>
            <w:tcMar>
              <w:top w:w="0" w:type="dxa"/>
              <w:left w:w="0" w:type="dxa"/>
              <w:bottom w:w="0" w:type="dxa"/>
              <w:right w:w="0" w:type="dxa"/>
            </w:tcMar>
            <w:vAlign w:val="center"/>
          </w:tcPr>
          <w:p w14:paraId="7278808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9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456.690</w:t>
            </w:r>
          </w:p>
        </w:tc>
        <w:tc>
          <w:tcPr>
            <w:tcW w:w="565" w:type="pct"/>
            <w:tcBorders>
              <w:top w:val="single" w:sz="4" w:space="0" w:color="auto"/>
            </w:tcBorders>
            <w:shd w:val="clear" w:color="auto" w:fill="FFFFFF"/>
            <w:tcMar>
              <w:top w:w="0" w:type="dxa"/>
              <w:left w:w="0" w:type="dxa"/>
              <w:bottom w:w="0" w:type="dxa"/>
              <w:right w:w="0" w:type="dxa"/>
            </w:tcMar>
            <w:vAlign w:val="center"/>
          </w:tcPr>
          <w:p w14:paraId="13E6D8D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9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21.977</w:t>
            </w:r>
          </w:p>
        </w:tc>
        <w:tc>
          <w:tcPr>
            <w:tcW w:w="622" w:type="pct"/>
            <w:tcBorders>
              <w:top w:val="single" w:sz="4" w:space="0" w:color="auto"/>
            </w:tcBorders>
            <w:shd w:val="clear" w:color="auto" w:fill="FFFFFF"/>
            <w:tcMar>
              <w:top w:w="0" w:type="dxa"/>
              <w:left w:w="0" w:type="dxa"/>
              <w:bottom w:w="0" w:type="dxa"/>
              <w:right w:w="0" w:type="dxa"/>
            </w:tcMar>
            <w:vAlign w:val="center"/>
          </w:tcPr>
          <w:p w14:paraId="1A18787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9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0.393</w:t>
            </w:r>
          </w:p>
        </w:tc>
        <w:tc>
          <w:tcPr>
            <w:tcW w:w="692" w:type="pct"/>
            <w:tcBorders>
              <w:top w:val="single" w:sz="4" w:space="0" w:color="auto"/>
            </w:tcBorders>
            <w:shd w:val="clear" w:color="auto" w:fill="FFFFFF"/>
            <w:tcMar>
              <w:top w:w="0" w:type="dxa"/>
              <w:left w:w="0" w:type="dxa"/>
              <w:bottom w:w="0" w:type="dxa"/>
              <w:right w:w="0" w:type="dxa"/>
            </w:tcMar>
            <w:vAlign w:val="center"/>
          </w:tcPr>
          <w:p w14:paraId="37D1F2A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9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0.866</w:t>
            </w:r>
          </w:p>
        </w:tc>
      </w:tr>
      <w:tr w:rsidR="000F5601" w:rsidRPr="00ED637E" w14:paraId="58FBB14C" w14:textId="77777777" w:rsidTr="000F5601">
        <w:trPr>
          <w:trHeight w:val="20"/>
          <w:jc w:val="center"/>
        </w:trPr>
        <w:tc>
          <w:tcPr>
            <w:tcW w:w="1024" w:type="pct"/>
            <w:shd w:val="clear" w:color="auto" w:fill="FFFFFF"/>
            <w:tcMar>
              <w:top w:w="0" w:type="dxa"/>
              <w:left w:w="0" w:type="dxa"/>
              <w:bottom w:w="0" w:type="dxa"/>
              <w:right w:w="0" w:type="dxa"/>
            </w:tcMar>
            <w:vAlign w:val="center"/>
          </w:tcPr>
          <w:p w14:paraId="50D8793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9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A45B58">
              <w:rPr>
                <w:rFonts w:ascii="Times New Roman" w:eastAsia="Helvetica" w:hAnsi="Times New Roman" w:cs="Times New Roman"/>
                <w:color w:val="000000"/>
                <w:sz w:val="22"/>
                <w:szCs w:val="22"/>
              </w:rPr>
              <w:t>Cryptophyta</w:t>
            </w:r>
            <w:proofErr w:type="spellEnd"/>
          </w:p>
        </w:tc>
        <w:tc>
          <w:tcPr>
            <w:tcW w:w="546" w:type="pct"/>
            <w:shd w:val="clear" w:color="auto" w:fill="FFFFFF"/>
            <w:tcMar>
              <w:top w:w="0" w:type="dxa"/>
              <w:left w:w="0" w:type="dxa"/>
              <w:bottom w:w="0" w:type="dxa"/>
              <w:right w:w="0" w:type="dxa"/>
            </w:tcMar>
            <w:vAlign w:val="center"/>
          </w:tcPr>
          <w:p w14:paraId="1BAF9A7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9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0.152</w:t>
            </w:r>
          </w:p>
        </w:tc>
        <w:tc>
          <w:tcPr>
            <w:tcW w:w="468" w:type="pct"/>
            <w:shd w:val="clear" w:color="auto" w:fill="FFFFFF"/>
            <w:tcMar>
              <w:top w:w="0" w:type="dxa"/>
              <w:left w:w="0" w:type="dxa"/>
              <w:bottom w:w="0" w:type="dxa"/>
              <w:right w:w="0" w:type="dxa"/>
            </w:tcMar>
            <w:vAlign w:val="center"/>
          </w:tcPr>
          <w:p w14:paraId="3AC4718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39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0.151</w:t>
            </w:r>
          </w:p>
        </w:tc>
        <w:tc>
          <w:tcPr>
            <w:tcW w:w="462" w:type="pct"/>
            <w:shd w:val="clear" w:color="auto" w:fill="FFFFFF"/>
            <w:tcMar>
              <w:top w:w="0" w:type="dxa"/>
              <w:left w:w="0" w:type="dxa"/>
              <w:bottom w:w="0" w:type="dxa"/>
              <w:right w:w="0" w:type="dxa"/>
            </w:tcMar>
            <w:vAlign w:val="center"/>
          </w:tcPr>
          <w:p w14:paraId="1D446D1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39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1.008</w:t>
            </w:r>
          </w:p>
        </w:tc>
        <w:tc>
          <w:tcPr>
            <w:tcW w:w="620" w:type="pct"/>
            <w:shd w:val="clear" w:color="auto" w:fill="FFFFFF"/>
            <w:tcMar>
              <w:top w:w="0" w:type="dxa"/>
              <w:left w:w="0" w:type="dxa"/>
              <w:bottom w:w="0" w:type="dxa"/>
              <w:right w:w="0" w:type="dxa"/>
            </w:tcMar>
            <w:vAlign w:val="center"/>
          </w:tcPr>
          <w:p w14:paraId="651AAAE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0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80.832</w:t>
            </w:r>
          </w:p>
        </w:tc>
        <w:tc>
          <w:tcPr>
            <w:tcW w:w="565" w:type="pct"/>
            <w:shd w:val="clear" w:color="auto" w:fill="FFFFFF"/>
            <w:tcMar>
              <w:top w:w="0" w:type="dxa"/>
              <w:left w:w="0" w:type="dxa"/>
              <w:bottom w:w="0" w:type="dxa"/>
              <w:right w:w="0" w:type="dxa"/>
            </w:tcMar>
            <w:vAlign w:val="center"/>
          </w:tcPr>
          <w:p w14:paraId="4B1C4B8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0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125.624</w:t>
            </w:r>
          </w:p>
        </w:tc>
        <w:tc>
          <w:tcPr>
            <w:tcW w:w="622" w:type="pct"/>
            <w:shd w:val="clear" w:color="auto" w:fill="FFFFFF"/>
            <w:tcMar>
              <w:top w:w="0" w:type="dxa"/>
              <w:left w:w="0" w:type="dxa"/>
              <w:bottom w:w="0" w:type="dxa"/>
              <w:right w:w="0" w:type="dxa"/>
            </w:tcMar>
            <w:vAlign w:val="center"/>
          </w:tcPr>
          <w:p w14:paraId="178B009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0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0.652</w:t>
            </w:r>
          </w:p>
        </w:tc>
        <w:tc>
          <w:tcPr>
            <w:tcW w:w="692" w:type="pct"/>
            <w:shd w:val="clear" w:color="auto" w:fill="FFFFFF"/>
            <w:tcMar>
              <w:top w:w="0" w:type="dxa"/>
              <w:left w:w="0" w:type="dxa"/>
              <w:bottom w:w="0" w:type="dxa"/>
              <w:right w:w="0" w:type="dxa"/>
            </w:tcMar>
            <w:vAlign w:val="center"/>
          </w:tcPr>
          <w:p w14:paraId="4AA28CA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0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0.740</w:t>
            </w:r>
          </w:p>
        </w:tc>
      </w:tr>
      <w:tr w:rsidR="000F5601" w:rsidRPr="00ED637E" w14:paraId="0B920553" w14:textId="77777777" w:rsidTr="000F5601">
        <w:trPr>
          <w:trHeight w:val="20"/>
          <w:jc w:val="center"/>
        </w:trPr>
        <w:tc>
          <w:tcPr>
            <w:tcW w:w="1024" w:type="pct"/>
            <w:shd w:val="clear" w:color="auto" w:fill="FFFFFF"/>
            <w:tcMar>
              <w:top w:w="0" w:type="dxa"/>
              <w:left w:w="0" w:type="dxa"/>
              <w:bottom w:w="0" w:type="dxa"/>
              <w:right w:w="0" w:type="dxa"/>
            </w:tcMar>
            <w:vAlign w:val="center"/>
          </w:tcPr>
          <w:p w14:paraId="4ACD926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0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Charophyta</w:t>
            </w:r>
          </w:p>
        </w:tc>
        <w:tc>
          <w:tcPr>
            <w:tcW w:w="546" w:type="pct"/>
            <w:shd w:val="clear" w:color="auto" w:fill="FFFFFF"/>
            <w:tcMar>
              <w:top w:w="0" w:type="dxa"/>
              <w:left w:w="0" w:type="dxa"/>
              <w:bottom w:w="0" w:type="dxa"/>
              <w:right w:w="0" w:type="dxa"/>
            </w:tcMar>
            <w:vAlign w:val="center"/>
          </w:tcPr>
          <w:p w14:paraId="4B75E1B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0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0.106</w:t>
            </w:r>
          </w:p>
        </w:tc>
        <w:tc>
          <w:tcPr>
            <w:tcW w:w="468" w:type="pct"/>
            <w:shd w:val="clear" w:color="auto" w:fill="FFFFFF"/>
            <w:tcMar>
              <w:top w:w="0" w:type="dxa"/>
              <w:left w:w="0" w:type="dxa"/>
              <w:bottom w:w="0" w:type="dxa"/>
              <w:right w:w="0" w:type="dxa"/>
            </w:tcMar>
            <w:vAlign w:val="center"/>
          </w:tcPr>
          <w:p w14:paraId="0462009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0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0.161</w:t>
            </w:r>
          </w:p>
        </w:tc>
        <w:tc>
          <w:tcPr>
            <w:tcW w:w="462" w:type="pct"/>
            <w:shd w:val="clear" w:color="auto" w:fill="FFFFFF"/>
            <w:tcMar>
              <w:top w:w="0" w:type="dxa"/>
              <w:left w:w="0" w:type="dxa"/>
              <w:bottom w:w="0" w:type="dxa"/>
              <w:right w:w="0" w:type="dxa"/>
            </w:tcMar>
            <w:vAlign w:val="center"/>
          </w:tcPr>
          <w:p w14:paraId="3EBCFD5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40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0.654</w:t>
            </w:r>
          </w:p>
        </w:tc>
        <w:tc>
          <w:tcPr>
            <w:tcW w:w="620" w:type="pct"/>
            <w:shd w:val="clear" w:color="auto" w:fill="FFFFFF"/>
            <w:tcMar>
              <w:top w:w="0" w:type="dxa"/>
              <w:left w:w="0" w:type="dxa"/>
              <w:bottom w:w="0" w:type="dxa"/>
              <w:right w:w="0" w:type="dxa"/>
            </w:tcMar>
            <w:vAlign w:val="center"/>
          </w:tcPr>
          <w:p w14:paraId="734FC8B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0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29.724</w:t>
            </w:r>
          </w:p>
        </w:tc>
        <w:tc>
          <w:tcPr>
            <w:tcW w:w="565" w:type="pct"/>
            <w:shd w:val="clear" w:color="auto" w:fill="FFFFFF"/>
            <w:tcMar>
              <w:top w:w="0" w:type="dxa"/>
              <w:left w:w="0" w:type="dxa"/>
              <w:bottom w:w="0" w:type="dxa"/>
              <w:right w:w="0" w:type="dxa"/>
            </w:tcMar>
            <w:vAlign w:val="center"/>
          </w:tcPr>
          <w:p w14:paraId="56D3498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0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53.875</w:t>
            </w:r>
          </w:p>
        </w:tc>
        <w:tc>
          <w:tcPr>
            <w:tcW w:w="622" w:type="pct"/>
            <w:shd w:val="clear" w:color="auto" w:fill="FFFFFF"/>
            <w:tcMar>
              <w:top w:w="0" w:type="dxa"/>
              <w:left w:w="0" w:type="dxa"/>
              <w:bottom w:w="0" w:type="dxa"/>
              <w:right w:w="0" w:type="dxa"/>
            </w:tcMar>
            <w:vAlign w:val="center"/>
          </w:tcPr>
          <w:p w14:paraId="02B98DD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1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0.831</w:t>
            </w:r>
          </w:p>
        </w:tc>
        <w:tc>
          <w:tcPr>
            <w:tcW w:w="692" w:type="pct"/>
            <w:shd w:val="clear" w:color="auto" w:fill="FFFFFF"/>
            <w:tcMar>
              <w:top w:w="0" w:type="dxa"/>
              <w:left w:w="0" w:type="dxa"/>
              <w:bottom w:w="0" w:type="dxa"/>
              <w:right w:w="0" w:type="dxa"/>
            </w:tcMar>
            <w:vAlign w:val="center"/>
          </w:tcPr>
          <w:p w14:paraId="23839FB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1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0.543</w:t>
            </w:r>
          </w:p>
        </w:tc>
      </w:tr>
      <w:tr w:rsidR="000F5601" w:rsidRPr="00ED637E" w14:paraId="76009AE3" w14:textId="77777777" w:rsidTr="000F5601">
        <w:trPr>
          <w:trHeight w:val="20"/>
          <w:jc w:val="center"/>
        </w:trPr>
        <w:tc>
          <w:tcPr>
            <w:tcW w:w="1024" w:type="pct"/>
            <w:shd w:val="clear" w:color="auto" w:fill="FFFFFF"/>
            <w:tcMar>
              <w:top w:w="0" w:type="dxa"/>
              <w:left w:w="0" w:type="dxa"/>
              <w:bottom w:w="0" w:type="dxa"/>
              <w:right w:w="0" w:type="dxa"/>
            </w:tcMar>
            <w:vAlign w:val="center"/>
          </w:tcPr>
          <w:p w14:paraId="7BE2F83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1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A45B58">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4D598FF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1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0.049</w:t>
            </w:r>
          </w:p>
        </w:tc>
        <w:tc>
          <w:tcPr>
            <w:tcW w:w="468" w:type="pct"/>
            <w:shd w:val="clear" w:color="auto" w:fill="FFFFFF"/>
            <w:tcMar>
              <w:top w:w="0" w:type="dxa"/>
              <w:left w:w="0" w:type="dxa"/>
              <w:bottom w:w="0" w:type="dxa"/>
              <w:right w:w="0" w:type="dxa"/>
            </w:tcMar>
            <w:vAlign w:val="center"/>
          </w:tcPr>
          <w:p w14:paraId="7FF4572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1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0.050</w:t>
            </w:r>
          </w:p>
        </w:tc>
        <w:tc>
          <w:tcPr>
            <w:tcW w:w="462" w:type="pct"/>
            <w:shd w:val="clear" w:color="auto" w:fill="FFFFFF"/>
            <w:tcMar>
              <w:top w:w="0" w:type="dxa"/>
              <w:left w:w="0" w:type="dxa"/>
              <w:bottom w:w="0" w:type="dxa"/>
              <w:right w:w="0" w:type="dxa"/>
            </w:tcMar>
            <w:vAlign w:val="center"/>
          </w:tcPr>
          <w:p w14:paraId="5BC1943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41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0.990</w:t>
            </w:r>
          </w:p>
        </w:tc>
        <w:tc>
          <w:tcPr>
            <w:tcW w:w="620" w:type="pct"/>
            <w:shd w:val="clear" w:color="auto" w:fill="FFFFFF"/>
            <w:tcMar>
              <w:top w:w="0" w:type="dxa"/>
              <w:left w:w="0" w:type="dxa"/>
              <w:bottom w:w="0" w:type="dxa"/>
              <w:right w:w="0" w:type="dxa"/>
            </w:tcMar>
            <w:vAlign w:val="center"/>
          </w:tcPr>
          <w:p w14:paraId="2C6002C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1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6.142</w:t>
            </w:r>
          </w:p>
        </w:tc>
        <w:tc>
          <w:tcPr>
            <w:tcW w:w="565" w:type="pct"/>
            <w:shd w:val="clear" w:color="auto" w:fill="FFFFFF"/>
            <w:tcMar>
              <w:top w:w="0" w:type="dxa"/>
              <w:left w:w="0" w:type="dxa"/>
              <w:bottom w:w="0" w:type="dxa"/>
              <w:right w:w="0" w:type="dxa"/>
            </w:tcMar>
            <w:vAlign w:val="center"/>
          </w:tcPr>
          <w:p w14:paraId="7A5795B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1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23.099</w:t>
            </w:r>
          </w:p>
        </w:tc>
        <w:tc>
          <w:tcPr>
            <w:tcW w:w="622" w:type="pct"/>
            <w:shd w:val="clear" w:color="auto" w:fill="FFFFFF"/>
            <w:tcMar>
              <w:top w:w="0" w:type="dxa"/>
              <w:left w:w="0" w:type="dxa"/>
              <w:bottom w:w="0" w:type="dxa"/>
              <w:right w:w="0" w:type="dxa"/>
            </w:tcMar>
            <w:vAlign w:val="center"/>
          </w:tcPr>
          <w:p w14:paraId="0D1745E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1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0.915</w:t>
            </w:r>
          </w:p>
        </w:tc>
        <w:tc>
          <w:tcPr>
            <w:tcW w:w="692" w:type="pct"/>
            <w:shd w:val="clear" w:color="auto" w:fill="FFFFFF"/>
            <w:tcMar>
              <w:top w:w="0" w:type="dxa"/>
              <w:left w:w="0" w:type="dxa"/>
              <w:bottom w:w="0" w:type="dxa"/>
              <w:right w:w="0" w:type="dxa"/>
            </w:tcMar>
            <w:vAlign w:val="center"/>
          </w:tcPr>
          <w:p w14:paraId="50E1803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1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0.078</w:t>
            </w:r>
          </w:p>
        </w:tc>
      </w:tr>
      <w:tr w:rsidR="000F5601" w:rsidRPr="00ED637E" w14:paraId="66231871" w14:textId="77777777" w:rsidTr="000F5601">
        <w:trPr>
          <w:trHeight w:val="20"/>
          <w:jc w:val="center"/>
        </w:trPr>
        <w:tc>
          <w:tcPr>
            <w:tcW w:w="1024" w:type="pct"/>
            <w:shd w:val="clear" w:color="auto" w:fill="FFFFFF"/>
            <w:tcMar>
              <w:top w:w="0" w:type="dxa"/>
              <w:left w:w="0" w:type="dxa"/>
              <w:bottom w:w="0" w:type="dxa"/>
              <w:right w:w="0" w:type="dxa"/>
            </w:tcMar>
            <w:vAlign w:val="center"/>
          </w:tcPr>
          <w:p w14:paraId="1042FFA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2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Euglenophyta</w:t>
            </w:r>
          </w:p>
        </w:tc>
        <w:tc>
          <w:tcPr>
            <w:tcW w:w="546" w:type="pct"/>
            <w:shd w:val="clear" w:color="auto" w:fill="FFFFFF"/>
            <w:tcMar>
              <w:top w:w="0" w:type="dxa"/>
              <w:left w:w="0" w:type="dxa"/>
              <w:bottom w:w="0" w:type="dxa"/>
              <w:right w:w="0" w:type="dxa"/>
            </w:tcMar>
            <w:vAlign w:val="center"/>
          </w:tcPr>
          <w:p w14:paraId="7556C05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2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0.029</w:t>
            </w:r>
          </w:p>
        </w:tc>
        <w:tc>
          <w:tcPr>
            <w:tcW w:w="468" w:type="pct"/>
            <w:shd w:val="clear" w:color="auto" w:fill="FFFFFF"/>
            <w:tcMar>
              <w:top w:w="0" w:type="dxa"/>
              <w:left w:w="0" w:type="dxa"/>
              <w:bottom w:w="0" w:type="dxa"/>
              <w:right w:w="0" w:type="dxa"/>
            </w:tcMar>
            <w:vAlign w:val="center"/>
          </w:tcPr>
          <w:p w14:paraId="1C1DFAE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2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0.037</w:t>
            </w:r>
          </w:p>
        </w:tc>
        <w:tc>
          <w:tcPr>
            <w:tcW w:w="462" w:type="pct"/>
            <w:shd w:val="clear" w:color="auto" w:fill="FFFFFF"/>
            <w:tcMar>
              <w:top w:w="0" w:type="dxa"/>
              <w:left w:w="0" w:type="dxa"/>
              <w:bottom w:w="0" w:type="dxa"/>
              <w:right w:w="0" w:type="dxa"/>
            </w:tcMar>
            <w:vAlign w:val="center"/>
          </w:tcPr>
          <w:p w14:paraId="452EA75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42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0.785</w:t>
            </w:r>
          </w:p>
        </w:tc>
        <w:tc>
          <w:tcPr>
            <w:tcW w:w="620" w:type="pct"/>
            <w:shd w:val="clear" w:color="auto" w:fill="FFFFFF"/>
            <w:tcMar>
              <w:top w:w="0" w:type="dxa"/>
              <w:left w:w="0" w:type="dxa"/>
              <w:bottom w:w="0" w:type="dxa"/>
              <w:right w:w="0" w:type="dxa"/>
            </w:tcMar>
            <w:vAlign w:val="center"/>
          </w:tcPr>
          <w:p w14:paraId="29D5818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2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23.128</w:t>
            </w:r>
          </w:p>
        </w:tc>
        <w:tc>
          <w:tcPr>
            <w:tcW w:w="565" w:type="pct"/>
            <w:shd w:val="clear" w:color="auto" w:fill="FFFFFF"/>
            <w:tcMar>
              <w:top w:w="0" w:type="dxa"/>
              <w:left w:w="0" w:type="dxa"/>
              <w:bottom w:w="0" w:type="dxa"/>
              <w:right w:w="0" w:type="dxa"/>
            </w:tcMar>
            <w:vAlign w:val="center"/>
          </w:tcPr>
          <w:p w14:paraId="7ED6ED3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2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1.110</w:t>
            </w:r>
          </w:p>
        </w:tc>
        <w:tc>
          <w:tcPr>
            <w:tcW w:w="622" w:type="pct"/>
            <w:shd w:val="clear" w:color="auto" w:fill="FFFFFF"/>
            <w:tcMar>
              <w:top w:w="0" w:type="dxa"/>
              <w:left w:w="0" w:type="dxa"/>
              <w:bottom w:w="0" w:type="dxa"/>
              <w:right w:w="0" w:type="dxa"/>
            </w:tcMar>
            <w:vAlign w:val="center"/>
          </w:tcPr>
          <w:p w14:paraId="165804C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2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0.964</w:t>
            </w:r>
          </w:p>
        </w:tc>
        <w:tc>
          <w:tcPr>
            <w:tcW w:w="692" w:type="pct"/>
            <w:shd w:val="clear" w:color="auto" w:fill="FFFFFF"/>
            <w:tcMar>
              <w:top w:w="0" w:type="dxa"/>
              <w:left w:w="0" w:type="dxa"/>
              <w:bottom w:w="0" w:type="dxa"/>
              <w:right w:w="0" w:type="dxa"/>
            </w:tcMar>
            <w:vAlign w:val="center"/>
          </w:tcPr>
          <w:p w14:paraId="49BCAC1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2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0.365</w:t>
            </w:r>
          </w:p>
        </w:tc>
      </w:tr>
      <w:tr w:rsidR="000F5601" w:rsidRPr="00ED637E" w14:paraId="1A2A3642" w14:textId="77777777" w:rsidTr="000F5601">
        <w:trPr>
          <w:trHeight w:val="20"/>
          <w:jc w:val="center"/>
        </w:trPr>
        <w:tc>
          <w:tcPr>
            <w:tcW w:w="1024" w:type="pct"/>
            <w:shd w:val="clear" w:color="auto" w:fill="FFFFFF"/>
            <w:tcMar>
              <w:top w:w="0" w:type="dxa"/>
              <w:left w:w="0" w:type="dxa"/>
              <w:bottom w:w="0" w:type="dxa"/>
              <w:right w:w="0" w:type="dxa"/>
            </w:tcMar>
            <w:vAlign w:val="center"/>
          </w:tcPr>
          <w:p w14:paraId="6B6D8D5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2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Bacillariophyta</w:t>
            </w:r>
          </w:p>
        </w:tc>
        <w:tc>
          <w:tcPr>
            <w:tcW w:w="546" w:type="pct"/>
            <w:shd w:val="clear" w:color="auto" w:fill="FFFFFF"/>
            <w:tcMar>
              <w:top w:w="0" w:type="dxa"/>
              <w:left w:w="0" w:type="dxa"/>
              <w:bottom w:w="0" w:type="dxa"/>
              <w:right w:w="0" w:type="dxa"/>
            </w:tcMar>
            <w:vAlign w:val="center"/>
          </w:tcPr>
          <w:p w14:paraId="64D3A70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2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0.019</w:t>
            </w:r>
          </w:p>
        </w:tc>
        <w:tc>
          <w:tcPr>
            <w:tcW w:w="468" w:type="pct"/>
            <w:shd w:val="clear" w:color="auto" w:fill="FFFFFF"/>
            <w:tcMar>
              <w:top w:w="0" w:type="dxa"/>
              <w:left w:w="0" w:type="dxa"/>
              <w:bottom w:w="0" w:type="dxa"/>
              <w:right w:w="0" w:type="dxa"/>
            </w:tcMar>
            <w:vAlign w:val="center"/>
          </w:tcPr>
          <w:p w14:paraId="26BBBDB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3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0.011</w:t>
            </w:r>
          </w:p>
        </w:tc>
        <w:tc>
          <w:tcPr>
            <w:tcW w:w="462" w:type="pct"/>
            <w:shd w:val="clear" w:color="auto" w:fill="FFFFFF"/>
            <w:tcMar>
              <w:top w:w="0" w:type="dxa"/>
              <w:left w:w="0" w:type="dxa"/>
              <w:bottom w:w="0" w:type="dxa"/>
              <w:right w:w="0" w:type="dxa"/>
            </w:tcMar>
            <w:vAlign w:val="center"/>
          </w:tcPr>
          <w:p w14:paraId="0B6AE1B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43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1.748</w:t>
            </w:r>
          </w:p>
        </w:tc>
        <w:tc>
          <w:tcPr>
            <w:tcW w:w="620" w:type="pct"/>
            <w:shd w:val="clear" w:color="auto" w:fill="FFFFFF"/>
            <w:tcMar>
              <w:top w:w="0" w:type="dxa"/>
              <w:left w:w="0" w:type="dxa"/>
              <w:bottom w:w="0" w:type="dxa"/>
              <w:right w:w="0" w:type="dxa"/>
            </w:tcMar>
            <w:vAlign w:val="center"/>
          </w:tcPr>
          <w:p w14:paraId="1E61EC1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3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21.166</w:t>
            </w:r>
          </w:p>
        </w:tc>
        <w:tc>
          <w:tcPr>
            <w:tcW w:w="565" w:type="pct"/>
            <w:shd w:val="clear" w:color="auto" w:fill="FFFFFF"/>
            <w:tcMar>
              <w:top w:w="0" w:type="dxa"/>
              <w:left w:w="0" w:type="dxa"/>
              <w:bottom w:w="0" w:type="dxa"/>
              <w:right w:w="0" w:type="dxa"/>
            </w:tcMar>
            <w:vAlign w:val="center"/>
          </w:tcPr>
          <w:p w14:paraId="2DAB1A8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3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4.900</w:t>
            </w:r>
          </w:p>
        </w:tc>
        <w:tc>
          <w:tcPr>
            <w:tcW w:w="622" w:type="pct"/>
            <w:shd w:val="clear" w:color="auto" w:fill="FFFFFF"/>
            <w:tcMar>
              <w:top w:w="0" w:type="dxa"/>
              <w:left w:w="0" w:type="dxa"/>
              <w:bottom w:w="0" w:type="dxa"/>
              <w:right w:w="0" w:type="dxa"/>
            </w:tcMar>
            <w:vAlign w:val="center"/>
          </w:tcPr>
          <w:p w14:paraId="1826782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3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0.996</w:t>
            </w:r>
          </w:p>
        </w:tc>
        <w:tc>
          <w:tcPr>
            <w:tcW w:w="692" w:type="pct"/>
            <w:shd w:val="clear" w:color="auto" w:fill="FFFFFF"/>
            <w:tcMar>
              <w:top w:w="0" w:type="dxa"/>
              <w:left w:w="0" w:type="dxa"/>
              <w:bottom w:w="0" w:type="dxa"/>
              <w:right w:w="0" w:type="dxa"/>
            </w:tcMar>
            <w:vAlign w:val="center"/>
          </w:tcPr>
          <w:p w14:paraId="16DC3D5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3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0.459</w:t>
            </w:r>
          </w:p>
        </w:tc>
      </w:tr>
      <w:tr w:rsidR="000F5601" w:rsidRPr="00ED637E" w14:paraId="5C2B80EF" w14:textId="77777777" w:rsidTr="000F5601">
        <w:trPr>
          <w:trHeight w:val="20"/>
          <w:jc w:val="center"/>
        </w:trPr>
        <w:tc>
          <w:tcPr>
            <w:tcW w:w="1024" w:type="pct"/>
            <w:shd w:val="clear" w:color="auto" w:fill="FFFFFF"/>
            <w:tcMar>
              <w:top w:w="0" w:type="dxa"/>
              <w:left w:w="0" w:type="dxa"/>
              <w:bottom w:w="0" w:type="dxa"/>
              <w:right w:w="0" w:type="dxa"/>
            </w:tcMar>
            <w:vAlign w:val="center"/>
          </w:tcPr>
          <w:p w14:paraId="60703AE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3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Cyanobacteria</w:t>
            </w:r>
          </w:p>
        </w:tc>
        <w:tc>
          <w:tcPr>
            <w:tcW w:w="546" w:type="pct"/>
            <w:shd w:val="clear" w:color="auto" w:fill="FFFFFF"/>
            <w:tcMar>
              <w:top w:w="0" w:type="dxa"/>
              <w:left w:w="0" w:type="dxa"/>
              <w:bottom w:w="0" w:type="dxa"/>
              <w:right w:w="0" w:type="dxa"/>
            </w:tcMar>
            <w:vAlign w:val="center"/>
          </w:tcPr>
          <w:p w14:paraId="4C914B5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3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0.003</w:t>
            </w:r>
          </w:p>
        </w:tc>
        <w:tc>
          <w:tcPr>
            <w:tcW w:w="468" w:type="pct"/>
            <w:shd w:val="clear" w:color="auto" w:fill="FFFFFF"/>
            <w:tcMar>
              <w:top w:w="0" w:type="dxa"/>
              <w:left w:w="0" w:type="dxa"/>
              <w:bottom w:w="0" w:type="dxa"/>
              <w:right w:w="0" w:type="dxa"/>
            </w:tcMar>
            <w:vAlign w:val="center"/>
          </w:tcPr>
          <w:p w14:paraId="7D055AF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3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0.003</w:t>
            </w:r>
          </w:p>
        </w:tc>
        <w:tc>
          <w:tcPr>
            <w:tcW w:w="462" w:type="pct"/>
            <w:shd w:val="clear" w:color="auto" w:fill="FFFFFF"/>
            <w:tcMar>
              <w:top w:w="0" w:type="dxa"/>
              <w:left w:w="0" w:type="dxa"/>
              <w:bottom w:w="0" w:type="dxa"/>
              <w:right w:w="0" w:type="dxa"/>
            </w:tcMar>
            <w:vAlign w:val="center"/>
          </w:tcPr>
          <w:p w14:paraId="517FC5A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43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0.966</w:t>
            </w:r>
          </w:p>
        </w:tc>
        <w:tc>
          <w:tcPr>
            <w:tcW w:w="620" w:type="pct"/>
            <w:shd w:val="clear" w:color="auto" w:fill="FFFFFF"/>
            <w:tcMar>
              <w:top w:w="0" w:type="dxa"/>
              <w:left w:w="0" w:type="dxa"/>
              <w:bottom w:w="0" w:type="dxa"/>
              <w:right w:w="0" w:type="dxa"/>
            </w:tcMar>
            <w:vAlign w:val="center"/>
          </w:tcPr>
          <w:p w14:paraId="2DCF086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4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1.106</w:t>
            </w:r>
          </w:p>
        </w:tc>
        <w:tc>
          <w:tcPr>
            <w:tcW w:w="565" w:type="pct"/>
            <w:shd w:val="clear" w:color="auto" w:fill="FFFFFF"/>
            <w:tcMar>
              <w:top w:w="0" w:type="dxa"/>
              <w:left w:w="0" w:type="dxa"/>
              <w:bottom w:w="0" w:type="dxa"/>
              <w:right w:w="0" w:type="dxa"/>
            </w:tcMar>
            <w:vAlign w:val="center"/>
          </w:tcPr>
          <w:p w14:paraId="7A82956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4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0.848</w:t>
            </w:r>
          </w:p>
        </w:tc>
        <w:tc>
          <w:tcPr>
            <w:tcW w:w="622" w:type="pct"/>
            <w:shd w:val="clear" w:color="auto" w:fill="FFFFFF"/>
            <w:tcMar>
              <w:top w:w="0" w:type="dxa"/>
              <w:left w:w="0" w:type="dxa"/>
              <w:bottom w:w="0" w:type="dxa"/>
              <w:right w:w="0" w:type="dxa"/>
            </w:tcMar>
            <w:vAlign w:val="center"/>
          </w:tcPr>
          <w:p w14:paraId="7EABB5B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4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1.000</w:t>
            </w:r>
          </w:p>
        </w:tc>
        <w:tc>
          <w:tcPr>
            <w:tcW w:w="692" w:type="pct"/>
            <w:shd w:val="clear" w:color="auto" w:fill="FFFFFF"/>
            <w:tcMar>
              <w:top w:w="0" w:type="dxa"/>
              <w:left w:w="0" w:type="dxa"/>
              <w:bottom w:w="0" w:type="dxa"/>
              <w:right w:w="0" w:type="dxa"/>
            </w:tcMar>
            <w:vAlign w:val="center"/>
          </w:tcPr>
          <w:p w14:paraId="1C67FB9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4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0.619</w:t>
            </w:r>
          </w:p>
        </w:tc>
      </w:tr>
      <w:tr w:rsidR="000F5601" w:rsidRPr="00ED637E" w14:paraId="7E73091D"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0BFE29B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4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A45B58">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30922F1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4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73262DC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4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1AB6CE49" w14:textId="77777777" w:rsidR="000F5601" w:rsidRPr="00ED637E"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44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bottom w:val="single" w:sz="4" w:space="0" w:color="auto"/>
            </w:tcBorders>
            <w:shd w:val="clear" w:color="auto" w:fill="FFFFFF"/>
            <w:tcMar>
              <w:top w:w="0" w:type="dxa"/>
              <w:left w:w="0" w:type="dxa"/>
              <w:bottom w:w="0" w:type="dxa"/>
              <w:right w:w="0" w:type="dxa"/>
            </w:tcMar>
            <w:vAlign w:val="center"/>
          </w:tcPr>
          <w:p w14:paraId="721499C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4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1B5BC67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4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2AD9FAE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5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077A6B4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5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ED637E">
              <w:rPr>
                <w:rFonts w:ascii="Times New Roman" w:eastAsia="Helvetica" w:hAnsi="Times New Roman" w:cs="Times New Roman"/>
                <w:color w:val="000000"/>
                <w:sz w:val="22"/>
                <w:szCs w:val="22"/>
              </w:rPr>
              <w:t>0.001</w:t>
            </w:r>
          </w:p>
        </w:tc>
      </w:tr>
      <w:tr w:rsidR="000F5601" w:rsidRPr="0002230D" w14:paraId="5CB0F3FC"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E319AD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45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b/>
                <w:bCs/>
                <w:color w:val="000000"/>
                <w:sz w:val="22"/>
                <w:szCs w:val="22"/>
              </w:rPr>
              <w:t>Day 30</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700D1260"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5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086CD88"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5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E87C089"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45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8F2115A"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5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9906B68"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5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4755A16"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5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650DC7A5"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5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r>
      <w:tr w:rsidR="000F5601" w:rsidRPr="00A45B58" w14:paraId="5696959C"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0B8CEBB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46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A45B58">
              <w:rPr>
                <w:rFonts w:ascii="Times New Roman" w:eastAsia="Helvetica" w:hAnsi="Times New Roman" w:cs="Times New Roman"/>
                <w:b/>
                <w:bCs/>
                <w:color w:val="000000"/>
                <w:sz w:val="22"/>
                <w:szCs w:val="22"/>
              </w:rPr>
              <w:t>Cryptophyta</w:t>
            </w:r>
            <w:proofErr w:type="spellEnd"/>
          </w:p>
        </w:tc>
        <w:tc>
          <w:tcPr>
            <w:tcW w:w="546" w:type="pct"/>
            <w:tcBorders>
              <w:top w:val="single" w:sz="4" w:space="0" w:color="auto"/>
            </w:tcBorders>
            <w:shd w:val="clear" w:color="auto" w:fill="FFFFFF"/>
            <w:tcMar>
              <w:top w:w="0" w:type="dxa"/>
              <w:left w:w="0" w:type="dxa"/>
              <w:bottom w:w="0" w:type="dxa"/>
              <w:right w:w="0" w:type="dxa"/>
            </w:tcMar>
            <w:vAlign w:val="center"/>
          </w:tcPr>
          <w:p w14:paraId="383C2EF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46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0.332</w:t>
            </w:r>
          </w:p>
        </w:tc>
        <w:tc>
          <w:tcPr>
            <w:tcW w:w="468" w:type="pct"/>
            <w:tcBorders>
              <w:top w:val="single" w:sz="4" w:space="0" w:color="auto"/>
            </w:tcBorders>
            <w:shd w:val="clear" w:color="auto" w:fill="FFFFFF"/>
            <w:tcMar>
              <w:top w:w="0" w:type="dxa"/>
              <w:left w:w="0" w:type="dxa"/>
              <w:bottom w:w="0" w:type="dxa"/>
              <w:right w:w="0" w:type="dxa"/>
            </w:tcMar>
            <w:vAlign w:val="center"/>
          </w:tcPr>
          <w:p w14:paraId="77E27EE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46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0.264</w:t>
            </w:r>
          </w:p>
        </w:tc>
        <w:tc>
          <w:tcPr>
            <w:tcW w:w="462" w:type="pct"/>
            <w:tcBorders>
              <w:top w:val="single" w:sz="4" w:space="0" w:color="auto"/>
            </w:tcBorders>
            <w:shd w:val="clear" w:color="auto" w:fill="FFFFFF"/>
            <w:tcMar>
              <w:top w:w="0" w:type="dxa"/>
              <w:left w:w="0" w:type="dxa"/>
              <w:bottom w:w="0" w:type="dxa"/>
              <w:right w:w="0" w:type="dxa"/>
            </w:tcMar>
            <w:vAlign w:val="center"/>
          </w:tcPr>
          <w:p w14:paraId="472ABD6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46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b/>
                <w:bCs/>
                <w:sz w:val="22"/>
                <w:szCs w:val="22"/>
              </w:rPr>
              <w:t>1.256</w:t>
            </w:r>
          </w:p>
        </w:tc>
        <w:tc>
          <w:tcPr>
            <w:tcW w:w="620" w:type="pct"/>
            <w:tcBorders>
              <w:top w:val="single" w:sz="4" w:space="0" w:color="auto"/>
            </w:tcBorders>
            <w:shd w:val="clear" w:color="auto" w:fill="FFFFFF"/>
            <w:tcMar>
              <w:top w:w="0" w:type="dxa"/>
              <w:left w:w="0" w:type="dxa"/>
              <w:bottom w:w="0" w:type="dxa"/>
              <w:right w:w="0" w:type="dxa"/>
            </w:tcMar>
            <w:vAlign w:val="center"/>
          </w:tcPr>
          <w:p w14:paraId="4DB10AD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46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31.725</w:t>
            </w:r>
          </w:p>
        </w:tc>
        <w:tc>
          <w:tcPr>
            <w:tcW w:w="565" w:type="pct"/>
            <w:tcBorders>
              <w:top w:val="single" w:sz="4" w:space="0" w:color="auto"/>
            </w:tcBorders>
            <w:shd w:val="clear" w:color="auto" w:fill="FFFFFF"/>
            <w:tcMar>
              <w:top w:w="0" w:type="dxa"/>
              <w:left w:w="0" w:type="dxa"/>
              <w:bottom w:w="0" w:type="dxa"/>
              <w:right w:w="0" w:type="dxa"/>
            </w:tcMar>
            <w:vAlign w:val="center"/>
          </w:tcPr>
          <w:p w14:paraId="1BF9753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46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165.021</w:t>
            </w:r>
          </w:p>
        </w:tc>
        <w:tc>
          <w:tcPr>
            <w:tcW w:w="622" w:type="pct"/>
            <w:tcBorders>
              <w:top w:val="single" w:sz="4" w:space="0" w:color="auto"/>
            </w:tcBorders>
            <w:shd w:val="clear" w:color="auto" w:fill="FFFFFF"/>
            <w:tcMar>
              <w:top w:w="0" w:type="dxa"/>
              <w:left w:w="0" w:type="dxa"/>
              <w:bottom w:w="0" w:type="dxa"/>
              <w:right w:w="0" w:type="dxa"/>
            </w:tcMar>
            <w:vAlign w:val="center"/>
          </w:tcPr>
          <w:p w14:paraId="4C1328D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46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0.452</w:t>
            </w:r>
          </w:p>
        </w:tc>
        <w:tc>
          <w:tcPr>
            <w:tcW w:w="692" w:type="pct"/>
            <w:tcBorders>
              <w:top w:val="single" w:sz="4" w:space="0" w:color="auto"/>
            </w:tcBorders>
            <w:shd w:val="clear" w:color="auto" w:fill="FFFFFF"/>
            <w:tcMar>
              <w:top w:w="0" w:type="dxa"/>
              <w:left w:w="0" w:type="dxa"/>
              <w:bottom w:w="0" w:type="dxa"/>
              <w:right w:w="0" w:type="dxa"/>
            </w:tcMar>
            <w:vAlign w:val="center"/>
          </w:tcPr>
          <w:p w14:paraId="1612496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46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0.001</w:t>
            </w:r>
          </w:p>
        </w:tc>
      </w:tr>
      <w:tr w:rsidR="000F5601" w:rsidRPr="00A45B58" w14:paraId="49BFAD41" w14:textId="77777777" w:rsidTr="000F5601">
        <w:trPr>
          <w:trHeight w:val="20"/>
          <w:jc w:val="center"/>
        </w:trPr>
        <w:tc>
          <w:tcPr>
            <w:tcW w:w="1024" w:type="pct"/>
            <w:shd w:val="clear" w:color="auto" w:fill="FFFFFF"/>
            <w:tcMar>
              <w:top w:w="0" w:type="dxa"/>
              <w:left w:w="0" w:type="dxa"/>
              <w:bottom w:w="0" w:type="dxa"/>
              <w:right w:w="0" w:type="dxa"/>
            </w:tcMar>
            <w:vAlign w:val="center"/>
          </w:tcPr>
          <w:p w14:paraId="69F66D6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6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Chlorophyta</w:t>
            </w:r>
          </w:p>
        </w:tc>
        <w:tc>
          <w:tcPr>
            <w:tcW w:w="546" w:type="pct"/>
            <w:shd w:val="clear" w:color="auto" w:fill="FFFFFF"/>
            <w:tcMar>
              <w:top w:w="0" w:type="dxa"/>
              <w:left w:w="0" w:type="dxa"/>
              <w:bottom w:w="0" w:type="dxa"/>
              <w:right w:w="0" w:type="dxa"/>
            </w:tcMar>
            <w:vAlign w:val="center"/>
          </w:tcPr>
          <w:p w14:paraId="2DD0835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6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0.180</w:t>
            </w:r>
          </w:p>
        </w:tc>
        <w:tc>
          <w:tcPr>
            <w:tcW w:w="468" w:type="pct"/>
            <w:shd w:val="clear" w:color="auto" w:fill="FFFFFF"/>
            <w:tcMar>
              <w:top w:w="0" w:type="dxa"/>
              <w:left w:w="0" w:type="dxa"/>
              <w:bottom w:w="0" w:type="dxa"/>
              <w:right w:w="0" w:type="dxa"/>
            </w:tcMar>
            <w:vAlign w:val="center"/>
          </w:tcPr>
          <w:p w14:paraId="334BF99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7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0.169</w:t>
            </w:r>
          </w:p>
        </w:tc>
        <w:tc>
          <w:tcPr>
            <w:tcW w:w="462" w:type="pct"/>
            <w:shd w:val="clear" w:color="auto" w:fill="FFFFFF"/>
            <w:tcMar>
              <w:top w:w="0" w:type="dxa"/>
              <w:left w:w="0" w:type="dxa"/>
              <w:bottom w:w="0" w:type="dxa"/>
              <w:right w:w="0" w:type="dxa"/>
            </w:tcMar>
            <w:vAlign w:val="center"/>
          </w:tcPr>
          <w:p w14:paraId="04B33DA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47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1.066</w:t>
            </w:r>
          </w:p>
        </w:tc>
        <w:tc>
          <w:tcPr>
            <w:tcW w:w="620" w:type="pct"/>
            <w:shd w:val="clear" w:color="auto" w:fill="FFFFFF"/>
            <w:tcMar>
              <w:top w:w="0" w:type="dxa"/>
              <w:left w:w="0" w:type="dxa"/>
              <w:bottom w:w="0" w:type="dxa"/>
              <w:right w:w="0" w:type="dxa"/>
            </w:tcMar>
            <w:vAlign w:val="center"/>
          </w:tcPr>
          <w:p w14:paraId="6B4FCAD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7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41.734</w:t>
            </w:r>
          </w:p>
        </w:tc>
        <w:tc>
          <w:tcPr>
            <w:tcW w:w="565" w:type="pct"/>
            <w:shd w:val="clear" w:color="auto" w:fill="FFFFFF"/>
            <w:tcMar>
              <w:top w:w="0" w:type="dxa"/>
              <w:left w:w="0" w:type="dxa"/>
              <w:bottom w:w="0" w:type="dxa"/>
              <w:right w:w="0" w:type="dxa"/>
            </w:tcMar>
            <w:vAlign w:val="center"/>
          </w:tcPr>
          <w:p w14:paraId="6F2557E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7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99.096</w:t>
            </w:r>
          </w:p>
        </w:tc>
        <w:tc>
          <w:tcPr>
            <w:tcW w:w="622" w:type="pct"/>
            <w:shd w:val="clear" w:color="auto" w:fill="FFFFFF"/>
            <w:tcMar>
              <w:top w:w="0" w:type="dxa"/>
              <w:left w:w="0" w:type="dxa"/>
              <w:bottom w:w="0" w:type="dxa"/>
              <w:right w:w="0" w:type="dxa"/>
            </w:tcMar>
            <w:vAlign w:val="center"/>
          </w:tcPr>
          <w:p w14:paraId="06AACD0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7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0.697</w:t>
            </w:r>
          </w:p>
        </w:tc>
        <w:tc>
          <w:tcPr>
            <w:tcW w:w="692" w:type="pct"/>
            <w:shd w:val="clear" w:color="auto" w:fill="FFFFFF"/>
            <w:tcMar>
              <w:top w:w="0" w:type="dxa"/>
              <w:left w:w="0" w:type="dxa"/>
              <w:bottom w:w="0" w:type="dxa"/>
              <w:right w:w="0" w:type="dxa"/>
            </w:tcMar>
            <w:vAlign w:val="center"/>
          </w:tcPr>
          <w:p w14:paraId="61886CB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7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0.933</w:t>
            </w:r>
          </w:p>
        </w:tc>
      </w:tr>
      <w:tr w:rsidR="000F5601" w:rsidRPr="00A45B58" w14:paraId="42005320" w14:textId="77777777" w:rsidTr="000F5601">
        <w:trPr>
          <w:trHeight w:val="20"/>
          <w:jc w:val="center"/>
        </w:trPr>
        <w:tc>
          <w:tcPr>
            <w:tcW w:w="1024" w:type="pct"/>
            <w:shd w:val="clear" w:color="auto" w:fill="FFFFFF"/>
            <w:tcMar>
              <w:top w:w="0" w:type="dxa"/>
              <w:left w:w="0" w:type="dxa"/>
              <w:bottom w:w="0" w:type="dxa"/>
              <w:right w:w="0" w:type="dxa"/>
            </w:tcMar>
            <w:vAlign w:val="center"/>
          </w:tcPr>
          <w:p w14:paraId="59666B5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7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Charophyta</w:t>
            </w:r>
          </w:p>
        </w:tc>
        <w:tc>
          <w:tcPr>
            <w:tcW w:w="546" w:type="pct"/>
            <w:shd w:val="clear" w:color="auto" w:fill="FFFFFF"/>
            <w:tcMar>
              <w:top w:w="0" w:type="dxa"/>
              <w:left w:w="0" w:type="dxa"/>
              <w:bottom w:w="0" w:type="dxa"/>
              <w:right w:w="0" w:type="dxa"/>
            </w:tcMar>
            <w:vAlign w:val="center"/>
          </w:tcPr>
          <w:p w14:paraId="49316C9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7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0.110</w:t>
            </w:r>
          </w:p>
        </w:tc>
        <w:tc>
          <w:tcPr>
            <w:tcW w:w="468" w:type="pct"/>
            <w:shd w:val="clear" w:color="auto" w:fill="FFFFFF"/>
            <w:tcMar>
              <w:top w:w="0" w:type="dxa"/>
              <w:left w:w="0" w:type="dxa"/>
              <w:bottom w:w="0" w:type="dxa"/>
              <w:right w:w="0" w:type="dxa"/>
            </w:tcMar>
            <w:vAlign w:val="center"/>
          </w:tcPr>
          <w:p w14:paraId="08205B6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7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0.158</w:t>
            </w:r>
          </w:p>
        </w:tc>
        <w:tc>
          <w:tcPr>
            <w:tcW w:w="462" w:type="pct"/>
            <w:shd w:val="clear" w:color="auto" w:fill="FFFFFF"/>
            <w:tcMar>
              <w:top w:w="0" w:type="dxa"/>
              <w:left w:w="0" w:type="dxa"/>
              <w:bottom w:w="0" w:type="dxa"/>
              <w:right w:w="0" w:type="dxa"/>
            </w:tcMar>
            <w:vAlign w:val="center"/>
          </w:tcPr>
          <w:p w14:paraId="5C5EC01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47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0.696</w:t>
            </w:r>
          </w:p>
        </w:tc>
        <w:tc>
          <w:tcPr>
            <w:tcW w:w="620" w:type="pct"/>
            <w:shd w:val="clear" w:color="auto" w:fill="FFFFFF"/>
            <w:tcMar>
              <w:top w:w="0" w:type="dxa"/>
              <w:left w:w="0" w:type="dxa"/>
              <w:bottom w:w="0" w:type="dxa"/>
              <w:right w:w="0" w:type="dxa"/>
            </w:tcMar>
            <w:vAlign w:val="center"/>
          </w:tcPr>
          <w:p w14:paraId="39FB944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8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12.816</w:t>
            </w:r>
          </w:p>
        </w:tc>
        <w:tc>
          <w:tcPr>
            <w:tcW w:w="565" w:type="pct"/>
            <w:shd w:val="clear" w:color="auto" w:fill="FFFFFF"/>
            <w:tcMar>
              <w:top w:w="0" w:type="dxa"/>
              <w:left w:w="0" w:type="dxa"/>
              <w:bottom w:w="0" w:type="dxa"/>
              <w:right w:w="0" w:type="dxa"/>
            </w:tcMar>
            <w:vAlign w:val="center"/>
          </w:tcPr>
          <w:p w14:paraId="03757AC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8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59.473</w:t>
            </w:r>
          </w:p>
        </w:tc>
        <w:tc>
          <w:tcPr>
            <w:tcW w:w="622" w:type="pct"/>
            <w:shd w:val="clear" w:color="auto" w:fill="FFFFFF"/>
            <w:tcMar>
              <w:top w:w="0" w:type="dxa"/>
              <w:left w:w="0" w:type="dxa"/>
              <w:bottom w:w="0" w:type="dxa"/>
              <w:right w:w="0" w:type="dxa"/>
            </w:tcMar>
            <w:vAlign w:val="center"/>
          </w:tcPr>
          <w:p w14:paraId="4CF3391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8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0.847</w:t>
            </w:r>
          </w:p>
        </w:tc>
        <w:tc>
          <w:tcPr>
            <w:tcW w:w="692" w:type="pct"/>
            <w:shd w:val="clear" w:color="auto" w:fill="FFFFFF"/>
            <w:tcMar>
              <w:top w:w="0" w:type="dxa"/>
              <w:left w:w="0" w:type="dxa"/>
              <w:bottom w:w="0" w:type="dxa"/>
              <w:right w:w="0" w:type="dxa"/>
            </w:tcMar>
            <w:vAlign w:val="center"/>
          </w:tcPr>
          <w:p w14:paraId="29E1442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8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0.306</w:t>
            </w:r>
          </w:p>
        </w:tc>
      </w:tr>
      <w:tr w:rsidR="000F5601" w:rsidRPr="00A45B58" w14:paraId="2E1A0BDA" w14:textId="77777777" w:rsidTr="000F5601">
        <w:trPr>
          <w:trHeight w:val="20"/>
          <w:jc w:val="center"/>
        </w:trPr>
        <w:tc>
          <w:tcPr>
            <w:tcW w:w="1024" w:type="pct"/>
            <w:shd w:val="clear" w:color="auto" w:fill="FFFFFF"/>
            <w:tcMar>
              <w:top w:w="0" w:type="dxa"/>
              <w:left w:w="0" w:type="dxa"/>
              <w:bottom w:w="0" w:type="dxa"/>
              <w:right w:w="0" w:type="dxa"/>
            </w:tcMar>
            <w:vAlign w:val="center"/>
          </w:tcPr>
          <w:p w14:paraId="2181CCF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8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A45B58">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0BA1E20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8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0.095</w:t>
            </w:r>
          </w:p>
        </w:tc>
        <w:tc>
          <w:tcPr>
            <w:tcW w:w="468" w:type="pct"/>
            <w:shd w:val="clear" w:color="auto" w:fill="FFFFFF"/>
            <w:tcMar>
              <w:top w:w="0" w:type="dxa"/>
              <w:left w:w="0" w:type="dxa"/>
              <w:bottom w:w="0" w:type="dxa"/>
              <w:right w:w="0" w:type="dxa"/>
            </w:tcMar>
            <w:vAlign w:val="center"/>
          </w:tcPr>
          <w:p w14:paraId="5C67D68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8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0.090</w:t>
            </w:r>
          </w:p>
        </w:tc>
        <w:tc>
          <w:tcPr>
            <w:tcW w:w="462" w:type="pct"/>
            <w:shd w:val="clear" w:color="auto" w:fill="FFFFFF"/>
            <w:tcMar>
              <w:top w:w="0" w:type="dxa"/>
              <w:left w:w="0" w:type="dxa"/>
              <w:bottom w:w="0" w:type="dxa"/>
              <w:right w:w="0" w:type="dxa"/>
            </w:tcMar>
            <w:vAlign w:val="center"/>
          </w:tcPr>
          <w:p w14:paraId="169E635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48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1.055</w:t>
            </w:r>
          </w:p>
        </w:tc>
        <w:tc>
          <w:tcPr>
            <w:tcW w:w="620" w:type="pct"/>
            <w:shd w:val="clear" w:color="auto" w:fill="FFFFFF"/>
            <w:tcMar>
              <w:top w:w="0" w:type="dxa"/>
              <w:left w:w="0" w:type="dxa"/>
              <w:bottom w:w="0" w:type="dxa"/>
              <w:right w:w="0" w:type="dxa"/>
            </w:tcMar>
            <w:vAlign w:val="center"/>
          </w:tcPr>
          <w:p w14:paraId="5556006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8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2.670</w:t>
            </w:r>
          </w:p>
        </w:tc>
        <w:tc>
          <w:tcPr>
            <w:tcW w:w="565" w:type="pct"/>
            <w:shd w:val="clear" w:color="auto" w:fill="FFFFFF"/>
            <w:tcMar>
              <w:top w:w="0" w:type="dxa"/>
              <w:left w:w="0" w:type="dxa"/>
              <w:bottom w:w="0" w:type="dxa"/>
              <w:right w:w="0" w:type="dxa"/>
            </w:tcMar>
            <w:vAlign w:val="center"/>
          </w:tcPr>
          <w:p w14:paraId="5F5B778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8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53.407</w:t>
            </w:r>
          </w:p>
        </w:tc>
        <w:tc>
          <w:tcPr>
            <w:tcW w:w="622" w:type="pct"/>
            <w:shd w:val="clear" w:color="auto" w:fill="FFFFFF"/>
            <w:tcMar>
              <w:top w:w="0" w:type="dxa"/>
              <w:left w:w="0" w:type="dxa"/>
              <w:bottom w:w="0" w:type="dxa"/>
              <w:right w:w="0" w:type="dxa"/>
            </w:tcMar>
            <w:vAlign w:val="center"/>
          </w:tcPr>
          <w:p w14:paraId="5304F0F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9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0.976</w:t>
            </w:r>
          </w:p>
        </w:tc>
        <w:tc>
          <w:tcPr>
            <w:tcW w:w="692" w:type="pct"/>
            <w:shd w:val="clear" w:color="auto" w:fill="FFFFFF"/>
            <w:tcMar>
              <w:top w:w="0" w:type="dxa"/>
              <w:left w:w="0" w:type="dxa"/>
              <w:bottom w:w="0" w:type="dxa"/>
              <w:right w:w="0" w:type="dxa"/>
            </w:tcMar>
            <w:vAlign w:val="center"/>
          </w:tcPr>
          <w:p w14:paraId="7F9C66A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9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0.058</w:t>
            </w:r>
          </w:p>
        </w:tc>
      </w:tr>
      <w:tr w:rsidR="000F5601" w:rsidRPr="00A45B58" w14:paraId="17036F6A" w14:textId="77777777" w:rsidTr="000F5601">
        <w:trPr>
          <w:trHeight w:val="20"/>
          <w:jc w:val="center"/>
        </w:trPr>
        <w:tc>
          <w:tcPr>
            <w:tcW w:w="1024" w:type="pct"/>
            <w:shd w:val="clear" w:color="auto" w:fill="FFFFFF"/>
            <w:tcMar>
              <w:top w:w="0" w:type="dxa"/>
              <w:left w:w="0" w:type="dxa"/>
              <w:bottom w:w="0" w:type="dxa"/>
              <w:right w:w="0" w:type="dxa"/>
            </w:tcMar>
            <w:vAlign w:val="center"/>
          </w:tcPr>
          <w:p w14:paraId="38456A4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9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Bacillariophyta</w:t>
            </w:r>
          </w:p>
        </w:tc>
        <w:tc>
          <w:tcPr>
            <w:tcW w:w="546" w:type="pct"/>
            <w:shd w:val="clear" w:color="auto" w:fill="FFFFFF"/>
            <w:tcMar>
              <w:top w:w="0" w:type="dxa"/>
              <w:left w:w="0" w:type="dxa"/>
              <w:bottom w:w="0" w:type="dxa"/>
              <w:right w:w="0" w:type="dxa"/>
            </w:tcMar>
            <w:vAlign w:val="center"/>
          </w:tcPr>
          <w:p w14:paraId="5A0A4B6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9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0.010</w:t>
            </w:r>
          </w:p>
        </w:tc>
        <w:tc>
          <w:tcPr>
            <w:tcW w:w="468" w:type="pct"/>
            <w:shd w:val="clear" w:color="auto" w:fill="FFFFFF"/>
            <w:tcMar>
              <w:top w:w="0" w:type="dxa"/>
              <w:left w:w="0" w:type="dxa"/>
              <w:bottom w:w="0" w:type="dxa"/>
              <w:right w:w="0" w:type="dxa"/>
            </w:tcMar>
            <w:vAlign w:val="center"/>
          </w:tcPr>
          <w:p w14:paraId="57FC928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9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0.009</w:t>
            </w:r>
          </w:p>
        </w:tc>
        <w:tc>
          <w:tcPr>
            <w:tcW w:w="462" w:type="pct"/>
            <w:shd w:val="clear" w:color="auto" w:fill="FFFFFF"/>
            <w:tcMar>
              <w:top w:w="0" w:type="dxa"/>
              <w:left w:w="0" w:type="dxa"/>
              <w:bottom w:w="0" w:type="dxa"/>
              <w:right w:w="0" w:type="dxa"/>
            </w:tcMar>
            <w:vAlign w:val="center"/>
          </w:tcPr>
          <w:p w14:paraId="0F8F120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49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1.016</w:t>
            </w:r>
          </w:p>
        </w:tc>
        <w:tc>
          <w:tcPr>
            <w:tcW w:w="620" w:type="pct"/>
            <w:shd w:val="clear" w:color="auto" w:fill="FFFFFF"/>
            <w:tcMar>
              <w:top w:w="0" w:type="dxa"/>
              <w:left w:w="0" w:type="dxa"/>
              <w:bottom w:w="0" w:type="dxa"/>
              <w:right w:w="0" w:type="dxa"/>
            </w:tcMar>
            <w:vAlign w:val="center"/>
          </w:tcPr>
          <w:p w14:paraId="7EB3521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9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5.289</w:t>
            </w:r>
          </w:p>
        </w:tc>
        <w:tc>
          <w:tcPr>
            <w:tcW w:w="565" w:type="pct"/>
            <w:shd w:val="clear" w:color="auto" w:fill="FFFFFF"/>
            <w:tcMar>
              <w:top w:w="0" w:type="dxa"/>
              <w:left w:w="0" w:type="dxa"/>
              <w:bottom w:w="0" w:type="dxa"/>
              <w:right w:w="0" w:type="dxa"/>
            </w:tcMar>
            <w:vAlign w:val="center"/>
          </w:tcPr>
          <w:p w14:paraId="4061E58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9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3.337</w:t>
            </w:r>
          </w:p>
        </w:tc>
        <w:tc>
          <w:tcPr>
            <w:tcW w:w="622" w:type="pct"/>
            <w:shd w:val="clear" w:color="auto" w:fill="FFFFFF"/>
            <w:tcMar>
              <w:top w:w="0" w:type="dxa"/>
              <w:left w:w="0" w:type="dxa"/>
              <w:bottom w:w="0" w:type="dxa"/>
              <w:right w:w="0" w:type="dxa"/>
            </w:tcMar>
            <w:vAlign w:val="center"/>
          </w:tcPr>
          <w:p w14:paraId="06AF082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9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0.989</w:t>
            </w:r>
          </w:p>
        </w:tc>
        <w:tc>
          <w:tcPr>
            <w:tcW w:w="692" w:type="pct"/>
            <w:shd w:val="clear" w:color="auto" w:fill="FFFFFF"/>
            <w:tcMar>
              <w:top w:w="0" w:type="dxa"/>
              <w:left w:w="0" w:type="dxa"/>
              <w:bottom w:w="0" w:type="dxa"/>
              <w:right w:w="0" w:type="dxa"/>
            </w:tcMar>
            <w:vAlign w:val="center"/>
          </w:tcPr>
          <w:p w14:paraId="03D82B5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49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0.936</w:t>
            </w:r>
          </w:p>
        </w:tc>
      </w:tr>
      <w:tr w:rsidR="000F5601" w:rsidRPr="00A45B58" w14:paraId="2B414FD6" w14:textId="77777777" w:rsidTr="000F5601">
        <w:trPr>
          <w:trHeight w:val="20"/>
          <w:jc w:val="center"/>
        </w:trPr>
        <w:tc>
          <w:tcPr>
            <w:tcW w:w="1024" w:type="pct"/>
            <w:shd w:val="clear" w:color="auto" w:fill="FFFFFF"/>
            <w:tcMar>
              <w:top w:w="0" w:type="dxa"/>
              <w:left w:w="0" w:type="dxa"/>
              <w:bottom w:w="0" w:type="dxa"/>
              <w:right w:w="0" w:type="dxa"/>
            </w:tcMar>
            <w:vAlign w:val="center"/>
          </w:tcPr>
          <w:p w14:paraId="79D601E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0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Cyanobacteria</w:t>
            </w:r>
          </w:p>
        </w:tc>
        <w:tc>
          <w:tcPr>
            <w:tcW w:w="546" w:type="pct"/>
            <w:shd w:val="clear" w:color="auto" w:fill="FFFFFF"/>
            <w:tcMar>
              <w:top w:w="0" w:type="dxa"/>
              <w:left w:w="0" w:type="dxa"/>
              <w:bottom w:w="0" w:type="dxa"/>
              <w:right w:w="0" w:type="dxa"/>
            </w:tcMar>
            <w:vAlign w:val="center"/>
          </w:tcPr>
          <w:p w14:paraId="2215122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0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0.006</w:t>
            </w:r>
          </w:p>
        </w:tc>
        <w:tc>
          <w:tcPr>
            <w:tcW w:w="468" w:type="pct"/>
            <w:shd w:val="clear" w:color="auto" w:fill="FFFFFF"/>
            <w:tcMar>
              <w:top w:w="0" w:type="dxa"/>
              <w:left w:w="0" w:type="dxa"/>
              <w:bottom w:w="0" w:type="dxa"/>
              <w:right w:w="0" w:type="dxa"/>
            </w:tcMar>
            <w:vAlign w:val="center"/>
          </w:tcPr>
          <w:p w14:paraId="1D66446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0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0.005</w:t>
            </w:r>
          </w:p>
        </w:tc>
        <w:tc>
          <w:tcPr>
            <w:tcW w:w="462" w:type="pct"/>
            <w:shd w:val="clear" w:color="auto" w:fill="FFFFFF"/>
            <w:tcMar>
              <w:top w:w="0" w:type="dxa"/>
              <w:left w:w="0" w:type="dxa"/>
              <w:bottom w:w="0" w:type="dxa"/>
              <w:right w:w="0" w:type="dxa"/>
            </w:tcMar>
            <w:vAlign w:val="center"/>
          </w:tcPr>
          <w:p w14:paraId="775ADBE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50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1.127</w:t>
            </w:r>
          </w:p>
        </w:tc>
        <w:tc>
          <w:tcPr>
            <w:tcW w:w="620" w:type="pct"/>
            <w:shd w:val="clear" w:color="auto" w:fill="FFFFFF"/>
            <w:tcMar>
              <w:top w:w="0" w:type="dxa"/>
              <w:left w:w="0" w:type="dxa"/>
              <w:bottom w:w="0" w:type="dxa"/>
              <w:right w:w="0" w:type="dxa"/>
            </w:tcMar>
            <w:vAlign w:val="center"/>
          </w:tcPr>
          <w:p w14:paraId="73B3783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0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0.250</w:t>
            </w:r>
          </w:p>
        </w:tc>
        <w:tc>
          <w:tcPr>
            <w:tcW w:w="565" w:type="pct"/>
            <w:shd w:val="clear" w:color="auto" w:fill="FFFFFF"/>
            <w:tcMar>
              <w:top w:w="0" w:type="dxa"/>
              <w:left w:w="0" w:type="dxa"/>
              <w:bottom w:w="0" w:type="dxa"/>
              <w:right w:w="0" w:type="dxa"/>
            </w:tcMar>
            <w:vAlign w:val="center"/>
          </w:tcPr>
          <w:p w14:paraId="47170E6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0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3.758</w:t>
            </w:r>
          </w:p>
        </w:tc>
        <w:tc>
          <w:tcPr>
            <w:tcW w:w="622" w:type="pct"/>
            <w:shd w:val="clear" w:color="auto" w:fill="FFFFFF"/>
            <w:tcMar>
              <w:top w:w="0" w:type="dxa"/>
              <w:left w:w="0" w:type="dxa"/>
              <w:bottom w:w="0" w:type="dxa"/>
              <w:right w:w="0" w:type="dxa"/>
            </w:tcMar>
            <w:vAlign w:val="center"/>
          </w:tcPr>
          <w:p w14:paraId="5A91339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0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0.998</w:t>
            </w:r>
          </w:p>
        </w:tc>
        <w:tc>
          <w:tcPr>
            <w:tcW w:w="692" w:type="pct"/>
            <w:shd w:val="clear" w:color="auto" w:fill="FFFFFF"/>
            <w:tcMar>
              <w:top w:w="0" w:type="dxa"/>
              <w:left w:w="0" w:type="dxa"/>
              <w:bottom w:w="0" w:type="dxa"/>
              <w:right w:w="0" w:type="dxa"/>
            </w:tcMar>
            <w:vAlign w:val="center"/>
          </w:tcPr>
          <w:p w14:paraId="0F758A2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0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0.113</w:t>
            </w:r>
          </w:p>
        </w:tc>
      </w:tr>
      <w:tr w:rsidR="000F5601" w:rsidRPr="00A45B58" w14:paraId="510C1D53" w14:textId="77777777" w:rsidTr="000F5601">
        <w:trPr>
          <w:trHeight w:val="20"/>
          <w:jc w:val="center"/>
        </w:trPr>
        <w:tc>
          <w:tcPr>
            <w:tcW w:w="1024" w:type="pct"/>
            <w:shd w:val="clear" w:color="auto" w:fill="FFFFFF"/>
            <w:tcMar>
              <w:top w:w="0" w:type="dxa"/>
              <w:left w:w="0" w:type="dxa"/>
              <w:bottom w:w="0" w:type="dxa"/>
              <w:right w:w="0" w:type="dxa"/>
            </w:tcMar>
            <w:vAlign w:val="center"/>
          </w:tcPr>
          <w:p w14:paraId="03A0868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0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Euglenophyta</w:t>
            </w:r>
          </w:p>
        </w:tc>
        <w:tc>
          <w:tcPr>
            <w:tcW w:w="546" w:type="pct"/>
            <w:shd w:val="clear" w:color="auto" w:fill="FFFFFF"/>
            <w:tcMar>
              <w:top w:w="0" w:type="dxa"/>
              <w:left w:w="0" w:type="dxa"/>
              <w:bottom w:w="0" w:type="dxa"/>
              <w:right w:w="0" w:type="dxa"/>
            </w:tcMar>
            <w:vAlign w:val="center"/>
          </w:tcPr>
          <w:p w14:paraId="4055D55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0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0.002</w:t>
            </w:r>
          </w:p>
        </w:tc>
        <w:tc>
          <w:tcPr>
            <w:tcW w:w="468" w:type="pct"/>
            <w:shd w:val="clear" w:color="auto" w:fill="FFFFFF"/>
            <w:tcMar>
              <w:top w:w="0" w:type="dxa"/>
              <w:left w:w="0" w:type="dxa"/>
              <w:bottom w:w="0" w:type="dxa"/>
              <w:right w:w="0" w:type="dxa"/>
            </w:tcMar>
            <w:vAlign w:val="center"/>
          </w:tcPr>
          <w:p w14:paraId="37E549F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1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0.003</w:t>
            </w:r>
          </w:p>
        </w:tc>
        <w:tc>
          <w:tcPr>
            <w:tcW w:w="462" w:type="pct"/>
            <w:shd w:val="clear" w:color="auto" w:fill="FFFFFF"/>
            <w:tcMar>
              <w:top w:w="0" w:type="dxa"/>
              <w:left w:w="0" w:type="dxa"/>
              <w:bottom w:w="0" w:type="dxa"/>
              <w:right w:w="0" w:type="dxa"/>
            </w:tcMar>
            <w:vAlign w:val="center"/>
          </w:tcPr>
          <w:p w14:paraId="72532B6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51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0.519</w:t>
            </w:r>
          </w:p>
        </w:tc>
        <w:tc>
          <w:tcPr>
            <w:tcW w:w="620" w:type="pct"/>
            <w:shd w:val="clear" w:color="auto" w:fill="FFFFFF"/>
            <w:tcMar>
              <w:top w:w="0" w:type="dxa"/>
              <w:left w:w="0" w:type="dxa"/>
              <w:bottom w:w="0" w:type="dxa"/>
              <w:right w:w="0" w:type="dxa"/>
            </w:tcMar>
            <w:vAlign w:val="center"/>
          </w:tcPr>
          <w:p w14:paraId="7BB5ABE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1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0.835</w:t>
            </w:r>
          </w:p>
        </w:tc>
        <w:tc>
          <w:tcPr>
            <w:tcW w:w="565" w:type="pct"/>
            <w:shd w:val="clear" w:color="auto" w:fill="FFFFFF"/>
            <w:tcMar>
              <w:top w:w="0" w:type="dxa"/>
              <w:left w:w="0" w:type="dxa"/>
              <w:bottom w:w="0" w:type="dxa"/>
              <w:right w:w="0" w:type="dxa"/>
            </w:tcMar>
            <w:vAlign w:val="center"/>
          </w:tcPr>
          <w:p w14:paraId="03904C2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1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0.000</w:t>
            </w:r>
          </w:p>
        </w:tc>
        <w:tc>
          <w:tcPr>
            <w:tcW w:w="622" w:type="pct"/>
            <w:shd w:val="clear" w:color="auto" w:fill="FFFFFF"/>
            <w:tcMar>
              <w:top w:w="0" w:type="dxa"/>
              <w:left w:w="0" w:type="dxa"/>
              <w:bottom w:w="0" w:type="dxa"/>
              <w:right w:w="0" w:type="dxa"/>
            </w:tcMar>
            <w:vAlign w:val="center"/>
          </w:tcPr>
          <w:p w14:paraId="51C5630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1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1.000</w:t>
            </w:r>
          </w:p>
        </w:tc>
        <w:tc>
          <w:tcPr>
            <w:tcW w:w="692" w:type="pct"/>
            <w:shd w:val="clear" w:color="auto" w:fill="FFFFFF"/>
            <w:tcMar>
              <w:top w:w="0" w:type="dxa"/>
              <w:left w:w="0" w:type="dxa"/>
              <w:bottom w:w="0" w:type="dxa"/>
              <w:right w:w="0" w:type="dxa"/>
            </w:tcMar>
            <w:vAlign w:val="center"/>
          </w:tcPr>
          <w:p w14:paraId="1C7509F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1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0.971</w:t>
            </w:r>
          </w:p>
        </w:tc>
      </w:tr>
      <w:tr w:rsidR="000F5601" w:rsidRPr="00A45B58" w14:paraId="240A8280"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58CDD5C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1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A45B58">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6B8E872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1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55E40A4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1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286A623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51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bottom w:val="single" w:sz="4" w:space="0" w:color="auto"/>
            </w:tcBorders>
            <w:shd w:val="clear" w:color="auto" w:fill="FFFFFF"/>
            <w:tcMar>
              <w:top w:w="0" w:type="dxa"/>
              <w:left w:w="0" w:type="dxa"/>
              <w:bottom w:w="0" w:type="dxa"/>
              <w:right w:w="0" w:type="dxa"/>
            </w:tcMar>
            <w:vAlign w:val="center"/>
          </w:tcPr>
          <w:p w14:paraId="1446A27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2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74D3517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2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69E9692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2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3A748B2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2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0.001</w:t>
            </w:r>
          </w:p>
        </w:tc>
      </w:tr>
      <w:tr w:rsidR="000F5601" w:rsidRPr="0002230D" w14:paraId="009D336D"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23D389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2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b/>
                <w:bCs/>
                <w:color w:val="000000"/>
                <w:sz w:val="22"/>
                <w:szCs w:val="22"/>
              </w:rPr>
              <w:t>Day 38</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1B12617"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2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40F1865"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2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227C4F1"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52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ABB1AC2"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2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6FE49B7"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2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45E9EAA"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3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CF9A78A" w14:textId="77777777" w:rsidR="000F5601" w:rsidRPr="0002230D"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3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r>
      <w:tr w:rsidR="000F5601" w:rsidRPr="00ED637E" w14:paraId="2D7BF15E"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29CA8B5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3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A45B58">
              <w:rPr>
                <w:rFonts w:ascii="Times New Roman" w:eastAsia="Helvetica" w:hAnsi="Times New Roman" w:cs="Times New Roman"/>
                <w:b/>
                <w:bCs/>
                <w:color w:val="000000"/>
                <w:sz w:val="22"/>
                <w:szCs w:val="22"/>
              </w:rPr>
              <w:t>Cryptophyta</w:t>
            </w:r>
            <w:proofErr w:type="spellEnd"/>
          </w:p>
        </w:tc>
        <w:tc>
          <w:tcPr>
            <w:tcW w:w="546" w:type="pct"/>
            <w:tcBorders>
              <w:top w:val="single" w:sz="4" w:space="0" w:color="auto"/>
            </w:tcBorders>
            <w:shd w:val="clear" w:color="auto" w:fill="FFFFFF"/>
            <w:tcMar>
              <w:top w:w="0" w:type="dxa"/>
              <w:left w:w="0" w:type="dxa"/>
              <w:bottom w:w="0" w:type="dxa"/>
              <w:right w:w="0" w:type="dxa"/>
            </w:tcMar>
            <w:vAlign w:val="center"/>
          </w:tcPr>
          <w:p w14:paraId="5A50E2B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3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0.230</w:t>
            </w:r>
          </w:p>
        </w:tc>
        <w:tc>
          <w:tcPr>
            <w:tcW w:w="468" w:type="pct"/>
            <w:tcBorders>
              <w:top w:val="single" w:sz="4" w:space="0" w:color="auto"/>
            </w:tcBorders>
            <w:shd w:val="clear" w:color="auto" w:fill="FFFFFF"/>
            <w:tcMar>
              <w:top w:w="0" w:type="dxa"/>
              <w:left w:w="0" w:type="dxa"/>
              <w:bottom w:w="0" w:type="dxa"/>
              <w:right w:w="0" w:type="dxa"/>
            </w:tcMar>
            <w:vAlign w:val="center"/>
          </w:tcPr>
          <w:p w14:paraId="6C16AF2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3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0.162</w:t>
            </w:r>
          </w:p>
        </w:tc>
        <w:tc>
          <w:tcPr>
            <w:tcW w:w="462" w:type="pct"/>
            <w:tcBorders>
              <w:top w:val="single" w:sz="4" w:space="0" w:color="auto"/>
            </w:tcBorders>
            <w:shd w:val="clear" w:color="auto" w:fill="FFFFFF"/>
            <w:tcMar>
              <w:top w:w="0" w:type="dxa"/>
              <w:left w:w="0" w:type="dxa"/>
              <w:bottom w:w="0" w:type="dxa"/>
              <w:right w:w="0" w:type="dxa"/>
            </w:tcMar>
            <w:vAlign w:val="center"/>
          </w:tcPr>
          <w:p w14:paraId="3D4B634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53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b/>
                <w:bCs/>
                <w:sz w:val="22"/>
                <w:szCs w:val="22"/>
              </w:rPr>
              <w:t>1.420</w:t>
            </w:r>
          </w:p>
        </w:tc>
        <w:tc>
          <w:tcPr>
            <w:tcW w:w="620" w:type="pct"/>
            <w:tcBorders>
              <w:top w:val="single" w:sz="4" w:space="0" w:color="auto"/>
            </w:tcBorders>
            <w:shd w:val="clear" w:color="auto" w:fill="FFFFFF"/>
            <w:tcMar>
              <w:top w:w="0" w:type="dxa"/>
              <w:left w:w="0" w:type="dxa"/>
              <w:bottom w:w="0" w:type="dxa"/>
              <w:right w:w="0" w:type="dxa"/>
            </w:tcMar>
            <w:vAlign w:val="center"/>
          </w:tcPr>
          <w:p w14:paraId="102DA13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3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4.567</w:t>
            </w:r>
          </w:p>
        </w:tc>
        <w:tc>
          <w:tcPr>
            <w:tcW w:w="565" w:type="pct"/>
            <w:tcBorders>
              <w:top w:val="single" w:sz="4" w:space="0" w:color="auto"/>
            </w:tcBorders>
            <w:shd w:val="clear" w:color="auto" w:fill="FFFFFF"/>
            <w:tcMar>
              <w:top w:w="0" w:type="dxa"/>
              <w:left w:w="0" w:type="dxa"/>
              <w:bottom w:w="0" w:type="dxa"/>
              <w:right w:w="0" w:type="dxa"/>
            </w:tcMar>
            <w:vAlign w:val="center"/>
          </w:tcPr>
          <w:p w14:paraId="418FB5A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3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100.140</w:t>
            </w:r>
          </w:p>
        </w:tc>
        <w:tc>
          <w:tcPr>
            <w:tcW w:w="622" w:type="pct"/>
            <w:tcBorders>
              <w:top w:val="single" w:sz="4" w:space="0" w:color="auto"/>
            </w:tcBorders>
            <w:shd w:val="clear" w:color="auto" w:fill="FFFFFF"/>
            <w:tcMar>
              <w:top w:w="0" w:type="dxa"/>
              <w:left w:w="0" w:type="dxa"/>
              <w:bottom w:w="0" w:type="dxa"/>
              <w:right w:w="0" w:type="dxa"/>
            </w:tcMar>
            <w:vAlign w:val="center"/>
          </w:tcPr>
          <w:p w14:paraId="41393B6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3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0.304</w:t>
            </w:r>
          </w:p>
        </w:tc>
        <w:tc>
          <w:tcPr>
            <w:tcW w:w="692" w:type="pct"/>
            <w:tcBorders>
              <w:top w:val="single" w:sz="4" w:space="0" w:color="auto"/>
            </w:tcBorders>
            <w:shd w:val="clear" w:color="auto" w:fill="FFFFFF"/>
            <w:tcMar>
              <w:top w:w="0" w:type="dxa"/>
              <w:left w:w="0" w:type="dxa"/>
              <w:bottom w:w="0" w:type="dxa"/>
              <w:right w:w="0" w:type="dxa"/>
            </w:tcMar>
            <w:vAlign w:val="center"/>
          </w:tcPr>
          <w:p w14:paraId="4BA9004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3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0.001</w:t>
            </w:r>
          </w:p>
        </w:tc>
      </w:tr>
      <w:tr w:rsidR="000F5601" w:rsidRPr="00ED637E" w14:paraId="3F5A0047" w14:textId="77777777" w:rsidTr="000F5601">
        <w:trPr>
          <w:trHeight w:val="20"/>
          <w:jc w:val="center"/>
        </w:trPr>
        <w:tc>
          <w:tcPr>
            <w:tcW w:w="1024" w:type="pct"/>
            <w:shd w:val="clear" w:color="auto" w:fill="FFFFFF"/>
            <w:tcMar>
              <w:top w:w="0" w:type="dxa"/>
              <w:left w:w="0" w:type="dxa"/>
              <w:bottom w:w="0" w:type="dxa"/>
              <w:right w:w="0" w:type="dxa"/>
            </w:tcMar>
            <w:vAlign w:val="center"/>
          </w:tcPr>
          <w:p w14:paraId="06E773A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4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A45B58">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784B77BF"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4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0.173</w:t>
            </w:r>
          </w:p>
        </w:tc>
        <w:tc>
          <w:tcPr>
            <w:tcW w:w="468" w:type="pct"/>
            <w:shd w:val="clear" w:color="auto" w:fill="FFFFFF"/>
            <w:tcMar>
              <w:top w:w="0" w:type="dxa"/>
              <w:left w:w="0" w:type="dxa"/>
              <w:bottom w:w="0" w:type="dxa"/>
              <w:right w:w="0" w:type="dxa"/>
            </w:tcMar>
            <w:vAlign w:val="center"/>
          </w:tcPr>
          <w:p w14:paraId="023DC43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4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0.194</w:t>
            </w:r>
          </w:p>
        </w:tc>
        <w:tc>
          <w:tcPr>
            <w:tcW w:w="462" w:type="pct"/>
            <w:shd w:val="clear" w:color="auto" w:fill="FFFFFF"/>
            <w:tcMar>
              <w:top w:w="0" w:type="dxa"/>
              <w:left w:w="0" w:type="dxa"/>
              <w:bottom w:w="0" w:type="dxa"/>
              <w:right w:w="0" w:type="dxa"/>
            </w:tcMar>
            <w:vAlign w:val="center"/>
          </w:tcPr>
          <w:p w14:paraId="169C2B3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54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0.895</w:t>
            </w:r>
          </w:p>
        </w:tc>
        <w:tc>
          <w:tcPr>
            <w:tcW w:w="620" w:type="pct"/>
            <w:shd w:val="clear" w:color="auto" w:fill="FFFFFF"/>
            <w:tcMar>
              <w:top w:w="0" w:type="dxa"/>
              <w:left w:w="0" w:type="dxa"/>
              <w:bottom w:w="0" w:type="dxa"/>
              <w:right w:w="0" w:type="dxa"/>
            </w:tcMar>
            <w:vAlign w:val="center"/>
          </w:tcPr>
          <w:p w14:paraId="0031FB2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4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3.471</w:t>
            </w:r>
          </w:p>
        </w:tc>
        <w:tc>
          <w:tcPr>
            <w:tcW w:w="565" w:type="pct"/>
            <w:shd w:val="clear" w:color="auto" w:fill="FFFFFF"/>
            <w:tcMar>
              <w:top w:w="0" w:type="dxa"/>
              <w:left w:w="0" w:type="dxa"/>
              <w:bottom w:w="0" w:type="dxa"/>
              <w:right w:w="0" w:type="dxa"/>
            </w:tcMar>
            <w:vAlign w:val="center"/>
          </w:tcPr>
          <w:p w14:paraId="187BE2E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4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167.298</w:t>
            </w:r>
          </w:p>
        </w:tc>
        <w:tc>
          <w:tcPr>
            <w:tcW w:w="622" w:type="pct"/>
            <w:shd w:val="clear" w:color="auto" w:fill="FFFFFF"/>
            <w:tcMar>
              <w:top w:w="0" w:type="dxa"/>
              <w:left w:w="0" w:type="dxa"/>
              <w:bottom w:w="0" w:type="dxa"/>
              <w:right w:w="0" w:type="dxa"/>
            </w:tcMar>
            <w:vAlign w:val="center"/>
          </w:tcPr>
          <w:p w14:paraId="63BD71F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4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0.533</w:t>
            </w:r>
          </w:p>
        </w:tc>
        <w:tc>
          <w:tcPr>
            <w:tcW w:w="692" w:type="pct"/>
            <w:shd w:val="clear" w:color="auto" w:fill="FFFFFF"/>
            <w:tcMar>
              <w:top w:w="0" w:type="dxa"/>
              <w:left w:w="0" w:type="dxa"/>
              <w:bottom w:w="0" w:type="dxa"/>
              <w:right w:w="0" w:type="dxa"/>
            </w:tcMar>
            <w:vAlign w:val="center"/>
          </w:tcPr>
          <w:p w14:paraId="75C91C92"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4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0.147</w:t>
            </w:r>
          </w:p>
        </w:tc>
      </w:tr>
      <w:tr w:rsidR="000F5601" w:rsidRPr="00A45B58" w14:paraId="4E77B99B" w14:textId="77777777" w:rsidTr="000F5601">
        <w:trPr>
          <w:trHeight w:val="20"/>
          <w:jc w:val="center"/>
        </w:trPr>
        <w:tc>
          <w:tcPr>
            <w:tcW w:w="1024" w:type="pct"/>
            <w:shd w:val="clear" w:color="auto" w:fill="FFFFFF"/>
            <w:tcMar>
              <w:top w:w="0" w:type="dxa"/>
              <w:left w:w="0" w:type="dxa"/>
              <w:bottom w:w="0" w:type="dxa"/>
              <w:right w:w="0" w:type="dxa"/>
            </w:tcMar>
            <w:vAlign w:val="center"/>
          </w:tcPr>
          <w:p w14:paraId="7AC98BB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4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b/>
                <w:bCs/>
                <w:color w:val="000000"/>
                <w:sz w:val="22"/>
                <w:szCs w:val="22"/>
              </w:rPr>
              <w:t>Chlorophyta</w:t>
            </w:r>
          </w:p>
        </w:tc>
        <w:tc>
          <w:tcPr>
            <w:tcW w:w="546" w:type="pct"/>
            <w:shd w:val="clear" w:color="auto" w:fill="FFFFFF"/>
            <w:tcMar>
              <w:top w:w="0" w:type="dxa"/>
              <w:left w:w="0" w:type="dxa"/>
              <w:bottom w:w="0" w:type="dxa"/>
              <w:right w:w="0" w:type="dxa"/>
            </w:tcMar>
            <w:vAlign w:val="center"/>
          </w:tcPr>
          <w:p w14:paraId="2101E93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4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0.130</w:t>
            </w:r>
          </w:p>
        </w:tc>
        <w:tc>
          <w:tcPr>
            <w:tcW w:w="468" w:type="pct"/>
            <w:shd w:val="clear" w:color="auto" w:fill="FFFFFF"/>
            <w:tcMar>
              <w:top w:w="0" w:type="dxa"/>
              <w:left w:w="0" w:type="dxa"/>
              <w:bottom w:w="0" w:type="dxa"/>
              <w:right w:w="0" w:type="dxa"/>
            </w:tcMar>
            <w:vAlign w:val="center"/>
          </w:tcPr>
          <w:p w14:paraId="615C8EA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5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0.166</w:t>
            </w:r>
          </w:p>
        </w:tc>
        <w:tc>
          <w:tcPr>
            <w:tcW w:w="462" w:type="pct"/>
            <w:shd w:val="clear" w:color="auto" w:fill="FFFFFF"/>
            <w:tcMar>
              <w:top w:w="0" w:type="dxa"/>
              <w:left w:w="0" w:type="dxa"/>
              <w:bottom w:w="0" w:type="dxa"/>
              <w:right w:w="0" w:type="dxa"/>
            </w:tcMar>
            <w:vAlign w:val="center"/>
          </w:tcPr>
          <w:p w14:paraId="36D9E5A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b/>
                <w:bCs/>
                <w:sz w:val="22"/>
                <w:szCs w:val="22"/>
              </w:rPr>
              <w:pPrChange w:id="255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b/>
                <w:bCs/>
                <w:sz w:val="22"/>
                <w:szCs w:val="22"/>
              </w:rPr>
              <w:t>0.783</w:t>
            </w:r>
          </w:p>
        </w:tc>
        <w:tc>
          <w:tcPr>
            <w:tcW w:w="620" w:type="pct"/>
            <w:shd w:val="clear" w:color="auto" w:fill="FFFFFF"/>
            <w:tcMar>
              <w:top w:w="0" w:type="dxa"/>
              <w:left w:w="0" w:type="dxa"/>
              <w:bottom w:w="0" w:type="dxa"/>
              <w:right w:w="0" w:type="dxa"/>
            </w:tcMar>
            <w:vAlign w:val="center"/>
          </w:tcPr>
          <w:p w14:paraId="604B0B1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5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3.894</w:t>
            </w:r>
          </w:p>
        </w:tc>
        <w:tc>
          <w:tcPr>
            <w:tcW w:w="565" w:type="pct"/>
            <w:shd w:val="clear" w:color="auto" w:fill="FFFFFF"/>
            <w:tcMar>
              <w:top w:w="0" w:type="dxa"/>
              <w:left w:w="0" w:type="dxa"/>
              <w:bottom w:w="0" w:type="dxa"/>
              <w:right w:w="0" w:type="dxa"/>
            </w:tcMar>
            <w:vAlign w:val="center"/>
          </w:tcPr>
          <w:p w14:paraId="39F5FEC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5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80.553</w:t>
            </w:r>
          </w:p>
        </w:tc>
        <w:tc>
          <w:tcPr>
            <w:tcW w:w="622" w:type="pct"/>
            <w:shd w:val="clear" w:color="auto" w:fill="FFFFFF"/>
            <w:tcMar>
              <w:top w:w="0" w:type="dxa"/>
              <w:left w:w="0" w:type="dxa"/>
              <w:bottom w:w="0" w:type="dxa"/>
              <w:right w:w="0" w:type="dxa"/>
            </w:tcMar>
            <w:vAlign w:val="center"/>
          </w:tcPr>
          <w:p w14:paraId="2D3CB8D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5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0.704</w:t>
            </w:r>
          </w:p>
        </w:tc>
        <w:tc>
          <w:tcPr>
            <w:tcW w:w="692" w:type="pct"/>
            <w:shd w:val="clear" w:color="auto" w:fill="FFFFFF"/>
            <w:tcMar>
              <w:top w:w="0" w:type="dxa"/>
              <w:left w:w="0" w:type="dxa"/>
              <w:bottom w:w="0" w:type="dxa"/>
              <w:right w:w="0" w:type="dxa"/>
            </w:tcMar>
            <w:vAlign w:val="center"/>
          </w:tcPr>
          <w:p w14:paraId="0D8BFD0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b/>
                <w:bCs/>
                <w:color w:val="000000"/>
                <w:sz w:val="22"/>
                <w:szCs w:val="22"/>
              </w:rPr>
              <w:pPrChange w:id="255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b/>
                <w:bCs/>
                <w:color w:val="000000"/>
                <w:sz w:val="22"/>
                <w:szCs w:val="22"/>
              </w:rPr>
              <w:t>0.039</w:t>
            </w:r>
          </w:p>
        </w:tc>
      </w:tr>
      <w:tr w:rsidR="000F5601" w:rsidRPr="00ED637E" w14:paraId="328D7508" w14:textId="77777777" w:rsidTr="000F5601">
        <w:trPr>
          <w:trHeight w:val="20"/>
          <w:jc w:val="center"/>
        </w:trPr>
        <w:tc>
          <w:tcPr>
            <w:tcW w:w="1024" w:type="pct"/>
            <w:shd w:val="clear" w:color="auto" w:fill="FFFFFF"/>
            <w:tcMar>
              <w:top w:w="0" w:type="dxa"/>
              <w:left w:w="0" w:type="dxa"/>
              <w:bottom w:w="0" w:type="dxa"/>
              <w:right w:w="0" w:type="dxa"/>
            </w:tcMar>
            <w:vAlign w:val="center"/>
          </w:tcPr>
          <w:p w14:paraId="6218600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5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lastRenderedPageBreak/>
              <w:t>Charophyta</w:t>
            </w:r>
          </w:p>
        </w:tc>
        <w:tc>
          <w:tcPr>
            <w:tcW w:w="546" w:type="pct"/>
            <w:shd w:val="clear" w:color="auto" w:fill="FFFFFF"/>
            <w:tcMar>
              <w:top w:w="0" w:type="dxa"/>
              <w:left w:w="0" w:type="dxa"/>
              <w:bottom w:w="0" w:type="dxa"/>
              <w:right w:w="0" w:type="dxa"/>
            </w:tcMar>
            <w:vAlign w:val="center"/>
          </w:tcPr>
          <w:p w14:paraId="5C27C10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5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0.127</w:t>
            </w:r>
          </w:p>
        </w:tc>
        <w:tc>
          <w:tcPr>
            <w:tcW w:w="468" w:type="pct"/>
            <w:shd w:val="clear" w:color="auto" w:fill="FFFFFF"/>
            <w:tcMar>
              <w:top w:w="0" w:type="dxa"/>
              <w:left w:w="0" w:type="dxa"/>
              <w:bottom w:w="0" w:type="dxa"/>
              <w:right w:w="0" w:type="dxa"/>
            </w:tcMar>
            <w:vAlign w:val="center"/>
          </w:tcPr>
          <w:p w14:paraId="7C25325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5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0.055</w:t>
            </w:r>
          </w:p>
        </w:tc>
        <w:tc>
          <w:tcPr>
            <w:tcW w:w="462" w:type="pct"/>
            <w:shd w:val="clear" w:color="auto" w:fill="FFFFFF"/>
            <w:tcMar>
              <w:top w:w="0" w:type="dxa"/>
              <w:left w:w="0" w:type="dxa"/>
              <w:bottom w:w="0" w:type="dxa"/>
              <w:right w:w="0" w:type="dxa"/>
            </w:tcMar>
            <w:vAlign w:val="center"/>
          </w:tcPr>
          <w:p w14:paraId="3A09E73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55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2.308</w:t>
            </w:r>
          </w:p>
        </w:tc>
        <w:tc>
          <w:tcPr>
            <w:tcW w:w="620" w:type="pct"/>
            <w:shd w:val="clear" w:color="auto" w:fill="FFFFFF"/>
            <w:tcMar>
              <w:top w:w="0" w:type="dxa"/>
              <w:left w:w="0" w:type="dxa"/>
              <w:bottom w:w="0" w:type="dxa"/>
              <w:right w:w="0" w:type="dxa"/>
            </w:tcMar>
            <w:vAlign w:val="center"/>
          </w:tcPr>
          <w:p w14:paraId="28F6E857"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6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32.507</w:t>
            </w:r>
          </w:p>
        </w:tc>
        <w:tc>
          <w:tcPr>
            <w:tcW w:w="565" w:type="pct"/>
            <w:shd w:val="clear" w:color="auto" w:fill="FFFFFF"/>
            <w:tcMar>
              <w:top w:w="0" w:type="dxa"/>
              <w:left w:w="0" w:type="dxa"/>
              <w:bottom w:w="0" w:type="dxa"/>
              <w:right w:w="0" w:type="dxa"/>
            </w:tcMar>
            <w:vAlign w:val="center"/>
          </w:tcPr>
          <w:p w14:paraId="233C2B8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6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93.918</w:t>
            </w:r>
          </w:p>
        </w:tc>
        <w:tc>
          <w:tcPr>
            <w:tcW w:w="622" w:type="pct"/>
            <w:shd w:val="clear" w:color="auto" w:fill="FFFFFF"/>
            <w:tcMar>
              <w:top w:w="0" w:type="dxa"/>
              <w:left w:w="0" w:type="dxa"/>
              <w:bottom w:w="0" w:type="dxa"/>
              <w:right w:w="0" w:type="dxa"/>
            </w:tcMar>
            <w:vAlign w:val="center"/>
          </w:tcPr>
          <w:p w14:paraId="565E65F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6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0.872</w:t>
            </w:r>
          </w:p>
        </w:tc>
        <w:tc>
          <w:tcPr>
            <w:tcW w:w="692" w:type="pct"/>
            <w:shd w:val="clear" w:color="auto" w:fill="FFFFFF"/>
            <w:tcMar>
              <w:top w:w="0" w:type="dxa"/>
              <w:left w:w="0" w:type="dxa"/>
              <w:bottom w:w="0" w:type="dxa"/>
              <w:right w:w="0" w:type="dxa"/>
            </w:tcMar>
            <w:vAlign w:val="center"/>
          </w:tcPr>
          <w:p w14:paraId="7E7A3D4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6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0.967</w:t>
            </w:r>
          </w:p>
        </w:tc>
      </w:tr>
      <w:tr w:rsidR="000F5601" w:rsidRPr="00ED637E" w14:paraId="530F47C2" w14:textId="77777777" w:rsidTr="000F5601">
        <w:trPr>
          <w:trHeight w:val="20"/>
          <w:jc w:val="center"/>
        </w:trPr>
        <w:tc>
          <w:tcPr>
            <w:tcW w:w="1024" w:type="pct"/>
            <w:shd w:val="clear" w:color="auto" w:fill="FFFFFF"/>
            <w:tcMar>
              <w:top w:w="0" w:type="dxa"/>
              <w:left w:w="0" w:type="dxa"/>
              <w:bottom w:w="0" w:type="dxa"/>
              <w:right w:w="0" w:type="dxa"/>
            </w:tcMar>
            <w:vAlign w:val="center"/>
          </w:tcPr>
          <w:p w14:paraId="77CF7C3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6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Bacillariophyta</w:t>
            </w:r>
          </w:p>
        </w:tc>
        <w:tc>
          <w:tcPr>
            <w:tcW w:w="546" w:type="pct"/>
            <w:shd w:val="clear" w:color="auto" w:fill="FFFFFF"/>
            <w:tcMar>
              <w:top w:w="0" w:type="dxa"/>
              <w:left w:w="0" w:type="dxa"/>
              <w:bottom w:w="0" w:type="dxa"/>
              <w:right w:w="0" w:type="dxa"/>
            </w:tcMar>
            <w:vAlign w:val="center"/>
          </w:tcPr>
          <w:p w14:paraId="6DDD085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6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0.059</w:t>
            </w:r>
          </w:p>
        </w:tc>
        <w:tc>
          <w:tcPr>
            <w:tcW w:w="468" w:type="pct"/>
            <w:shd w:val="clear" w:color="auto" w:fill="FFFFFF"/>
            <w:tcMar>
              <w:top w:w="0" w:type="dxa"/>
              <w:left w:w="0" w:type="dxa"/>
              <w:bottom w:w="0" w:type="dxa"/>
              <w:right w:w="0" w:type="dxa"/>
            </w:tcMar>
            <w:vAlign w:val="center"/>
          </w:tcPr>
          <w:p w14:paraId="5395106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6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0.047</w:t>
            </w:r>
          </w:p>
        </w:tc>
        <w:tc>
          <w:tcPr>
            <w:tcW w:w="462" w:type="pct"/>
            <w:shd w:val="clear" w:color="auto" w:fill="FFFFFF"/>
            <w:tcMar>
              <w:top w:w="0" w:type="dxa"/>
              <w:left w:w="0" w:type="dxa"/>
              <w:bottom w:w="0" w:type="dxa"/>
              <w:right w:w="0" w:type="dxa"/>
            </w:tcMar>
            <w:vAlign w:val="center"/>
          </w:tcPr>
          <w:p w14:paraId="18A3E8F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56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1.260</w:t>
            </w:r>
          </w:p>
        </w:tc>
        <w:tc>
          <w:tcPr>
            <w:tcW w:w="620" w:type="pct"/>
            <w:shd w:val="clear" w:color="auto" w:fill="FFFFFF"/>
            <w:tcMar>
              <w:top w:w="0" w:type="dxa"/>
              <w:left w:w="0" w:type="dxa"/>
              <w:bottom w:w="0" w:type="dxa"/>
              <w:right w:w="0" w:type="dxa"/>
            </w:tcMar>
            <w:vAlign w:val="center"/>
          </w:tcPr>
          <w:p w14:paraId="632CE42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6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11.421</w:t>
            </w:r>
          </w:p>
        </w:tc>
        <w:tc>
          <w:tcPr>
            <w:tcW w:w="565" w:type="pct"/>
            <w:shd w:val="clear" w:color="auto" w:fill="FFFFFF"/>
            <w:tcMar>
              <w:top w:w="0" w:type="dxa"/>
              <w:left w:w="0" w:type="dxa"/>
              <w:bottom w:w="0" w:type="dxa"/>
              <w:right w:w="0" w:type="dxa"/>
            </w:tcMar>
            <w:vAlign w:val="center"/>
          </w:tcPr>
          <w:p w14:paraId="4C39B49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6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31.128</w:t>
            </w:r>
          </w:p>
        </w:tc>
        <w:tc>
          <w:tcPr>
            <w:tcW w:w="622" w:type="pct"/>
            <w:shd w:val="clear" w:color="auto" w:fill="FFFFFF"/>
            <w:tcMar>
              <w:top w:w="0" w:type="dxa"/>
              <w:left w:w="0" w:type="dxa"/>
              <w:bottom w:w="0" w:type="dxa"/>
              <w:right w:w="0" w:type="dxa"/>
            </w:tcMar>
            <w:vAlign w:val="center"/>
          </w:tcPr>
          <w:p w14:paraId="5CD2BBF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7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0.950</w:t>
            </w:r>
          </w:p>
        </w:tc>
        <w:tc>
          <w:tcPr>
            <w:tcW w:w="692" w:type="pct"/>
            <w:shd w:val="clear" w:color="auto" w:fill="FFFFFF"/>
            <w:tcMar>
              <w:top w:w="0" w:type="dxa"/>
              <w:left w:w="0" w:type="dxa"/>
              <w:bottom w:w="0" w:type="dxa"/>
              <w:right w:w="0" w:type="dxa"/>
            </w:tcMar>
            <w:vAlign w:val="center"/>
          </w:tcPr>
          <w:p w14:paraId="1B81867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7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0.429</w:t>
            </w:r>
          </w:p>
        </w:tc>
      </w:tr>
      <w:tr w:rsidR="000F5601" w:rsidRPr="00ED637E" w14:paraId="5B015B1F" w14:textId="77777777" w:rsidTr="000F5601">
        <w:trPr>
          <w:trHeight w:val="20"/>
          <w:jc w:val="center"/>
        </w:trPr>
        <w:tc>
          <w:tcPr>
            <w:tcW w:w="1024" w:type="pct"/>
            <w:shd w:val="clear" w:color="auto" w:fill="FFFFFF"/>
            <w:tcMar>
              <w:top w:w="0" w:type="dxa"/>
              <w:left w:w="0" w:type="dxa"/>
              <w:bottom w:w="0" w:type="dxa"/>
              <w:right w:w="0" w:type="dxa"/>
            </w:tcMar>
            <w:vAlign w:val="center"/>
          </w:tcPr>
          <w:p w14:paraId="0C40CBD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7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Cyanobacteria</w:t>
            </w:r>
          </w:p>
        </w:tc>
        <w:tc>
          <w:tcPr>
            <w:tcW w:w="546" w:type="pct"/>
            <w:shd w:val="clear" w:color="auto" w:fill="FFFFFF"/>
            <w:tcMar>
              <w:top w:w="0" w:type="dxa"/>
              <w:left w:w="0" w:type="dxa"/>
              <w:bottom w:w="0" w:type="dxa"/>
              <w:right w:w="0" w:type="dxa"/>
            </w:tcMar>
            <w:vAlign w:val="center"/>
          </w:tcPr>
          <w:p w14:paraId="2CD90CA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7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0.027</w:t>
            </w:r>
          </w:p>
        </w:tc>
        <w:tc>
          <w:tcPr>
            <w:tcW w:w="468" w:type="pct"/>
            <w:shd w:val="clear" w:color="auto" w:fill="FFFFFF"/>
            <w:tcMar>
              <w:top w:w="0" w:type="dxa"/>
              <w:left w:w="0" w:type="dxa"/>
              <w:bottom w:w="0" w:type="dxa"/>
              <w:right w:w="0" w:type="dxa"/>
            </w:tcMar>
            <w:vAlign w:val="center"/>
          </w:tcPr>
          <w:p w14:paraId="1DC79E84"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7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0.024</w:t>
            </w:r>
          </w:p>
        </w:tc>
        <w:tc>
          <w:tcPr>
            <w:tcW w:w="462" w:type="pct"/>
            <w:shd w:val="clear" w:color="auto" w:fill="FFFFFF"/>
            <w:tcMar>
              <w:top w:w="0" w:type="dxa"/>
              <w:left w:w="0" w:type="dxa"/>
              <w:bottom w:w="0" w:type="dxa"/>
              <w:right w:w="0" w:type="dxa"/>
            </w:tcMar>
            <w:vAlign w:val="center"/>
          </w:tcPr>
          <w:p w14:paraId="0E18EFB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57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1.147</w:t>
            </w:r>
          </w:p>
        </w:tc>
        <w:tc>
          <w:tcPr>
            <w:tcW w:w="620" w:type="pct"/>
            <w:shd w:val="clear" w:color="auto" w:fill="FFFFFF"/>
            <w:tcMar>
              <w:top w:w="0" w:type="dxa"/>
              <w:left w:w="0" w:type="dxa"/>
              <w:bottom w:w="0" w:type="dxa"/>
              <w:right w:w="0" w:type="dxa"/>
            </w:tcMar>
            <w:vAlign w:val="center"/>
          </w:tcPr>
          <w:p w14:paraId="6DB211E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7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5.863</w:t>
            </w:r>
          </w:p>
        </w:tc>
        <w:tc>
          <w:tcPr>
            <w:tcW w:w="565" w:type="pct"/>
            <w:shd w:val="clear" w:color="auto" w:fill="FFFFFF"/>
            <w:tcMar>
              <w:top w:w="0" w:type="dxa"/>
              <w:left w:w="0" w:type="dxa"/>
              <w:bottom w:w="0" w:type="dxa"/>
              <w:right w:w="0" w:type="dxa"/>
            </w:tcMar>
            <w:vAlign w:val="center"/>
          </w:tcPr>
          <w:p w14:paraId="6366C35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7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14.455</w:t>
            </w:r>
          </w:p>
        </w:tc>
        <w:tc>
          <w:tcPr>
            <w:tcW w:w="622" w:type="pct"/>
            <w:shd w:val="clear" w:color="auto" w:fill="FFFFFF"/>
            <w:tcMar>
              <w:top w:w="0" w:type="dxa"/>
              <w:left w:w="0" w:type="dxa"/>
              <w:bottom w:w="0" w:type="dxa"/>
              <w:right w:w="0" w:type="dxa"/>
            </w:tcMar>
            <w:vAlign w:val="center"/>
          </w:tcPr>
          <w:p w14:paraId="7861697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7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0.986</w:t>
            </w:r>
          </w:p>
        </w:tc>
        <w:tc>
          <w:tcPr>
            <w:tcW w:w="692" w:type="pct"/>
            <w:shd w:val="clear" w:color="auto" w:fill="FFFFFF"/>
            <w:tcMar>
              <w:top w:w="0" w:type="dxa"/>
              <w:left w:w="0" w:type="dxa"/>
              <w:bottom w:w="0" w:type="dxa"/>
              <w:right w:w="0" w:type="dxa"/>
            </w:tcMar>
            <w:vAlign w:val="center"/>
          </w:tcPr>
          <w:p w14:paraId="4C184AF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7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0.967</w:t>
            </w:r>
          </w:p>
        </w:tc>
      </w:tr>
      <w:tr w:rsidR="000F5601" w:rsidRPr="00ED637E" w14:paraId="446EB9EB" w14:textId="77777777" w:rsidTr="000F5601">
        <w:trPr>
          <w:trHeight w:val="20"/>
          <w:jc w:val="center"/>
        </w:trPr>
        <w:tc>
          <w:tcPr>
            <w:tcW w:w="1024" w:type="pct"/>
            <w:shd w:val="clear" w:color="auto" w:fill="FFFFFF"/>
            <w:tcMar>
              <w:top w:w="0" w:type="dxa"/>
              <w:left w:w="0" w:type="dxa"/>
              <w:bottom w:w="0" w:type="dxa"/>
              <w:right w:w="0" w:type="dxa"/>
            </w:tcMar>
            <w:vAlign w:val="center"/>
          </w:tcPr>
          <w:p w14:paraId="5E11893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8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r w:rsidRPr="00A45B58">
              <w:rPr>
                <w:rFonts w:ascii="Times New Roman" w:eastAsia="Helvetica" w:hAnsi="Times New Roman" w:cs="Times New Roman"/>
                <w:color w:val="000000"/>
                <w:sz w:val="22"/>
                <w:szCs w:val="22"/>
              </w:rPr>
              <w:t>Euglenophyta</w:t>
            </w:r>
          </w:p>
        </w:tc>
        <w:tc>
          <w:tcPr>
            <w:tcW w:w="546" w:type="pct"/>
            <w:shd w:val="clear" w:color="auto" w:fill="FFFFFF"/>
            <w:tcMar>
              <w:top w:w="0" w:type="dxa"/>
              <w:left w:w="0" w:type="dxa"/>
              <w:bottom w:w="0" w:type="dxa"/>
              <w:right w:w="0" w:type="dxa"/>
            </w:tcMar>
            <w:vAlign w:val="center"/>
          </w:tcPr>
          <w:p w14:paraId="61CA7586"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8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0.011</w:t>
            </w:r>
          </w:p>
        </w:tc>
        <w:tc>
          <w:tcPr>
            <w:tcW w:w="468" w:type="pct"/>
            <w:shd w:val="clear" w:color="auto" w:fill="FFFFFF"/>
            <w:tcMar>
              <w:top w:w="0" w:type="dxa"/>
              <w:left w:w="0" w:type="dxa"/>
              <w:bottom w:w="0" w:type="dxa"/>
              <w:right w:w="0" w:type="dxa"/>
            </w:tcMar>
            <w:vAlign w:val="center"/>
          </w:tcPr>
          <w:p w14:paraId="2F0B6E65"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8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0.010</w:t>
            </w:r>
          </w:p>
        </w:tc>
        <w:tc>
          <w:tcPr>
            <w:tcW w:w="462" w:type="pct"/>
            <w:shd w:val="clear" w:color="auto" w:fill="FFFFFF"/>
            <w:tcMar>
              <w:top w:w="0" w:type="dxa"/>
              <w:left w:w="0" w:type="dxa"/>
              <w:bottom w:w="0" w:type="dxa"/>
              <w:right w:w="0" w:type="dxa"/>
            </w:tcMar>
            <w:vAlign w:val="center"/>
          </w:tcPr>
          <w:p w14:paraId="6496F4E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58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hAnsi="Times New Roman" w:cs="Times New Roman"/>
                <w:sz w:val="22"/>
                <w:szCs w:val="22"/>
              </w:rPr>
              <w:t>1.004</w:t>
            </w:r>
          </w:p>
        </w:tc>
        <w:tc>
          <w:tcPr>
            <w:tcW w:w="620" w:type="pct"/>
            <w:shd w:val="clear" w:color="auto" w:fill="FFFFFF"/>
            <w:tcMar>
              <w:top w:w="0" w:type="dxa"/>
              <w:left w:w="0" w:type="dxa"/>
              <w:bottom w:w="0" w:type="dxa"/>
              <w:right w:w="0" w:type="dxa"/>
            </w:tcMar>
            <w:vAlign w:val="center"/>
          </w:tcPr>
          <w:p w14:paraId="0E3F18F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8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5.281</w:t>
            </w:r>
          </w:p>
        </w:tc>
        <w:tc>
          <w:tcPr>
            <w:tcW w:w="565" w:type="pct"/>
            <w:shd w:val="clear" w:color="auto" w:fill="FFFFFF"/>
            <w:tcMar>
              <w:top w:w="0" w:type="dxa"/>
              <w:left w:w="0" w:type="dxa"/>
              <w:bottom w:w="0" w:type="dxa"/>
              <w:right w:w="0" w:type="dxa"/>
            </w:tcMar>
            <w:vAlign w:val="center"/>
          </w:tcPr>
          <w:p w14:paraId="25AC9E2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8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3.097</w:t>
            </w:r>
          </w:p>
        </w:tc>
        <w:tc>
          <w:tcPr>
            <w:tcW w:w="622" w:type="pct"/>
            <w:shd w:val="clear" w:color="auto" w:fill="FFFFFF"/>
            <w:tcMar>
              <w:top w:w="0" w:type="dxa"/>
              <w:left w:w="0" w:type="dxa"/>
              <w:bottom w:w="0" w:type="dxa"/>
              <w:right w:w="0" w:type="dxa"/>
            </w:tcMar>
            <w:vAlign w:val="center"/>
          </w:tcPr>
          <w:p w14:paraId="6A3C3EBE"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86"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1.000</w:t>
            </w:r>
          </w:p>
        </w:tc>
        <w:tc>
          <w:tcPr>
            <w:tcW w:w="692" w:type="pct"/>
            <w:shd w:val="clear" w:color="auto" w:fill="FFFFFF"/>
            <w:tcMar>
              <w:top w:w="0" w:type="dxa"/>
              <w:left w:w="0" w:type="dxa"/>
              <w:bottom w:w="0" w:type="dxa"/>
              <w:right w:w="0" w:type="dxa"/>
            </w:tcMar>
            <w:vAlign w:val="center"/>
          </w:tcPr>
          <w:p w14:paraId="243FF38A"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87"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0.929</w:t>
            </w:r>
          </w:p>
        </w:tc>
      </w:tr>
      <w:tr w:rsidR="000F5601" w:rsidRPr="00ED637E" w14:paraId="2FA1C83A"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66DF3C78"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88"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pPr>
              </w:pPrChange>
            </w:pPr>
            <w:proofErr w:type="spellStart"/>
            <w:r w:rsidRPr="00A45B58">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1D1FA81B"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89"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6280C57C"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90"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0125104D"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hAnsi="Times New Roman" w:cs="Times New Roman"/>
                <w:sz w:val="22"/>
                <w:szCs w:val="22"/>
              </w:rPr>
              <w:pPrChange w:id="2591"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p>
        </w:tc>
        <w:tc>
          <w:tcPr>
            <w:tcW w:w="620" w:type="pct"/>
            <w:tcBorders>
              <w:bottom w:val="single" w:sz="4" w:space="0" w:color="auto"/>
            </w:tcBorders>
            <w:shd w:val="clear" w:color="auto" w:fill="FFFFFF"/>
            <w:tcMar>
              <w:top w:w="0" w:type="dxa"/>
              <w:left w:w="0" w:type="dxa"/>
              <w:bottom w:w="0" w:type="dxa"/>
              <w:right w:w="0" w:type="dxa"/>
            </w:tcMar>
            <w:vAlign w:val="center"/>
          </w:tcPr>
          <w:p w14:paraId="05EEFCD1"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92"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3C65A329"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93"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22313AF0"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94"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55AED803" w14:textId="77777777" w:rsidR="000F5601" w:rsidRPr="00A45B58" w:rsidRDefault="000F5601">
            <w:pPr>
              <w:pBdr>
                <w:top w:val="none" w:sz="0" w:space="0" w:color="000000"/>
                <w:left w:val="none" w:sz="0" w:space="0" w:color="000000"/>
                <w:bottom w:val="none" w:sz="0" w:space="0" w:color="000000"/>
                <w:right w:val="none" w:sz="0" w:space="0" w:color="000000"/>
              </w:pBdr>
              <w:spacing w:line="480" w:lineRule="auto"/>
              <w:ind w:left="100" w:right="100"/>
              <w:jc w:val="both"/>
              <w:rPr>
                <w:rFonts w:ascii="Times New Roman" w:eastAsia="Helvetica" w:hAnsi="Times New Roman" w:cs="Times New Roman"/>
                <w:color w:val="000000"/>
                <w:sz w:val="22"/>
                <w:szCs w:val="22"/>
              </w:rPr>
              <w:pPrChange w:id="2595" w:author="Andreu Rico Artero" w:date="2024-10-10T20:00:00Z" w16du:dateUtc="2024-10-10T18:00:00Z">
                <w:pPr>
                  <w:pBdr>
                    <w:top w:val="none" w:sz="0" w:space="0" w:color="000000"/>
                    <w:left w:val="none" w:sz="0" w:space="0" w:color="000000"/>
                    <w:bottom w:val="none" w:sz="0" w:space="0" w:color="000000"/>
                    <w:right w:val="none" w:sz="0" w:space="0" w:color="000000"/>
                  </w:pBdr>
                  <w:spacing w:line="480" w:lineRule="auto"/>
                  <w:ind w:left="100" w:right="100"/>
                  <w:jc w:val="right"/>
                </w:pPr>
              </w:pPrChange>
            </w:pPr>
            <w:r w:rsidRPr="00A45B58">
              <w:rPr>
                <w:rFonts w:ascii="Times New Roman" w:eastAsia="Helvetica" w:hAnsi="Times New Roman" w:cs="Times New Roman"/>
                <w:color w:val="000000"/>
                <w:sz w:val="22"/>
                <w:szCs w:val="22"/>
              </w:rPr>
              <w:t>0.001</w:t>
            </w:r>
          </w:p>
        </w:tc>
      </w:tr>
    </w:tbl>
    <w:p w14:paraId="03841DD9" w14:textId="77777777" w:rsidR="000F5601" w:rsidRDefault="000F5601" w:rsidP="008279E9">
      <w:pPr>
        <w:spacing w:line="480" w:lineRule="auto"/>
        <w:jc w:val="both"/>
        <w:rPr>
          <w:ins w:id="2596" w:author="Francesco Polazzo" w:date="2024-10-07T10:05:00Z" w16du:dateUtc="2024-10-07T08:05:00Z"/>
          <w:rFonts w:ascii="Times New Roman" w:hAnsi="Times New Roman" w:cs="Times New Roman"/>
        </w:rPr>
      </w:pPr>
    </w:p>
    <w:p w14:paraId="49E61992" w14:textId="7718D06A" w:rsidR="006464A5" w:rsidRPr="006464A5" w:rsidRDefault="006464A5" w:rsidP="008279E9">
      <w:pPr>
        <w:spacing w:line="480" w:lineRule="auto"/>
        <w:jc w:val="both"/>
        <w:rPr>
          <w:ins w:id="2597" w:author="Francesco Polazzo" w:date="2024-10-07T10:05:00Z" w16du:dateUtc="2024-10-07T08:05:00Z"/>
          <w:rFonts w:ascii="Times New Roman" w:hAnsi="Times New Roman" w:cs="Times New Roman"/>
          <w:i/>
          <w:iCs/>
          <w:rPrChange w:id="2598" w:author="Francesco Polazzo" w:date="2024-10-07T10:06:00Z" w16du:dateUtc="2024-10-07T08:06:00Z">
            <w:rPr>
              <w:ins w:id="2599" w:author="Francesco Polazzo" w:date="2024-10-07T10:05:00Z" w16du:dateUtc="2024-10-07T08:05:00Z"/>
              <w:rFonts w:ascii="Times New Roman" w:hAnsi="Times New Roman" w:cs="Times New Roman"/>
            </w:rPr>
          </w:rPrChange>
        </w:rPr>
      </w:pPr>
      <w:ins w:id="2600" w:author="Francesco Polazzo" w:date="2024-10-07T10:06:00Z" w16du:dateUtc="2024-10-07T08:06:00Z">
        <w:r w:rsidRPr="00483B80">
          <w:rPr>
            <w:rFonts w:ascii="Times New Roman" w:hAnsi="Times New Roman" w:cs="Times New Roman"/>
            <w:b/>
            <w:bCs/>
          </w:rPr>
          <w:t xml:space="preserve">Table </w:t>
        </w:r>
        <w:r>
          <w:rPr>
            <w:rFonts w:ascii="Times New Roman" w:hAnsi="Times New Roman" w:cs="Times New Roman"/>
            <w:b/>
            <w:bCs/>
          </w:rPr>
          <w:t>7</w:t>
        </w:r>
        <w:r>
          <w:rPr>
            <w:rFonts w:ascii="Times New Roman" w:hAnsi="Times New Roman" w:cs="Times New Roman"/>
          </w:rPr>
          <w:t>. Results of the LMM analysing the effects of HW and time on zooplankton biomass</w:t>
        </w:r>
        <w:r w:rsidRPr="002A09EB">
          <w:rPr>
            <w:rFonts w:ascii="Times New Roman" w:hAnsi="Times New Roman" w:cs="Times New Roman"/>
            <w:i/>
            <w:iCs/>
          </w:rPr>
          <w:t>.</w:t>
        </w:r>
      </w:ins>
    </w:p>
    <w:tbl>
      <w:tblPr>
        <w:tblW w:w="5171" w:type="pct"/>
        <w:jc w:val="center"/>
        <w:tblLayout w:type="fixed"/>
        <w:tblLook w:val="0420" w:firstRow="1" w:lastRow="0" w:firstColumn="0" w:lastColumn="0" w:noHBand="0" w:noVBand="1"/>
      </w:tblPr>
      <w:tblGrid>
        <w:gridCol w:w="994"/>
        <w:gridCol w:w="1984"/>
        <w:gridCol w:w="1201"/>
        <w:gridCol w:w="1506"/>
        <w:gridCol w:w="1864"/>
        <w:gridCol w:w="1786"/>
      </w:tblGrid>
      <w:tr w:rsidR="006464A5" w:rsidRPr="00023BA8" w14:paraId="10DB1FF5" w14:textId="77777777" w:rsidTr="006464A5">
        <w:trPr>
          <w:tblHeader/>
          <w:jc w:val="center"/>
          <w:ins w:id="2601" w:author="Francesco Polazzo" w:date="2024-10-07T10:05:00Z"/>
        </w:trPr>
        <w:tc>
          <w:tcPr>
            <w:tcW w:w="9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81361C"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02" w:author="Francesco Polazzo" w:date="2024-10-07T10:05:00Z" w16du:dateUtc="2024-10-07T08:05:00Z"/>
                <w:rFonts w:ascii="Times New Roman" w:hAnsi="Times New Roman" w:cs="Times New Roman"/>
              </w:rPr>
              <w:pPrChange w:id="260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04" w:author="Francesco Polazzo" w:date="2024-10-07T10:05:00Z" w16du:dateUtc="2024-10-07T08:05:00Z">
              <w:r w:rsidRPr="00023BA8">
                <w:rPr>
                  <w:rFonts w:ascii="Times New Roman" w:eastAsia="Helvetica" w:hAnsi="Times New Roman" w:cs="Times New Roman"/>
                  <w:b/>
                  <w:color w:val="000000"/>
                  <w:sz w:val="22"/>
                  <w:szCs w:val="22"/>
                </w:rPr>
                <w:t>effect</w:t>
              </w:r>
            </w:ins>
          </w:p>
        </w:tc>
        <w:tc>
          <w:tcPr>
            <w:tcW w:w="19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05BC5E"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05" w:author="Francesco Polazzo" w:date="2024-10-07T10:05:00Z" w16du:dateUtc="2024-10-07T08:05:00Z"/>
                <w:rFonts w:ascii="Times New Roman" w:hAnsi="Times New Roman" w:cs="Times New Roman"/>
              </w:rPr>
              <w:pPrChange w:id="260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07" w:author="Francesco Polazzo" w:date="2024-10-07T10:05:00Z" w16du:dateUtc="2024-10-07T08:05:00Z">
              <w:r w:rsidRPr="00023BA8">
                <w:rPr>
                  <w:rFonts w:ascii="Times New Roman" w:eastAsia="Helvetica" w:hAnsi="Times New Roman" w:cs="Times New Roman"/>
                  <w:b/>
                  <w:color w:val="000000"/>
                  <w:sz w:val="22"/>
                  <w:szCs w:val="22"/>
                </w:rPr>
                <w:t>term</w:t>
              </w:r>
            </w:ins>
          </w:p>
        </w:tc>
        <w:tc>
          <w:tcPr>
            <w:tcW w:w="12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184713"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08" w:author="Francesco Polazzo" w:date="2024-10-07T10:05:00Z" w16du:dateUtc="2024-10-07T08:05:00Z"/>
                <w:rFonts w:ascii="Times New Roman" w:hAnsi="Times New Roman" w:cs="Times New Roman"/>
              </w:rPr>
              <w:pPrChange w:id="260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10" w:author="Francesco Polazzo" w:date="2024-10-07T10:05:00Z" w16du:dateUtc="2024-10-07T08:05:00Z">
              <w:r w:rsidRPr="00023BA8">
                <w:rPr>
                  <w:rFonts w:ascii="Times New Roman" w:eastAsia="Helvetica" w:hAnsi="Times New Roman" w:cs="Times New Roman"/>
                  <w:b/>
                  <w:color w:val="000000"/>
                  <w:sz w:val="22"/>
                  <w:szCs w:val="22"/>
                </w:rPr>
                <w:t>estimate</w:t>
              </w:r>
            </w:ins>
          </w:p>
        </w:tc>
        <w:tc>
          <w:tcPr>
            <w:tcW w:w="15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08748"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11" w:author="Francesco Polazzo" w:date="2024-10-07T10:05:00Z" w16du:dateUtc="2024-10-07T08:05:00Z"/>
                <w:rFonts w:ascii="Times New Roman" w:hAnsi="Times New Roman" w:cs="Times New Roman"/>
              </w:rPr>
              <w:pPrChange w:id="261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13" w:author="Francesco Polazzo" w:date="2024-10-07T10:05:00Z" w16du:dateUtc="2024-10-07T08:05:00Z">
              <w:r w:rsidRPr="00023BA8">
                <w:rPr>
                  <w:rFonts w:ascii="Times New Roman" w:eastAsia="Helvetica" w:hAnsi="Times New Roman" w:cs="Times New Roman"/>
                  <w:b/>
                  <w:color w:val="000000"/>
                  <w:sz w:val="22"/>
                  <w:szCs w:val="22"/>
                </w:rPr>
                <w:t>2.5%</w:t>
              </w:r>
            </w:ins>
          </w:p>
        </w:tc>
        <w:tc>
          <w:tcPr>
            <w:tcW w:w="18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72B751"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14" w:author="Francesco Polazzo" w:date="2024-10-07T10:05:00Z" w16du:dateUtc="2024-10-07T08:05:00Z"/>
                <w:rFonts w:ascii="Times New Roman" w:hAnsi="Times New Roman" w:cs="Times New Roman"/>
              </w:rPr>
              <w:pPrChange w:id="261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16" w:author="Francesco Polazzo" w:date="2024-10-07T10:05:00Z" w16du:dateUtc="2024-10-07T08:05:00Z">
              <w:r w:rsidRPr="00023BA8">
                <w:rPr>
                  <w:rFonts w:ascii="Times New Roman" w:eastAsia="Helvetica" w:hAnsi="Times New Roman" w:cs="Times New Roman"/>
                  <w:b/>
                  <w:color w:val="000000"/>
                  <w:sz w:val="22"/>
                  <w:szCs w:val="22"/>
                </w:rPr>
                <w:t>97.5%</w:t>
              </w:r>
            </w:ins>
          </w:p>
        </w:tc>
        <w:tc>
          <w:tcPr>
            <w:tcW w:w="1786" w:type="dxa"/>
            <w:tcBorders>
              <w:top w:val="single" w:sz="12" w:space="0" w:color="666666"/>
              <w:left w:val="none" w:sz="0" w:space="0" w:color="000000"/>
              <w:bottom w:val="single" w:sz="12" w:space="0" w:color="666666"/>
              <w:right w:val="none" w:sz="0" w:space="0" w:color="000000"/>
            </w:tcBorders>
            <w:shd w:val="clear" w:color="auto" w:fill="FFFFFF"/>
            <w:vAlign w:val="center"/>
          </w:tcPr>
          <w:p w14:paraId="6DEF4FF3"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17" w:author="Francesco Polazzo" w:date="2024-10-07T10:05:00Z" w16du:dateUtc="2024-10-07T08:05:00Z"/>
                <w:rFonts w:ascii="Times New Roman" w:eastAsia="Helvetica" w:hAnsi="Times New Roman" w:cs="Times New Roman"/>
                <w:b/>
                <w:color w:val="000000"/>
                <w:sz w:val="22"/>
                <w:szCs w:val="22"/>
              </w:rPr>
              <w:pPrChange w:id="261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2619" w:author="Francesco Polazzo" w:date="2024-10-07T10:05:00Z" w16du:dateUtc="2024-10-07T08:05:00Z">
              <w:r w:rsidRPr="00023BA8">
                <w:rPr>
                  <w:rFonts w:ascii="Times New Roman" w:eastAsia="Helvetica" w:hAnsi="Times New Roman" w:cs="Times New Roman"/>
                  <w:b/>
                  <w:color w:val="000000"/>
                  <w:sz w:val="22"/>
                  <w:szCs w:val="22"/>
                </w:rPr>
                <w:t>p.value</w:t>
              </w:r>
              <w:proofErr w:type="spellEnd"/>
            </w:ins>
          </w:p>
        </w:tc>
      </w:tr>
      <w:tr w:rsidR="006464A5" w:rsidRPr="00023BA8" w14:paraId="38186D6C" w14:textId="77777777" w:rsidTr="006464A5">
        <w:trPr>
          <w:jc w:val="center"/>
          <w:ins w:id="2620" w:author="Francesco Polazzo" w:date="2024-10-07T10:05:00Z"/>
        </w:trPr>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A517"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21" w:author="Francesco Polazzo" w:date="2024-10-07T10:05:00Z" w16du:dateUtc="2024-10-07T08:05:00Z"/>
                <w:rFonts w:ascii="Times New Roman" w:hAnsi="Times New Roman" w:cs="Times New Roman"/>
              </w:rPr>
              <w:pPrChange w:id="262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23" w:author="Francesco Polazzo" w:date="2024-10-07T10:05:00Z" w16du:dateUtc="2024-10-07T08:05:00Z">
              <w:r w:rsidRPr="00023BA8">
                <w:rPr>
                  <w:rFonts w:ascii="Times New Roman" w:eastAsia="Helvetica" w:hAnsi="Times New Roman" w:cs="Times New Roman"/>
                  <w:color w:val="000000"/>
                  <w:sz w:val="22"/>
                  <w:szCs w:val="22"/>
                </w:rPr>
                <w:t>fixed</w:t>
              </w:r>
            </w:ins>
          </w:p>
        </w:tc>
        <w:tc>
          <w:tcPr>
            <w:tcW w:w="19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B27D6"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24" w:author="Francesco Polazzo" w:date="2024-10-07T10:05:00Z" w16du:dateUtc="2024-10-07T08:05:00Z"/>
                <w:rFonts w:ascii="Times New Roman" w:hAnsi="Times New Roman" w:cs="Times New Roman"/>
              </w:rPr>
              <w:pPrChange w:id="262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26" w:author="Francesco Polazzo" w:date="2024-10-07T10:05:00Z" w16du:dateUtc="2024-10-07T08:05:00Z">
              <w:r w:rsidRPr="00023BA8">
                <w:rPr>
                  <w:rFonts w:ascii="Times New Roman" w:eastAsia="Helvetica" w:hAnsi="Times New Roman" w:cs="Times New Roman"/>
                  <w:color w:val="000000"/>
                  <w:sz w:val="22"/>
                  <w:szCs w:val="22"/>
                </w:rPr>
                <w:t>(Intercept)</w:t>
              </w:r>
            </w:ins>
          </w:p>
        </w:tc>
        <w:tc>
          <w:tcPr>
            <w:tcW w:w="12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43DB1"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27" w:author="Francesco Polazzo" w:date="2024-10-07T10:05:00Z" w16du:dateUtc="2024-10-07T08:05:00Z"/>
                <w:rFonts w:ascii="Times New Roman" w:hAnsi="Times New Roman" w:cs="Times New Roman"/>
              </w:rPr>
              <w:pPrChange w:id="262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29" w:author="Francesco Polazzo" w:date="2024-10-07T10:05:00Z" w16du:dateUtc="2024-10-07T08:05:00Z">
              <w:r w:rsidRPr="00023BA8">
                <w:rPr>
                  <w:rFonts w:ascii="Times New Roman" w:eastAsia="Helvetica" w:hAnsi="Times New Roman" w:cs="Times New Roman"/>
                  <w:color w:val="000000"/>
                  <w:sz w:val="22"/>
                  <w:szCs w:val="22"/>
                </w:rPr>
                <w:t>0.128</w:t>
              </w:r>
            </w:ins>
          </w:p>
        </w:tc>
        <w:tc>
          <w:tcPr>
            <w:tcW w:w="15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813A8"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30" w:author="Francesco Polazzo" w:date="2024-10-07T10:05:00Z" w16du:dateUtc="2024-10-07T08:05:00Z"/>
                <w:rFonts w:ascii="Times New Roman" w:hAnsi="Times New Roman" w:cs="Times New Roman"/>
              </w:rPr>
              <w:pPrChange w:id="263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32" w:author="Francesco Polazzo" w:date="2024-10-07T10:05:00Z" w16du:dateUtc="2024-10-07T08:05:00Z">
              <w:r w:rsidRPr="00023BA8">
                <w:rPr>
                  <w:rFonts w:ascii="Times New Roman" w:eastAsia="Helvetica" w:hAnsi="Times New Roman" w:cs="Times New Roman"/>
                  <w:color w:val="000000"/>
                  <w:sz w:val="22"/>
                  <w:szCs w:val="22"/>
                </w:rPr>
                <w:t>0.063</w:t>
              </w:r>
            </w:ins>
          </w:p>
        </w:tc>
        <w:tc>
          <w:tcPr>
            <w:tcW w:w="18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7083E"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33" w:author="Francesco Polazzo" w:date="2024-10-07T10:05:00Z" w16du:dateUtc="2024-10-07T08:05:00Z"/>
                <w:rFonts w:ascii="Times New Roman" w:hAnsi="Times New Roman" w:cs="Times New Roman"/>
              </w:rPr>
              <w:pPrChange w:id="263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35" w:author="Francesco Polazzo" w:date="2024-10-07T10:05:00Z" w16du:dateUtc="2024-10-07T08:05:00Z">
              <w:r w:rsidRPr="00023BA8">
                <w:rPr>
                  <w:rFonts w:ascii="Times New Roman" w:eastAsia="Helvetica" w:hAnsi="Times New Roman" w:cs="Times New Roman"/>
                  <w:color w:val="000000"/>
                  <w:sz w:val="22"/>
                  <w:szCs w:val="22"/>
                </w:rPr>
                <w:t>0.192</w:t>
              </w:r>
            </w:ins>
          </w:p>
        </w:tc>
        <w:tc>
          <w:tcPr>
            <w:tcW w:w="1786" w:type="dxa"/>
            <w:tcBorders>
              <w:top w:val="single" w:sz="12" w:space="0" w:color="666666"/>
              <w:left w:val="none" w:sz="0" w:space="0" w:color="000000"/>
              <w:bottom w:val="none" w:sz="0" w:space="0" w:color="000000"/>
              <w:right w:val="none" w:sz="0" w:space="0" w:color="000000"/>
            </w:tcBorders>
            <w:shd w:val="clear" w:color="auto" w:fill="FFFFFF"/>
            <w:vAlign w:val="center"/>
          </w:tcPr>
          <w:p w14:paraId="7AD4283C"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36" w:author="Francesco Polazzo" w:date="2024-10-07T10:05:00Z" w16du:dateUtc="2024-10-07T08:05:00Z"/>
                <w:rFonts w:ascii="Times New Roman" w:eastAsia="Helvetica" w:hAnsi="Times New Roman" w:cs="Times New Roman"/>
                <w:color w:val="000000"/>
                <w:sz w:val="22"/>
                <w:szCs w:val="22"/>
              </w:rPr>
              <w:pPrChange w:id="263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38" w:author="Francesco Polazzo" w:date="2024-10-07T10:05:00Z" w16du:dateUtc="2024-10-07T08:05:00Z">
              <w:r w:rsidRPr="00023BA8">
                <w:rPr>
                  <w:rFonts w:ascii="Times New Roman" w:eastAsia="Helvetica" w:hAnsi="Times New Roman" w:cs="Times New Roman"/>
                  <w:color w:val="000000"/>
                  <w:sz w:val="22"/>
                  <w:szCs w:val="22"/>
                </w:rPr>
                <w:t>0.001</w:t>
              </w:r>
            </w:ins>
          </w:p>
        </w:tc>
      </w:tr>
      <w:tr w:rsidR="006464A5" w:rsidRPr="00023BA8" w14:paraId="109049AA" w14:textId="77777777" w:rsidTr="006464A5">
        <w:trPr>
          <w:jc w:val="center"/>
          <w:ins w:id="2639" w:author="Francesco Polazzo" w:date="2024-10-07T10:05:00Z"/>
        </w:trPr>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AA2B"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40" w:author="Francesco Polazzo" w:date="2024-10-07T10:05:00Z" w16du:dateUtc="2024-10-07T08:05:00Z"/>
                <w:rFonts w:ascii="Times New Roman" w:hAnsi="Times New Roman" w:cs="Times New Roman"/>
              </w:rPr>
              <w:pPrChange w:id="264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42" w:author="Francesco Polazzo" w:date="2024-10-07T10:05:00Z" w16du:dateUtc="2024-10-07T08:05:00Z">
              <w:r w:rsidRPr="00023BA8">
                <w:rPr>
                  <w:rFonts w:ascii="Times New Roman" w:eastAsia="Helvetica" w:hAnsi="Times New Roman" w:cs="Times New Roman"/>
                  <w:color w:val="000000"/>
                  <w:sz w:val="22"/>
                  <w:szCs w:val="22"/>
                </w:rPr>
                <w:t>fixed</w:t>
              </w:r>
            </w:ins>
          </w:p>
        </w:tc>
        <w:tc>
          <w:tcPr>
            <w:tcW w:w="19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EF69C" w14:textId="2399BFE5"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43" w:author="Francesco Polazzo" w:date="2024-10-07T10:05:00Z" w16du:dateUtc="2024-10-07T08:05:00Z"/>
                <w:rFonts w:ascii="Times New Roman" w:hAnsi="Times New Roman" w:cs="Times New Roman"/>
              </w:rPr>
              <w:pPrChange w:id="264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2645" w:author="Francesco Polazzo" w:date="2024-10-07T10:05:00Z" w16du:dateUtc="2024-10-07T08:05:00Z">
              <w:r w:rsidRPr="00023BA8">
                <w:rPr>
                  <w:rFonts w:ascii="Times New Roman" w:eastAsia="Helvetica" w:hAnsi="Times New Roman" w:cs="Times New Roman"/>
                  <w:color w:val="000000"/>
                  <w:sz w:val="22"/>
                  <w:szCs w:val="22"/>
                </w:rPr>
                <w:t>Treatment</w:t>
              </w:r>
              <w:r>
                <w:rPr>
                  <w:rFonts w:ascii="Times New Roman" w:eastAsia="Helvetica" w:hAnsi="Times New Roman" w:cs="Times New Roman"/>
                  <w:color w:val="000000"/>
                  <w:sz w:val="22"/>
                  <w:szCs w:val="22"/>
                </w:rPr>
                <w:t>HW</w:t>
              </w:r>
              <w:proofErr w:type="spellEnd"/>
            </w:ins>
          </w:p>
        </w:tc>
        <w:tc>
          <w:tcPr>
            <w:tcW w:w="12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780FC"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46" w:author="Francesco Polazzo" w:date="2024-10-07T10:05:00Z" w16du:dateUtc="2024-10-07T08:05:00Z"/>
                <w:rFonts w:ascii="Times New Roman" w:hAnsi="Times New Roman" w:cs="Times New Roman"/>
              </w:rPr>
              <w:pPrChange w:id="264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48" w:author="Francesco Polazzo" w:date="2024-10-07T10:05:00Z" w16du:dateUtc="2024-10-07T08:05:00Z">
              <w:r w:rsidRPr="00023BA8">
                <w:rPr>
                  <w:rFonts w:ascii="Times New Roman" w:eastAsia="Helvetica" w:hAnsi="Times New Roman" w:cs="Times New Roman"/>
                  <w:color w:val="000000"/>
                  <w:sz w:val="22"/>
                  <w:szCs w:val="22"/>
                </w:rPr>
                <w:t>0.014</w:t>
              </w:r>
            </w:ins>
          </w:p>
        </w:tc>
        <w:tc>
          <w:tcPr>
            <w:tcW w:w="15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32110"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49" w:author="Francesco Polazzo" w:date="2024-10-07T10:05:00Z" w16du:dateUtc="2024-10-07T08:05:00Z"/>
                <w:rFonts w:ascii="Times New Roman" w:hAnsi="Times New Roman" w:cs="Times New Roman"/>
              </w:rPr>
              <w:pPrChange w:id="265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51" w:author="Francesco Polazzo" w:date="2024-10-07T10:05:00Z" w16du:dateUtc="2024-10-07T08:05:00Z">
              <w:r w:rsidRPr="00023BA8">
                <w:rPr>
                  <w:rFonts w:ascii="Times New Roman" w:eastAsia="Helvetica" w:hAnsi="Times New Roman" w:cs="Times New Roman"/>
                  <w:color w:val="000000"/>
                  <w:sz w:val="22"/>
                  <w:szCs w:val="22"/>
                </w:rPr>
                <w:t>-0.050</w:t>
              </w:r>
            </w:ins>
          </w:p>
        </w:tc>
        <w:tc>
          <w:tcPr>
            <w:tcW w:w="1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82E7D"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52" w:author="Francesco Polazzo" w:date="2024-10-07T10:05:00Z" w16du:dateUtc="2024-10-07T08:05:00Z"/>
                <w:rFonts w:ascii="Times New Roman" w:hAnsi="Times New Roman" w:cs="Times New Roman"/>
              </w:rPr>
              <w:pPrChange w:id="265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54" w:author="Francesco Polazzo" w:date="2024-10-07T10:05:00Z" w16du:dateUtc="2024-10-07T08:05:00Z">
              <w:r w:rsidRPr="00023BA8">
                <w:rPr>
                  <w:rFonts w:ascii="Times New Roman" w:eastAsia="Helvetica" w:hAnsi="Times New Roman" w:cs="Times New Roman"/>
                  <w:color w:val="000000"/>
                  <w:sz w:val="22"/>
                  <w:szCs w:val="22"/>
                </w:rPr>
                <w:t>0.079</w:t>
              </w:r>
            </w:ins>
          </w:p>
        </w:tc>
        <w:tc>
          <w:tcPr>
            <w:tcW w:w="1786" w:type="dxa"/>
            <w:tcBorders>
              <w:top w:val="none" w:sz="0" w:space="0" w:color="000000"/>
              <w:left w:val="none" w:sz="0" w:space="0" w:color="000000"/>
              <w:bottom w:val="none" w:sz="0" w:space="0" w:color="000000"/>
              <w:right w:val="none" w:sz="0" w:space="0" w:color="000000"/>
            </w:tcBorders>
            <w:shd w:val="clear" w:color="auto" w:fill="FFFFFF"/>
            <w:vAlign w:val="center"/>
          </w:tcPr>
          <w:p w14:paraId="544C5CC8"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55" w:author="Francesco Polazzo" w:date="2024-10-07T10:05:00Z" w16du:dateUtc="2024-10-07T08:05:00Z"/>
                <w:rFonts w:ascii="Times New Roman" w:eastAsia="Helvetica" w:hAnsi="Times New Roman" w:cs="Times New Roman"/>
                <w:color w:val="000000"/>
                <w:sz w:val="22"/>
                <w:szCs w:val="22"/>
              </w:rPr>
              <w:pPrChange w:id="265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57" w:author="Francesco Polazzo" w:date="2024-10-07T10:05:00Z" w16du:dateUtc="2024-10-07T08:05:00Z">
              <w:r w:rsidRPr="00023BA8">
                <w:rPr>
                  <w:rFonts w:ascii="Times New Roman" w:eastAsia="Helvetica" w:hAnsi="Times New Roman" w:cs="Times New Roman"/>
                  <w:color w:val="000000"/>
                  <w:sz w:val="22"/>
                  <w:szCs w:val="22"/>
                </w:rPr>
                <w:t>0.678</w:t>
              </w:r>
            </w:ins>
          </w:p>
        </w:tc>
      </w:tr>
      <w:tr w:rsidR="006464A5" w:rsidRPr="00023BA8" w14:paraId="5A2B5257" w14:textId="77777777" w:rsidTr="006464A5">
        <w:trPr>
          <w:jc w:val="center"/>
          <w:ins w:id="2658" w:author="Francesco Polazzo" w:date="2024-10-07T10:05:00Z"/>
        </w:trPr>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6AC8B" w14:textId="77777777" w:rsidR="006464A5" w:rsidRPr="006464A5"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59" w:author="Francesco Polazzo" w:date="2024-10-07T10:05:00Z" w16du:dateUtc="2024-10-07T08:05:00Z"/>
                <w:rFonts w:ascii="Times New Roman" w:hAnsi="Times New Roman" w:cs="Times New Roman"/>
                <w:b/>
                <w:bCs/>
                <w:rPrChange w:id="2660" w:author="Francesco Polazzo" w:date="2024-10-07T10:06:00Z" w16du:dateUtc="2024-10-07T08:06:00Z">
                  <w:rPr>
                    <w:ins w:id="2661" w:author="Francesco Polazzo" w:date="2024-10-07T10:05:00Z" w16du:dateUtc="2024-10-07T08:05:00Z"/>
                    <w:rFonts w:ascii="Times New Roman" w:hAnsi="Times New Roman" w:cs="Times New Roman"/>
                  </w:rPr>
                </w:rPrChange>
              </w:rPr>
              <w:pPrChange w:id="266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63" w:author="Francesco Polazzo" w:date="2024-10-07T10:05:00Z" w16du:dateUtc="2024-10-07T08:05:00Z">
              <w:r w:rsidRPr="006464A5">
                <w:rPr>
                  <w:rFonts w:ascii="Times New Roman" w:eastAsia="Helvetica" w:hAnsi="Times New Roman" w:cs="Times New Roman"/>
                  <w:b/>
                  <w:bCs/>
                  <w:color w:val="000000"/>
                  <w:sz w:val="22"/>
                  <w:szCs w:val="22"/>
                  <w:rPrChange w:id="2664" w:author="Francesco Polazzo" w:date="2024-10-07T10:06:00Z" w16du:dateUtc="2024-10-07T08:06:00Z">
                    <w:rPr>
                      <w:rFonts w:ascii="Times New Roman" w:eastAsia="Helvetica" w:hAnsi="Times New Roman" w:cs="Times New Roman"/>
                      <w:color w:val="000000"/>
                      <w:sz w:val="22"/>
                      <w:szCs w:val="22"/>
                    </w:rPr>
                  </w:rPrChange>
                </w:rPr>
                <w:t>fixed</w:t>
              </w:r>
            </w:ins>
          </w:p>
        </w:tc>
        <w:tc>
          <w:tcPr>
            <w:tcW w:w="19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6034D" w14:textId="77777777" w:rsidR="006464A5" w:rsidRPr="006464A5"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65" w:author="Francesco Polazzo" w:date="2024-10-07T10:05:00Z" w16du:dateUtc="2024-10-07T08:05:00Z"/>
                <w:rFonts w:ascii="Times New Roman" w:hAnsi="Times New Roman" w:cs="Times New Roman"/>
                <w:b/>
                <w:bCs/>
                <w:rPrChange w:id="2666" w:author="Francesco Polazzo" w:date="2024-10-07T10:06:00Z" w16du:dateUtc="2024-10-07T08:06:00Z">
                  <w:rPr>
                    <w:ins w:id="2667" w:author="Francesco Polazzo" w:date="2024-10-07T10:05:00Z" w16du:dateUtc="2024-10-07T08:05:00Z"/>
                    <w:rFonts w:ascii="Times New Roman" w:hAnsi="Times New Roman" w:cs="Times New Roman"/>
                  </w:rPr>
                </w:rPrChange>
              </w:rPr>
              <w:pPrChange w:id="266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69" w:author="Francesco Polazzo" w:date="2024-10-07T10:05:00Z" w16du:dateUtc="2024-10-07T08:05:00Z">
              <w:r w:rsidRPr="006464A5">
                <w:rPr>
                  <w:rFonts w:ascii="Times New Roman" w:eastAsia="Helvetica" w:hAnsi="Times New Roman" w:cs="Times New Roman"/>
                  <w:b/>
                  <w:bCs/>
                  <w:color w:val="000000"/>
                  <w:sz w:val="22"/>
                  <w:szCs w:val="22"/>
                  <w:rPrChange w:id="2670" w:author="Francesco Polazzo" w:date="2024-10-07T10:06:00Z" w16du:dateUtc="2024-10-07T08:06:00Z">
                    <w:rPr>
                      <w:rFonts w:ascii="Times New Roman" w:eastAsia="Helvetica" w:hAnsi="Times New Roman" w:cs="Times New Roman"/>
                      <w:color w:val="000000"/>
                      <w:sz w:val="22"/>
                      <w:szCs w:val="22"/>
                    </w:rPr>
                  </w:rPrChange>
                </w:rPr>
                <w:t>Day</w:t>
              </w:r>
            </w:ins>
          </w:p>
        </w:tc>
        <w:tc>
          <w:tcPr>
            <w:tcW w:w="12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95A4B" w14:textId="77777777" w:rsidR="006464A5" w:rsidRPr="006464A5"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71" w:author="Francesco Polazzo" w:date="2024-10-07T10:05:00Z" w16du:dateUtc="2024-10-07T08:05:00Z"/>
                <w:rFonts w:ascii="Times New Roman" w:hAnsi="Times New Roman" w:cs="Times New Roman"/>
                <w:b/>
                <w:bCs/>
                <w:rPrChange w:id="2672" w:author="Francesco Polazzo" w:date="2024-10-07T10:06:00Z" w16du:dateUtc="2024-10-07T08:06:00Z">
                  <w:rPr>
                    <w:ins w:id="2673" w:author="Francesco Polazzo" w:date="2024-10-07T10:05:00Z" w16du:dateUtc="2024-10-07T08:05:00Z"/>
                    <w:rFonts w:ascii="Times New Roman" w:hAnsi="Times New Roman" w:cs="Times New Roman"/>
                  </w:rPr>
                </w:rPrChange>
              </w:rPr>
              <w:pPrChange w:id="267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75" w:author="Francesco Polazzo" w:date="2024-10-07T10:05:00Z" w16du:dateUtc="2024-10-07T08:05:00Z">
              <w:r w:rsidRPr="006464A5">
                <w:rPr>
                  <w:rFonts w:ascii="Times New Roman" w:eastAsia="Helvetica" w:hAnsi="Times New Roman" w:cs="Times New Roman"/>
                  <w:b/>
                  <w:bCs/>
                  <w:color w:val="000000"/>
                  <w:sz w:val="22"/>
                  <w:szCs w:val="22"/>
                  <w:rPrChange w:id="2676" w:author="Francesco Polazzo" w:date="2024-10-07T10:06:00Z" w16du:dateUtc="2024-10-07T08:06:00Z">
                    <w:rPr>
                      <w:rFonts w:ascii="Times New Roman" w:eastAsia="Helvetica" w:hAnsi="Times New Roman" w:cs="Times New Roman"/>
                      <w:color w:val="000000"/>
                      <w:sz w:val="22"/>
                      <w:szCs w:val="22"/>
                    </w:rPr>
                  </w:rPrChange>
                </w:rPr>
                <w:t>0.006</w:t>
              </w:r>
            </w:ins>
          </w:p>
        </w:tc>
        <w:tc>
          <w:tcPr>
            <w:tcW w:w="15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205A3" w14:textId="77777777" w:rsidR="006464A5" w:rsidRPr="006464A5"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77" w:author="Francesco Polazzo" w:date="2024-10-07T10:05:00Z" w16du:dateUtc="2024-10-07T08:05:00Z"/>
                <w:rFonts w:ascii="Times New Roman" w:hAnsi="Times New Roman" w:cs="Times New Roman"/>
                <w:b/>
                <w:bCs/>
                <w:rPrChange w:id="2678" w:author="Francesco Polazzo" w:date="2024-10-07T10:06:00Z" w16du:dateUtc="2024-10-07T08:06:00Z">
                  <w:rPr>
                    <w:ins w:id="2679" w:author="Francesco Polazzo" w:date="2024-10-07T10:05:00Z" w16du:dateUtc="2024-10-07T08:05:00Z"/>
                    <w:rFonts w:ascii="Times New Roman" w:hAnsi="Times New Roman" w:cs="Times New Roman"/>
                  </w:rPr>
                </w:rPrChange>
              </w:rPr>
              <w:pPrChange w:id="268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81" w:author="Francesco Polazzo" w:date="2024-10-07T10:05:00Z" w16du:dateUtc="2024-10-07T08:05:00Z">
              <w:r w:rsidRPr="006464A5">
                <w:rPr>
                  <w:rFonts w:ascii="Times New Roman" w:eastAsia="Helvetica" w:hAnsi="Times New Roman" w:cs="Times New Roman"/>
                  <w:b/>
                  <w:bCs/>
                  <w:color w:val="000000"/>
                  <w:sz w:val="22"/>
                  <w:szCs w:val="22"/>
                  <w:rPrChange w:id="2682" w:author="Francesco Polazzo" w:date="2024-10-07T10:06:00Z" w16du:dateUtc="2024-10-07T08:06:00Z">
                    <w:rPr>
                      <w:rFonts w:ascii="Times New Roman" w:eastAsia="Helvetica" w:hAnsi="Times New Roman" w:cs="Times New Roman"/>
                      <w:color w:val="000000"/>
                      <w:sz w:val="22"/>
                      <w:szCs w:val="22"/>
                    </w:rPr>
                  </w:rPrChange>
                </w:rPr>
                <w:t>0.004</w:t>
              </w:r>
            </w:ins>
          </w:p>
        </w:tc>
        <w:tc>
          <w:tcPr>
            <w:tcW w:w="1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F29AA" w14:textId="77777777" w:rsidR="006464A5" w:rsidRPr="006464A5"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83" w:author="Francesco Polazzo" w:date="2024-10-07T10:05:00Z" w16du:dateUtc="2024-10-07T08:05:00Z"/>
                <w:rFonts w:ascii="Times New Roman" w:hAnsi="Times New Roman" w:cs="Times New Roman"/>
                <w:b/>
                <w:bCs/>
                <w:rPrChange w:id="2684" w:author="Francesco Polazzo" w:date="2024-10-07T10:06:00Z" w16du:dateUtc="2024-10-07T08:06:00Z">
                  <w:rPr>
                    <w:ins w:id="2685" w:author="Francesco Polazzo" w:date="2024-10-07T10:05:00Z" w16du:dateUtc="2024-10-07T08:05:00Z"/>
                    <w:rFonts w:ascii="Times New Roman" w:hAnsi="Times New Roman" w:cs="Times New Roman"/>
                  </w:rPr>
                </w:rPrChange>
              </w:rPr>
              <w:pPrChange w:id="268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87" w:author="Francesco Polazzo" w:date="2024-10-07T10:05:00Z" w16du:dateUtc="2024-10-07T08:05:00Z">
              <w:r w:rsidRPr="006464A5">
                <w:rPr>
                  <w:rFonts w:ascii="Times New Roman" w:eastAsia="Helvetica" w:hAnsi="Times New Roman" w:cs="Times New Roman"/>
                  <w:b/>
                  <w:bCs/>
                  <w:color w:val="000000"/>
                  <w:sz w:val="22"/>
                  <w:szCs w:val="22"/>
                  <w:rPrChange w:id="2688" w:author="Francesco Polazzo" w:date="2024-10-07T10:06:00Z" w16du:dateUtc="2024-10-07T08:06:00Z">
                    <w:rPr>
                      <w:rFonts w:ascii="Times New Roman" w:eastAsia="Helvetica" w:hAnsi="Times New Roman" w:cs="Times New Roman"/>
                      <w:color w:val="000000"/>
                      <w:sz w:val="22"/>
                      <w:szCs w:val="22"/>
                    </w:rPr>
                  </w:rPrChange>
                </w:rPr>
                <w:t>0.009</w:t>
              </w:r>
            </w:ins>
          </w:p>
        </w:tc>
        <w:tc>
          <w:tcPr>
            <w:tcW w:w="1786" w:type="dxa"/>
            <w:tcBorders>
              <w:top w:val="none" w:sz="0" w:space="0" w:color="000000"/>
              <w:left w:val="none" w:sz="0" w:space="0" w:color="000000"/>
              <w:bottom w:val="none" w:sz="0" w:space="0" w:color="000000"/>
              <w:right w:val="none" w:sz="0" w:space="0" w:color="000000"/>
            </w:tcBorders>
            <w:shd w:val="clear" w:color="auto" w:fill="FFFFFF"/>
            <w:vAlign w:val="center"/>
          </w:tcPr>
          <w:p w14:paraId="7FAE3B71" w14:textId="7E476895" w:rsidR="006464A5" w:rsidRPr="006464A5"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89" w:author="Francesco Polazzo" w:date="2024-10-07T10:05:00Z" w16du:dateUtc="2024-10-07T08:05:00Z"/>
                <w:rFonts w:ascii="Times New Roman" w:eastAsia="Helvetica" w:hAnsi="Times New Roman" w:cs="Times New Roman"/>
                <w:b/>
                <w:bCs/>
                <w:color w:val="000000"/>
                <w:sz w:val="22"/>
                <w:szCs w:val="22"/>
                <w:rPrChange w:id="2690" w:author="Francesco Polazzo" w:date="2024-10-07T10:06:00Z" w16du:dateUtc="2024-10-07T08:06:00Z">
                  <w:rPr>
                    <w:ins w:id="2691" w:author="Francesco Polazzo" w:date="2024-10-07T10:05:00Z" w16du:dateUtc="2024-10-07T08:05:00Z"/>
                    <w:rFonts w:ascii="Times New Roman" w:eastAsia="Helvetica" w:hAnsi="Times New Roman" w:cs="Times New Roman"/>
                    <w:color w:val="000000"/>
                    <w:sz w:val="22"/>
                    <w:szCs w:val="22"/>
                  </w:rPr>
                </w:rPrChange>
              </w:rPr>
              <w:pPrChange w:id="269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693" w:author="Francesco Polazzo" w:date="2024-10-07T10:07:00Z" w16du:dateUtc="2024-10-07T08:07:00Z">
              <w:r>
                <w:rPr>
                  <w:rFonts w:ascii="Times New Roman" w:eastAsia="Helvetica" w:hAnsi="Times New Roman" w:cs="Times New Roman"/>
                  <w:b/>
                  <w:bCs/>
                  <w:color w:val="000000"/>
                  <w:sz w:val="22"/>
                  <w:szCs w:val="22"/>
                </w:rPr>
                <w:t>&gt;</w:t>
              </w:r>
            </w:ins>
            <w:ins w:id="2694" w:author="Francesco Polazzo" w:date="2024-10-07T10:05:00Z" w16du:dateUtc="2024-10-07T08:05:00Z">
              <w:r w:rsidRPr="006464A5">
                <w:rPr>
                  <w:rFonts w:ascii="Times New Roman" w:eastAsia="Helvetica" w:hAnsi="Times New Roman" w:cs="Times New Roman"/>
                  <w:b/>
                  <w:bCs/>
                  <w:color w:val="000000"/>
                  <w:sz w:val="22"/>
                  <w:szCs w:val="22"/>
                  <w:rPrChange w:id="2695" w:author="Francesco Polazzo" w:date="2024-10-07T10:06:00Z" w16du:dateUtc="2024-10-07T08:06:00Z">
                    <w:rPr>
                      <w:rFonts w:ascii="Times New Roman" w:eastAsia="Helvetica" w:hAnsi="Times New Roman" w:cs="Times New Roman"/>
                      <w:color w:val="000000"/>
                      <w:sz w:val="22"/>
                      <w:szCs w:val="22"/>
                    </w:rPr>
                  </w:rPrChange>
                </w:rPr>
                <w:t>0.00</w:t>
              </w:r>
            </w:ins>
            <w:ins w:id="2696" w:author="Francesco Polazzo" w:date="2024-10-07T10:07:00Z" w16du:dateUtc="2024-10-07T08:07:00Z">
              <w:r>
                <w:rPr>
                  <w:rFonts w:ascii="Times New Roman" w:eastAsia="Helvetica" w:hAnsi="Times New Roman" w:cs="Times New Roman"/>
                  <w:b/>
                  <w:bCs/>
                  <w:color w:val="000000"/>
                  <w:sz w:val="22"/>
                  <w:szCs w:val="22"/>
                </w:rPr>
                <w:t>1</w:t>
              </w:r>
            </w:ins>
          </w:p>
        </w:tc>
      </w:tr>
      <w:tr w:rsidR="006464A5" w:rsidRPr="00023BA8" w14:paraId="3CBE2973" w14:textId="77777777" w:rsidTr="006464A5">
        <w:trPr>
          <w:jc w:val="center"/>
          <w:ins w:id="2697" w:author="Francesco Polazzo" w:date="2024-10-07T10:05:00Z"/>
        </w:trPr>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02A9D9"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698" w:author="Francesco Polazzo" w:date="2024-10-07T10:05:00Z" w16du:dateUtc="2024-10-07T08:05:00Z"/>
                <w:rFonts w:ascii="Times New Roman" w:hAnsi="Times New Roman" w:cs="Times New Roman"/>
              </w:rPr>
              <w:pPrChange w:id="269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00" w:author="Francesco Polazzo" w:date="2024-10-07T10:05:00Z" w16du:dateUtc="2024-10-07T08:05:00Z">
              <w:r w:rsidRPr="00023BA8">
                <w:rPr>
                  <w:rFonts w:ascii="Times New Roman" w:eastAsia="Helvetica" w:hAnsi="Times New Roman" w:cs="Times New Roman"/>
                  <w:color w:val="000000"/>
                  <w:sz w:val="22"/>
                  <w:szCs w:val="22"/>
                </w:rPr>
                <w:t>fixed</w:t>
              </w:r>
            </w:ins>
          </w:p>
        </w:tc>
        <w:tc>
          <w:tcPr>
            <w:tcW w:w="19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AC64B" w14:textId="75EC783A"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701" w:author="Francesco Polazzo" w:date="2024-10-07T10:05:00Z" w16du:dateUtc="2024-10-07T08:05:00Z"/>
                <w:rFonts w:ascii="Times New Roman" w:hAnsi="Times New Roman" w:cs="Times New Roman"/>
              </w:rPr>
              <w:pPrChange w:id="270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proofErr w:type="gramStart"/>
            <w:ins w:id="2703" w:author="Francesco Polazzo" w:date="2024-10-07T10:05:00Z" w16du:dateUtc="2024-10-07T08:05:00Z">
              <w:r w:rsidRPr="00023BA8">
                <w:rPr>
                  <w:rFonts w:ascii="Times New Roman" w:eastAsia="Helvetica" w:hAnsi="Times New Roman" w:cs="Times New Roman"/>
                  <w:color w:val="000000"/>
                  <w:sz w:val="22"/>
                  <w:szCs w:val="22"/>
                </w:rPr>
                <w:t>Treatment</w:t>
              </w:r>
              <w:r>
                <w:rPr>
                  <w:rFonts w:ascii="Times New Roman" w:eastAsia="Helvetica" w:hAnsi="Times New Roman" w:cs="Times New Roman"/>
                  <w:color w:val="000000"/>
                  <w:sz w:val="22"/>
                  <w:szCs w:val="22"/>
                </w:rPr>
                <w:t>HW</w:t>
              </w:r>
              <w:r w:rsidRPr="00023BA8">
                <w:rPr>
                  <w:rFonts w:ascii="Times New Roman" w:eastAsia="Helvetica" w:hAnsi="Times New Roman" w:cs="Times New Roman"/>
                  <w:color w:val="000000"/>
                  <w:sz w:val="22"/>
                  <w:szCs w:val="22"/>
                </w:rPr>
                <w:t>:Day</w:t>
              </w:r>
              <w:proofErr w:type="spellEnd"/>
              <w:proofErr w:type="gramEnd"/>
            </w:ins>
          </w:p>
        </w:tc>
        <w:tc>
          <w:tcPr>
            <w:tcW w:w="12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D60AA2"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704" w:author="Francesco Polazzo" w:date="2024-10-07T10:05:00Z" w16du:dateUtc="2024-10-07T08:05:00Z"/>
                <w:rFonts w:ascii="Times New Roman" w:hAnsi="Times New Roman" w:cs="Times New Roman"/>
              </w:rPr>
              <w:pPrChange w:id="270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06" w:author="Francesco Polazzo" w:date="2024-10-07T10:05:00Z" w16du:dateUtc="2024-10-07T08:05:00Z">
              <w:r w:rsidRPr="00023BA8">
                <w:rPr>
                  <w:rFonts w:ascii="Times New Roman" w:eastAsia="Helvetica" w:hAnsi="Times New Roman" w:cs="Times New Roman"/>
                  <w:color w:val="000000"/>
                  <w:sz w:val="22"/>
                  <w:szCs w:val="22"/>
                </w:rPr>
                <w:t>0.000</w:t>
              </w:r>
            </w:ins>
          </w:p>
        </w:tc>
        <w:tc>
          <w:tcPr>
            <w:tcW w:w="15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64650E"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707" w:author="Francesco Polazzo" w:date="2024-10-07T10:05:00Z" w16du:dateUtc="2024-10-07T08:05:00Z"/>
                <w:rFonts w:ascii="Times New Roman" w:hAnsi="Times New Roman" w:cs="Times New Roman"/>
              </w:rPr>
              <w:pPrChange w:id="270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09" w:author="Francesco Polazzo" w:date="2024-10-07T10:05:00Z" w16du:dateUtc="2024-10-07T08:05:00Z">
              <w:r w:rsidRPr="00023BA8">
                <w:rPr>
                  <w:rFonts w:ascii="Times New Roman" w:eastAsia="Helvetica" w:hAnsi="Times New Roman" w:cs="Times New Roman"/>
                  <w:color w:val="000000"/>
                  <w:sz w:val="22"/>
                  <w:szCs w:val="22"/>
                </w:rPr>
                <w:t>-0.003</w:t>
              </w:r>
            </w:ins>
          </w:p>
        </w:tc>
        <w:tc>
          <w:tcPr>
            <w:tcW w:w="18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5B40A"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710" w:author="Francesco Polazzo" w:date="2024-10-07T10:05:00Z" w16du:dateUtc="2024-10-07T08:05:00Z"/>
                <w:rFonts w:ascii="Times New Roman" w:hAnsi="Times New Roman" w:cs="Times New Roman"/>
              </w:rPr>
              <w:pPrChange w:id="271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12" w:author="Francesco Polazzo" w:date="2024-10-07T10:05:00Z" w16du:dateUtc="2024-10-07T08:05:00Z">
              <w:r w:rsidRPr="00023BA8">
                <w:rPr>
                  <w:rFonts w:ascii="Times New Roman" w:eastAsia="Helvetica" w:hAnsi="Times New Roman" w:cs="Times New Roman"/>
                  <w:color w:val="000000"/>
                  <w:sz w:val="22"/>
                  <w:szCs w:val="22"/>
                </w:rPr>
                <w:t>0.002</w:t>
              </w:r>
            </w:ins>
          </w:p>
        </w:tc>
        <w:tc>
          <w:tcPr>
            <w:tcW w:w="1786" w:type="dxa"/>
            <w:tcBorders>
              <w:top w:val="none" w:sz="0" w:space="0" w:color="000000"/>
              <w:left w:val="none" w:sz="0" w:space="0" w:color="000000"/>
              <w:bottom w:val="single" w:sz="12" w:space="0" w:color="666666"/>
              <w:right w:val="none" w:sz="0" w:space="0" w:color="000000"/>
            </w:tcBorders>
            <w:shd w:val="clear" w:color="auto" w:fill="FFFFFF"/>
            <w:vAlign w:val="center"/>
          </w:tcPr>
          <w:p w14:paraId="0C5890F8" w14:textId="77777777" w:rsidR="006464A5" w:rsidRPr="00023BA8" w:rsidRDefault="006464A5">
            <w:pPr>
              <w:pBdr>
                <w:top w:val="none" w:sz="0" w:space="0" w:color="000000"/>
                <w:left w:val="none" w:sz="0" w:space="0" w:color="000000"/>
                <w:bottom w:val="none" w:sz="0" w:space="0" w:color="000000"/>
                <w:right w:val="none" w:sz="0" w:space="0" w:color="000000"/>
              </w:pBdr>
              <w:spacing w:before="100" w:after="100"/>
              <w:ind w:left="100" w:right="100"/>
              <w:jc w:val="both"/>
              <w:rPr>
                <w:ins w:id="2713" w:author="Francesco Polazzo" w:date="2024-10-07T10:05:00Z" w16du:dateUtc="2024-10-07T08:05:00Z"/>
                <w:rFonts w:ascii="Times New Roman" w:eastAsia="Helvetica" w:hAnsi="Times New Roman" w:cs="Times New Roman"/>
                <w:color w:val="000000"/>
                <w:sz w:val="22"/>
                <w:szCs w:val="22"/>
              </w:rPr>
              <w:pPrChange w:id="271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15" w:author="Francesco Polazzo" w:date="2024-10-07T10:05:00Z" w16du:dateUtc="2024-10-07T08:05:00Z">
              <w:r w:rsidRPr="00023BA8">
                <w:rPr>
                  <w:rFonts w:ascii="Times New Roman" w:eastAsia="Helvetica" w:hAnsi="Times New Roman" w:cs="Times New Roman"/>
                  <w:color w:val="000000"/>
                  <w:sz w:val="22"/>
                  <w:szCs w:val="22"/>
                </w:rPr>
                <w:t>0.816</w:t>
              </w:r>
            </w:ins>
          </w:p>
        </w:tc>
      </w:tr>
    </w:tbl>
    <w:p w14:paraId="4DDAFEB3" w14:textId="77777777" w:rsidR="006464A5" w:rsidRDefault="006464A5" w:rsidP="008279E9">
      <w:pPr>
        <w:spacing w:line="480" w:lineRule="auto"/>
        <w:jc w:val="both"/>
        <w:rPr>
          <w:ins w:id="2716" w:author="Francesco Polazzo" w:date="2024-10-07T10:17:00Z" w16du:dateUtc="2024-10-07T08:17:00Z"/>
          <w:rFonts w:ascii="Times New Roman" w:hAnsi="Times New Roman" w:cs="Times New Roman"/>
        </w:rPr>
      </w:pPr>
    </w:p>
    <w:p w14:paraId="664C8C59" w14:textId="428E6343" w:rsidR="0034525C" w:rsidRDefault="0034525C" w:rsidP="008279E9">
      <w:pPr>
        <w:spacing w:line="480" w:lineRule="auto"/>
        <w:jc w:val="both"/>
        <w:rPr>
          <w:ins w:id="2717" w:author="Francesco Polazzo" w:date="2024-10-07T10:17:00Z" w16du:dateUtc="2024-10-07T08:17:00Z"/>
          <w:rFonts w:ascii="Times New Roman" w:hAnsi="Times New Roman" w:cs="Times New Roman"/>
        </w:rPr>
      </w:pPr>
      <w:ins w:id="2718" w:author="Francesco Polazzo" w:date="2024-10-07T10:17:00Z" w16du:dateUtc="2024-10-07T08:17:00Z">
        <w:r w:rsidRPr="00483B80">
          <w:rPr>
            <w:rFonts w:ascii="Times New Roman" w:hAnsi="Times New Roman" w:cs="Times New Roman"/>
            <w:b/>
            <w:bCs/>
          </w:rPr>
          <w:t xml:space="preserve">Table </w:t>
        </w:r>
        <w:r>
          <w:rPr>
            <w:rFonts w:ascii="Times New Roman" w:hAnsi="Times New Roman" w:cs="Times New Roman"/>
            <w:b/>
            <w:bCs/>
          </w:rPr>
          <w:t>8</w:t>
        </w:r>
        <w:r w:rsidRPr="002A09EB">
          <w:rPr>
            <w:rFonts w:ascii="Times New Roman" w:hAnsi="Times New Roman" w:cs="Times New Roman"/>
          </w:rPr>
          <w:t xml:space="preserve">. Results of the PERMANOVA analysing the effects of the HWs on </w:t>
        </w:r>
      </w:ins>
      <w:ins w:id="2719" w:author="Francesco Polazzo" w:date="2024-10-07T10:18:00Z" w16du:dateUtc="2024-10-07T08:18:00Z">
        <w:del w:id="2720" w:author="Andreu Rico Artero" w:date="2024-10-10T20:23:00Z" w16du:dateUtc="2024-10-10T18:23:00Z">
          <w:r w:rsidDel="003847F6">
            <w:rPr>
              <w:rFonts w:ascii="Times New Roman" w:hAnsi="Times New Roman" w:cs="Times New Roman"/>
            </w:rPr>
            <w:delText>zoolankton</w:delText>
          </w:r>
        </w:del>
      </w:ins>
      <w:ins w:id="2721" w:author="Andreu Rico Artero" w:date="2024-10-10T20:23:00Z" w16du:dateUtc="2024-10-10T18:23:00Z">
        <w:r w:rsidR="003847F6">
          <w:rPr>
            <w:rFonts w:ascii="Times New Roman" w:hAnsi="Times New Roman" w:cs="Times New Roman"/>
          </w:rPr>
          <w:t>zooplankton</w:t>
        </w:r>
      </w:ins>
      <w:ins w:id="2722" w:author="Francesco Polazzo" w:date="2024-10-07T10:17:00Z" w16du:dateUtc="2024-10-07T08:17:00Z">
        <w:r w:rsidRPr="002A09EB">
          <w:rPr>
            <w:rFonts w:ascii="Times New Roman" w:hAnsi="Times New Roman" w:cs="Times New Roman"/>
          </w:rPr>
          <w:t xml:space="preserve"> community composition in different days of the experiment.</w:t>
        </w:r>
      </w:ins>
    </w:p>
    <w:tbl>
      <w:tblPr>
        <w:tblW w:w="5000" w:type="pct"/>
        <w:jc w:val="center"/>
        <w:tblLook w:val="0420" w:firstRow="1" w:lastRow="0" w:firstColumn="0" w:lastColumn="0" w:noHBand="0" w:noVBand="1"/>
      </w:tblPr>
      <w:tblGrid>
        <w:gridCol w:w="998"/>
        <w:gridCol w:w="1859"/>
        <w:gridCol w:w="2169"/>
        <w:gridCol w:w="1196"/>
        <w:gridCol w:w="1196"/>
        <w:gridCol w:w="1608"/>
      </w:tblGrid>
      <w:tr w:rsidR="0034525C" w:rsidRPr="007A02BD" w14:paraId="3CF08A76" w14:textId="77777777" w:rsidTr="00D60806">
        <w:trPr>
          <w:tblHeader/>
          <w:jc w:val="center"/>
          <w:ins w:id="2723" w:author="Francesco Polazzo" w:date="2024-10-07T10:17:00Z"/>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0781F6"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24" w:author="Francesco Polazzo" w:date="2024-10-07T10:17:00Z" w16du:dateUtc="2024-10-07T08:17:00Z"/>
                <w:rFonts w:ascii="Times New Roman" w:hAnsi="Times New Roman" w:cs="Times New Roman"/>
              </w:rPr>
              <w:pPrChange w:id="272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26" w:author="Francesco Polazzo" w:date="2024-10-07T10:17:00Z" w16du:dateUtc="2024-10-07T08:17:00Z">
              <w:r w:rsidRPr="007A02BD">
                <w:rPr>
                  <w:rFonts w:ascii="Times New Roman" w:eastAsia="Helvetica" w:hAnsi="Times New Roman" w:cs="Times New Roman"/>
                  <w:b/>
                  <w:color w:val="000000"/>
                  <w:sz w:val="22"/>
                  <w:szCs w:val="22"/>
                </w:rPr>
                <w:t>Day</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118FC9"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27" w:author="Francesco Polazzo" w:date="2024-10-07T10:17:00Z" w16du:dateUtc="2024-10-07T08:17:00Z"/>
                <w:rFonts w:ascii="Times New Roman" w:hAnsi="Times New Roman" w:cs="Times New Roman"/>
              </w:rPr>
              <w:pPrChange w:id="272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2729" w:author="Francesco Polazzo" w:date="2024-10-07T10:17:00Z" w16du:dateUtc="2024-10-07T08:17:00Z">
              <w:r w:rsidRPr="007A02BD">
                <w:rPr>
                  <w:rFonts w:ascii="Times New Roman" w:eastAsia="Helvetica" w:hAnsi="Times New Roman" w:cs="Times New Roman"/>
                  <w:b/>
                  <w:color w:val="000000"/>
                  <w:sz w:val="22"/>
                  <w:szCs w:val="22"/>
                </w:rPr>
                <w:t>df_model</w:t>
              </w:r>
              <w:proofErr w:type="spell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C5EE8F"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30" w:author="Francesco Polazzo" w:date="2024-10-07T10:17:00Z" w16du:dateUtc="2024-10-07T08:17:00Z"/>
                <w:rFonts w:ascii="Times New Roman" w:hAnsi="Times New Roman" w:cs="Times New Roman"/>
              </w:rPr>
              <w:pPrChange w:id="273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2732" w:author="Francesco Polazzo" w:date="2024-10-07T10:17:00Z" w16du:dateUtc="2024-10-07T08:17:00Z">
              <w:r w:rsidRPr="007A02BD">
                <w:rPr>
                  <w:rFonts w:ascii="Times New Roman" w:eastAsia="Helvetica" w:hAnsi="Times New Roman" w:cs="Times New Roman"/>
                  <w:b/>
                  <w:color w:val="000000"/>
                  <w:sz w:val="22"/>
                  <w:szCs w:val="22"/>
                </w:rPr>
                <w:t>df_residual</w:t>
              </w:r>
              <w:proofErr w:type="spell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5DA3EF"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33" w:author="Francesco Polazzo" w:date="2024-10-07T10:17:00Z" w16du:dateUtc="2024-10-07T08:17:00Z"/>
                <w:rFonts w:ascii="Times New Roman" w:hAnsi="Times New Roman" w:cs="Times New Roman"/>
              </w:rPr>
              <w:pPrChange w:id="273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35" w:author="Francesco Polazzo" w:date="2024-10-07T10:17:00Z" w16du:dateUtc="2024-10-07T08:17:00Z">
              <w:r w:rsidRPr="007A02BD">
                <w:rPr>
                  <w:rFonts w:ascii="Times New Roman" w:eastAsia="Helvetica" w:hAnsi="Times New Roman" w:cs="Times New Roman"/>
                  <w:b/>
                  <w:color w:val="000000"/>
                  <w:sz w:val="22"/>
                  <w:szCs w:val="22"/>
                </w:rPr>
                <w:t>F</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70CAC"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36" w:author="Francesco Polazzo" w:date="2024-10-07T10:17:00Z" w16du:dateUtc="2024-10-07T08:17:00Z"/>
                <w:rFonts w:ascii="Times New Roman" w:hAnsi="Times New Roman" w:cs="Times New Roman"/>
              </w:rPr>
              <w:pPrChange w:id="273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38" w:author="Francesco Polazzo" w:date="2024-10-07T10:17:00Z" w16du:dateUtc="2024-10-07T08:17:00Z">
              <w:r w:rsidRPr="007A02BD">
                <w:rPr>
                  <w:rFonts w:ascii="Times New Roman" w:eastAsia="Helvetica" w:hAnsi="Times New Roman" w:cs="Times New Roman"/>
                  <w:b/>
                  <w:color w:val="000000"/>
                  <w:sz w:val="22"/>
                  <w:szCs w:val="22"/>
                </w:rPr>
                <w:t>R2</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5DFE45"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39" w:author="Francesco Polazzo" w:date="2024-10-07T10:17:00Z" w16du:dateUtc="2024-10-07T08:17:00Z"/>
                <w:rFonts w:ascii="Times New Roman" w:hAnsi="Times New Roman" w:cs="Times New Roman"/>
              </w:rPr>
              <w:pPrChange w:id="274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2741" w:author="Francesco Polazzo" w:date="2024-10-07T10:17:00Z" w16du:dateUtc="2024-10-07T08:17:00Z">
              <w:r w:rsidRPr="007A02BD">
                <w:rPr>
                  <w:rFonts w:ascii="Times New Roman" w:eastAsia="Helvetica" w:hAnsi="Times New Roman" w:cs="Times New Roman"/>
                  <w:b/>
                  <w:color w:val="000000"/>
                  <w:sz w:val="22"/>
                  <w:szCs w:val="22"/>
                </w:rPr>
                <w:t>p_value</w:t>
              </w:r>
              <w:proofErr w:type="spellEnd"/>
            </w:ins>
          </w:p>
        </w:tc>
      </w:tr>
      <w:tr w:rsidR="0034525C" w:rsidRPr="007A02BD" w14:paraId="3E9B61FA" w14:textId="77777777" w:rsidTr="00D60806">
        <w:trPr>
          <w:jc w:val="center"/>
          <w:ins w:id="2742" w:author="Francesco Polazzo" w:date="2024-10-07T10:17:00Z"/>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CB232"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43" w:author="Francesco Polazzo" w:date="2024-10-07T10:17:00Z" w16du:dateUtc="2024-10-07T08:17:00Z"/>
                <w:rFonts w:ascii="Times New Roman" w:hAnsi="Times New Roman" w:cs="Times New Roman"/>
              </w:rPr>
              <w:pPrChange w:id="274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45" w:author="Francesco Polazzo" w:date="2024-10-07T10:17:00Z" w16du:dateUtc="2024-10-07T08:17:00Z">
              <w:r w:rsidRPr="007A02BD">
                <w:rPr>
                  <w:rFonts w:ascii="Times New Roman" w:eastAsia="Helvetica" w:hAnsi="Times New Roman" w:cs="Times New Roman"/>
                  <w:color w:val="000000"/>
                  <w:sz w:val="22"/>
                  <w:szCs w:val="22"/>
                </w:rPr>
                <w:t>-4</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D267E"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46" w:author="Francesco Polazzo" w:date="2024-10-07T10:17:00Z" w16du:dateUtc="2024-10-07T08:17:00Z"/>
                <w:rFonts w:ascii="Times New Roman" w:hAnsi="Times New Roman" w:cs="Times New Roman"/>
              </w:rPr>
              <w:pPrChange w:id="274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48" w:author="Francesco Polazzo" w:date="2024-10-07T10:17:00Z" w16du:dateUtc="2024-10-07T08:17:00Z">
              <w:r w:rsidRPr="007A02BD">
                <w:rPr>
                  <w:rFonts w:ascii="Times New Roman" w:eastAsia="Helvetica" w:hAnsi="Times New Roman" w:cs="Times New Roman"/>
                  <w:color w:val="000000"/>
                  <w:sz w:val="22"/>
                  <w:szCs w:val="22"/>
                </w:rPr>
                <w:t>1</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A9335"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49" w:author="Francesco Polazzo" w:date="2024-10-07T10:17:00Z" w16du:dateUtc="2024-10-07T08:17:00Z"/>
                <w:rFonts w:ascii="Times New Roman" w:hAnsi="Times New Roman" w:cs="Times New Roman"/>
              </w:rPr>
              <w:pPrChange w:id="275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51" w:author="Francesco Polazzo" w:date="2024-10-07T10:17:00Z" w16du:dateUtc="2024-10-07T08:17:00Z">
              <w:r w:rsidRPr="007A02BD">
                <w:rPr>
                  <w:rFonts w:ascii="Times New Roman" w:eastAsia="Helvetica" w:hAnsi="Times New Roman" w:cs="Times New Roman"/>
                  <w:color w:val="000000"/>
                  <w:sz w:val="22"/>
                  <w:szCs w:val="22"/>
                </w:rPr>
                <w:t>6</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E0D27"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52" w:author="Francesco Polazzo" w:date="2024-10-07T10:17:00Z" w16du:dateUtc="2024-10-07T08:17:00Z"/>
                <w:rFonts w:ascii="Times New Roman" w:hAnsi="Times New Roman" w:cs="Times New Roman"/>
              </w:rPr>
              <w:pPrChange w:id="275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54" w:author="Francesco Polazzo" w:date="2024-10-07T10:17:00Z" w16du:dateUtc="2024-10-07T08:17:00Z">
              <w:r w:rsidRPr="007A02BD">
                <w:rPr>
                  <w:rFonts w:ascii="Times New Roman" w:eastAsia="Helvetica" w:hAnsi="Times New Roman" w:cs="Times New Roman"/>
                  <w:color w:val="000000"/>
                  <w:sz w:val="22"/>
                  <w:szCs w:val="22"/>
                </w:rPr>
                <w:t>0.241</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B7426"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55" w:author="Francesco Polazzo" w:date="2024-10-07T10:17:00Z" w16du:dateUtc="2024-10-07T08:17:00Z"/>
                <w:rFonts w:ascii="Times New Roman" w:hAnsi="Times New Roman" w:cs="Times New Roman"/>
              </w:rPr>
              <w:pPrChange w:id="275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57" w:author="Francesco Polazzo" w:date="2024-10-07T10:17:00Z" w16du:dateUtc="2024-10-07T08:17:00Z">
              <w:r w:rsidRPr="007A02BD">
                <w:rPr>
                  <w:rFonts w:ascii="Times New Roman" w:eastAsia="Helvetica" w:hAnsi="Times New Roman" w:cs="Times New Roman"/>
                  <w:color w:val="000000"/>
                  <w:sz w:val="22"/>
                  <w:szCs w:val="22"/>
                </w:rPr>
                <w:t>0.039</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3ADB3"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58" w:author="Francesco Polazzo" w:date="2024-10-07T10:17:00Z" w16du:dateUtc="2024-10-07T08:17:00Z"/>
                <w:rFonts w:ascii="Times New Roman" w:hAnsi="Times New Roman" w:cs="Times New Roman"/>
              </w:rPr>
              <w:pPrChange w:id="275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60" w:author="Francesco Polazzo" w:date="2024-10-07T10:17:00Z" w16du:dateUtc="2024-10-07T08:17:00Z">
              <w:r w:rsidRPr="007A02BD">
                <w:rPr>
                  <w:rFonts w:ascii="Times New Roman" w:eastAsia="Helvetica" w:hAnsi="Times New Roman" w:cs="Times New Roman"/>
                  <w:color w:val="000000"/>
                  <w:sz w:val="22"/>
                  <w:szCs w:val="22"/>
                </w:rPr>
                <w:t>0.670</w:t>
              </w:r>
            </w:ins>
          </w:p>
        </w:tc>
      </w:tr>
      <w:tr w:rsidR="0034525C" w:rsidRPr="007A02BD" w14:paraId="05AD1C9B" w14:textId="77777777" w:rsidTr="00D60806">
        <w:trPr>
          <w:jc w:val="center"/>
          <w:ins w:id="2761" w:author="Francesco Polazzo" w:date="2024-10-07T10:17: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A8544"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62" w:author="Francesco Polazzo" w:date="2024-10-07T10:17:00Z" w16du:dateUtc="2024-10-07T08:17:00Z"/>
                <w:rFonts w:ascii="Times New Roman" w:hAnsi="Times New Roman" w:cs="Times New Roman"/>
              </w:rPr>
              <w:pPrChange w:id="276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64" w:author="Francesco Polazzo" w:date="2024-10-07T10:17:00Z" w16du:dateUtc="2024-10-07T08:17:00Z">
              <w:r w:rsidRPr="007A02BD">
                <w:rPr>
                  <w:rFonts w:ascii="Times New Roman" w:eastAsia="Helvetica" w:hAnsi="Times New Roman" w:cs="Times New Roman"/>
                  <w:color w:val="000000"/>
                  <w:sz w:val="22"/>
                  <w:szCs w:val="22"/>
                </w:rPr>
                <w:t>10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76C8D"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65" w:author="Francesco Polazzo" w:date="2024-10-07T10:17:00Z" w16du:dateUtc="2024-10-07T08:17:00Z"/>
                <w:rFonts w:ascii="Times New Roman" w:hAnsi="Times New Roman" w:cs="Times New Roman"/>
              </w:rPr>
              <w:pPrChange w:id="276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67" w:author="Francesco Polazzo" w:date="2024-10-07T10:17:00Z" w16du:dateUtc="2024-10-07T08:17:00Z">
              <w:r w:rsidRPr="007A02BD">
                <w:rPr>
                  <w:rFonts w:ascii="Times New Roman" w:eastAsia="Helvetica" w:hAnsi="Times New Roman" w:cs="Times New Roman"/>
                  <w:color w:val="000000"/>
                  <w:sz w:val="22"/>
                  <w:szCs w:val="22"/>
                </w:rPr>
                <w:t>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C37D0"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68" w:author="Francesco Polazzo" w:date="2024-10-07T10:17:00Z" w16du:dateUtc="2024-10-07T08:17:00Z"/>
                <w:rFonts w:ascii="Times New Roman" w:hAnsi="Times New Roman" w:cs="Times New Roman"/>
              </w:rPr>
              <w:pPrChange w:id="2769"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70" w:author="Francesco Polazzo" w:date="2024-10-07T10:17:00Z" w16du:dateUtc="2024-10-07T08:17:00Z">
              <w:r w:rsidRPr="007A02BD">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5F130"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71" w:author="Francesco Polazzo" w:date="2024-10-07T10:17:00Z" w16du:dateUtc="2024-10-07T08:17:00Z"/>
                <w:rFonts w:ascii="Times New Roman" w:hAnsi="Times New Roman" w:cs="Times New Roman"/>
              </w:rPr>
              <w:pPrChange w:id="277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73" w:author="Francesco Polazzo" w:date="2024-10-07T10:17:00Z" w16du:dateUtc="2024-10-07T08:17:00Z">
              <w:r w:rsidRPr="007A02BD">
                <w:rPr>
                  <w:rFonts w:ascii="Times New Roman" w:eastAsia="Helvetica" w:hAnsi="Times New Roman" w:cs="Times New Roman"/>
                  <w:color w:val="000000"/>
                  <w:sz w:val="22"/>
                  <w:szCs w:val="22"/>
                </w:rPr>
                <w:t>0.547</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2BB57"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74" w:author="Francesco Polazzo" w:date="2024-10-07T10:17:00Z" w16du:dateUtc="2024-10-07T08:17:00Z"/>
                <w:rFonts w:ascii="Times New Roman" w:hAnsi="Times New Roman" w:cs="Times New Roman"/>
              </w:rPr>
              <w:pPrChange w:id="277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76" w:author="Francesco Polazzo" w:date="2024-10-07T10:17:00Z" w16du:dateUtc="2024-10-07T08:17:00Z">
              <w:r w:rsidRPr="007A02BD">
                <w:rPr>
                  <w:rFonts w:ascii="Times New Roman" w:eastAsia="Helvetica" w:hAnsi="Times New Roman" w:cs="Times New Roman"/>
                  <w:color w:val="000000"/>
                  <w:sz w:val="22"/>
                  <w:szCs w:val="22"/>
                </w:rPr>
                <w:t>0.084</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9F0F1"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77" w:author="Francesco Polazzo" w:date="2024-10-07T10:17:00Z" w16du:dateUtc="2024-10-07T08:17:00Z"/>
                <w:rFonts w:ascii="Times New Roman" w:hAnsi="Times New Roman" w:cs="Times New Roman"/>
              </w:rPr>
              <w:pPrChange w:id="277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79" w:author="Francesco Polazzo" w:date="2024-10-07T10:17:00Z" w16du:dateUtc="2024-10-07T08:17:00Z">
              <w:r w:rsidRPr="007A02BD">
                <w:rPr>
                  <w:rFonts w:ascii="Times New Roman" w:eastAsia="Helvetica" w:hAnsi="Times New Roman" w:cs="Times New Roman"/>
                  <w:color w:val="000000"/>
                  <w:sz w:val="22"/>
                  <w:szCs w:val="22"/>
                </w:rPr>
                <w:t>0.732</w:t>
              </w:r>
            </w:ins>
          </w:p>
        </w:tc>
      </w:tr>
      <w:tr w:rsidR="0034525C" w:rsidRPr="007A02BD" w14:paraId="3D7AFFAF" w14:textId="77777777" w:rsidTr="00D60806">
        <w:trPr>
          <w:jc w:val="center"/>
          <w:ins w:id="2780" w:author="Francesco Polazzo" w:date="2024-10-07T10:17: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F0B9F"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81" w:author="Francesco Polazzo" w:date="2024-10-07T10:17:00Z" w16du:dateUtc="2024-10-07T08:17:00Z"/>
                <w:rFonts w:ascii="Times New Roman" w:hAnsi="Times New Roman" w:cs="Times New Roman"/>
              </w:rPr>
              <w:pPrChange w:id="2782"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83" w:author="Francesco Polazzo" w:date="2024-10-07T10:17:00Z" w16du:dateUtc="2024-10-07T08:17:00Z">
              <w:r w:rsidRPr="007A02BD">
                <w:rPr>
                  <w:rFonts w:ascii="Times New Roman" w:eastAsia="Helvetica" w:hAnsi="Times New Roman" w:cs="Times New Roman"/>
                  <w:color w:val="000000"/>
                  <w:sz w:val="22"/>
                  <w:szCs w:val="22"/>
                </w:rPr>
                <w:t>24</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DBE22"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84" w:author="Francesco Polazzo" w:date="2024-10-07T10:17:00Z" w16du:dateUtc="2024-10-07T08:17:00Z"/>
                <w:rFonts w:ascii="Times New Roman" w:hAnsi="Times New Roman" w:cs="Times New Roman"/>
              </w:rPr>
              <w:pPrChange w:id="2785"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86" w:author="Francesco Polazzo" w:date="2024-10-07T10:17:00Z" w16du:dateUtc="2024-10-07T08:17:00Z">
              <w:r w:rsidRPr="007A02BD">
                <w:rPr>
                  <w:rFonts w:ascii="Times New Roman" w:eastAsia="Helvetica" w:hAnsi="Times New Roman" w:cs="Times New Roman"/>
                  <w:color w:val="000000"/>
                  <w:sz w:val="22"/>
                  <w:szCs w:val="22"/>
                </w:rPr>
                <w:t>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4035C"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87" w:author="Francesco Polazzo" w:date="2024-10-07T10:17:00Z" w16du:dateUtc="2024-10-07T08:17:00Z"/>
                <w:rFonts w:ascii="Times New Roman" w:hAnsi="Times New Roman" w:cs="Times New Roman"/>
              </w:rPr>
              <w:pPrChange w:id="2788"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89" w:author="Francesco Polazzo" w:date="2024-10-07T10:17:00Z" w16du:dateUtc="2024-10-07T08:17:00Z">
              <w:r w:rsidRPr="007A02BD">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18E34"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90" w:author="Francesco Polazzo" w:date="2024-10-07T10:17:00Z" w16du:dateUtc="2024-10-07T08:17:00Z"/>
                <w:rFonts w:ascii="Times New Roman" w:hAnsi="Times New Roman" w:cs="Times New Roman"/>
              </w:rPr>
              <w:pPrChange w:id="279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92" w:author="Francesco Polazzo" w:date="2024-10-07T10:17:00Z" w16du:dateUtc="2024-10-07T08:17:00Z">
              <w:r w:rsidRPr="007A02BD">
                <w:rPr>
                  <w:rFonts w:ascii="Times New Roman" w:eastAsia="Helvetica" w:hAnsi="Times New Roman" w:cs="Times New Roman"/>
                  <w:color w:val="000000"/>
                  <w:sz w:val="22"/>
                  <w:szCs w:val="22"/>
                </w:rPr>
                <w:t>1.228</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93A0E"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93" w:author="Francesco Polazzo" w:date="2024-10-07T10:17:00Z" w16du:dateUtc="2024-10-07T08:17:00Z"/>
                <w:rFonts w:ascii="Times New Roman" w:hAnsi="Times New Roman" w:cs="Times New Roman"/>
              </w:rPr>
              <w:pPrChange w:id="279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95" w:author="Francesco Polazzo" w:date="2024-10-07T10:17:00Z" w16du:dateUtc="2024-10-07T08:17:00Z">
              <w:r w:rsidRPr="007A02BD">
                <w:rPr>
                  <w:rFonts w:ascii="Times New Roman" w:eastAsia="Helvetica" w:hAnsi="Times New Roman" w:cs="Times New Roman"/>
                  <w:color w:val="000000"/>
                  <w:sz w:val="22"/>
                  <w:szCs w:val="22"/>
                </w:rPr>
                <w:t>0.170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50AC5"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796" w:author="Francesco Polazzo" w:date="2024-10-07T10:17:00Z" w16du:dateUtc="2024-10-07T08:17:00Z"/>
                <w:rFonts w:ascii="Times New Roman" w:hAnsi="Times New Roman" w:cs="Times New Roman"/>
              </w:rPr>
              <w:pPrChange w:id="279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798" w:author="Francesco Polazzo" w:date="2024-10-07T10:17:00Z" w16du:dateUtc="2024-10-07T08:17:00Z">
              <w:r w:rsidRPr="007A02BD">
                <w:rPr>
                  <w:rFonts w:ascii="Times New Roman" w:eastAsia="Helvetica" w:hAnsi="Times New Roman" w:cs="Times New Roman"/>
                  <w:color w:val="000000"/>
                  <w:sz w:val="22"/>
                  <w:szCs w:val="22"/>
                </w:rPr>
                <w:t>0.194</w:t>
              </w:r>
            </w:ins>
          </w:p>
        </w:tc>
      </w:tr>
      <w:tr w:rsidR="0034525C" w:rsidRPr="007A02BD" w14:paraId="780DD9DA" w14:textId="77777777" w:rsidTr="00D60806">
        <w:trPr>
          <w:jc w:val="center"/>
          <w:ins w:id="2799" w:author="Francesco Polazzo" w:date="2024-10-07T10:17:00Z"/>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AFA76E"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800" w:author="Francesco Polazzo" w:date="2024-10-07T10:17:00Z" w16du:dateUtc="2024-10-07T08:17:00Z"/>
                <w:rFonts w:ascii="Times New Roman" w:hAnsi="Times New Roman" w:cs="Times New Roman"/>
              </w:rPr>
              <w:pPrChange w:id="2801"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802" w:author="Francesco Polazzo" w:date="2024-10-07T10:17:00Z" w16du:dateUtc="2024-10-07T08:17:00Z">
              <w:r w:rsidRPr="007A02BD">
                <w:rPr>
                  <w:rFonts w:ascii="Times New Roman" w:eastAsia="Helvetica" w:hAnsi="Times New Roman" w:cs="Times New Roman"/>
                  <w:color w:val="000000"/>
                  <w:sz w:val="22"/>
                  <w:szCs w:val="22"/>
                </w:rPr>
                <w:t>38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B6EC0C"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803" w:author="Francesco Polazzo" w:date="2024-10-07T10:17:00Z" w16du:dateUtc="2024-10-07T08:17:00Z"/>
                <w:rFonts w:ascii="Times New Roman" w:hAnsi="Times New Roman" w:cs="Times New Roman"/>
              </w:rPr>
              <w:pPrChange w:id="2804"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805" w:author="Francesco Polazzo" w:date="2024-10-07T10:17:00Z" w16du:dateUtc="2024-10-07T08:17:00Z">
              <w:r w:rsidRPr="007A02BD">
                <w:rPr>
                  <w:rFonts w:ascii="Times New Roman" w:eastAsia="Helvetica" w:hAnsi="Times New Roman" w:cs="Times New Roman"/>
                  <w:color w:val="000000"/>
                  <w:sz w:val="22"/>
                  <w:szCs w:val="22"/>
                </w:rPr>
                <w:t>1</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8A4DF7"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806" w:author="Francesco Polazzo" w:date="2024-10-07T10:17:00Z" w16du:dateUtc="2024-10-07T08:17:00Z"/>
                <w:rFonts w:ascii="Times New Roman" w:hAnsi="Times New Roman" w:cs="Times New Roman"/>
              </w:rPr>
              <w:pPrChange w:id="2807"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808" w:author="Francesco Polazzo" w:date="2024-10-07T10:17:00Z" w16du:dateUtc="2024-10-07T08:17:00Z">
              <w:r w:rsidRPr="007A02BD">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DDF31E"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809" w:author="Francesco Polazzo" w:date="2024-10-07T10:17:00Z" w16du:dateUtc="2024-10-07T08:17:00Z"/>
                <w:rFonts w:ascii="Times New Roman" w:hAnsi="Times New Roman" w:cs="Times New Roman"/>
              </w:rPr>
              <w:pPrChange w:id="2810"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811" w:author="Francesco Polazzo" w:date="2024-10-07T10:17:00Z" w16du:dateUtc="2024-10-07T08:17:00Z">
              <w:r w:rsidRPr="007A02BD">
                <w:rPr>
                  <w:rFonts w:ascii="Times New Roman" w:eastAsia="Helvetica" w:hAnsi="Times New Roman" w:cs="Times New Roman"/>
                  <w:color w:val="000000"/>
                  <w:sz w:val="22"/>
                  <w:szCs w:val="22"/>
                </w:rPr>
                <w:t>0.713</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C49F6F"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812" w:author="Francesco Polazzo" w:date="2024-10-07T10:17:00Z" w16du:dateUtc="2024-10-07T08:17:00Z"/>
                <w:rFonts w:ascii="Times New Roman" w:hAnsi="Times New Roman" w:cs="Times New Roman"/>
              </w:rPr>
              <w:pPrChange w:id="2813"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814" w:author="Francesco Polazzo" w:date="2024-10-07T10:17:00Z" w16du:dateUtc="2024-10-07T08:17:00Z">
              <w:r w:rsidRPr="007A02BD">
                <w:rPr>
                  <w:rFonts w:ascii="Times New Roman" w:eastAsia="Helvetica" w:hAnsi="Times New Roman" w:cs="Times New Roman"/>
                  <w:color w:val="000000"/>
                  <w:sz w:val="22"/>
                  <w:szCs w:val="22"/>
                </w:rPr>
                <w:t>0.106</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2567DA" w14:textId="77777777" w:rsidR="0034525C" w:rsidRPr="007A02BD" w:rsidRDefault="0034525C">
            <w:pPr>
              <w:pBdr>
                <w:top w:val="none" w:sz="0" w:space="0" w:color="000000"/>
                <w:left w:val="none" w:sz="0" w:space="0" w:color="000000"/>
                <w:bottom w:val="none" w:sz="0" w:space="0" w:color="000000"/>
                <w:right w:val="none" w:sz="0" w:space="0" w:color="000000"/>
              </w:pBdr>
              <w:spacing w:before="100" w:after="100"/>
              <w:ind w:left="100" w:right="100"/>
              <w:jc w:val="both"/>
              <w:rPr>
                <w:ins w:id="2815" w:author="Francesco Polazzo" w:date="2024-10-07T10:17:00Z" w16du:dateUtc="2024-10-07T08:17:00Z"/>
                <w:rFonts w:ascii="Times New Roman" w:hAnsi="Times New Roman" w:cs="Times New Roman"/>
              </w:rPr>
              <w:pPrChange w:id="2816" w:author="Andreu Rico Artero" w:date="2024-10-10T20:00:00Z" w16du:dateUtc="2024-10-10T18:00: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2817" w:author="Francesco Polazzo" w:date="2024-10-07T10:17:00Z" w16du:dateUtc="2024-10-07T08:17:00Z">
              <w:r w:rsidRPr="007A02BD">
                <w:rPr>
                  <w:rFonts w:ascii="Times New Roman" w:eastAsia="Helvetica" w:hAnsi="Times New Roman" w:cs="Times New Roman"/>
                  <w:color w:val="000000"/>
                  <w:sz w:val="22"/>
                  <w:szCs w:val="22"/>
                </w:rPr>
                <w:t>0.609</w:t>
              </w:r>
            </w:ins>
          </w:p>
        </w:tc>
      </w:tr>
    </w:tbl>
    <w:p w14:paraId="06018026" w14:textId="77777777" w:rsidR="0034525C" w:rsidRDefault="0034525C" w:rsidP="008279E9">
      <w:pPr>
        <w:spacing w:line="480" w:lineRule="auto"/>
        <w:jc w:val="both"/>
        <w:rPr>
          <w:rFonts w:ascii="Times New Roman" w:hAnsi="Times New Roman" w:cs="Times New Roman"/>
        </w:rPr>
      </w:pPr>
    </w:p>
    <w:sectPr w:rsidR="0034525C" w:rsidSect="00815D4D">
      <w:footerReference w:type="even" r:id="rId24"/>
      <w:footerReference w:type="default" r:id="rId25"/>
      <w:pgSz w:w="11906" w:h="16838"/>
      <w:pgMar w:top="1440" w:right="1440" w:bottom="1440" w:left="1440"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15" w:author="Andreu Rico Artero" w:date="2024-10-10T19:44:00Z" w:initials="AR">
    <w:p w14:paraId="3EE7BD72" w14:textId="77777777" w:rsidR="00655D5E" w:rsidRDefault="00655D5E" w:rsidP="00655D5E">
      <w:pPr>
        <w:pStyle w:val="CommentText"/>
      </w:pPr>
      <w:r>
        <w:rPr>
          <w:rStyle w:val="CommentReference"/>
        </w:rPr>
        <w:annotationRef/>
      </w:r>
      <w:r>
        <w:rPr>
          <w:lang w:val="es-ES"/>
        </w:rPr>
        <w:t>Should the methods be placed in the same order as the results? I think you start by DO, so put it first?</w:t>
      </w:r>
    </w:p>
  </w:comment>
  <w:comment w:id="511" w:author="Francesco Polazzo" w:date="2024-10-04T14:00:00Z" w:initials="MOU">
    <w:p w14:paraId="73B945FE" w14:textId="28EA90E7" w:rsidR="00E15E6E" w:rsidRDefault="00E15E6E" w:rsidP="00E15E6E">
      <w:r>
        <w:rPr>
          <w:rStyle w:val="CommentReference"/>
        </w:rPr>
        <w:annotationRef/>
      </w:r>
      <w:r>
        <w:rPr>
          <w:color w:val="000000"/>
          <w:sz w:val="20"/>
          <w:szCs w:val="20"/>
        </w:rPr>
        <w:t>Not sure if it is a good idea to mix resilience and recovery wording.</w:t>
      </w:r>
    </w:p>
  </w:comment>
  <w:comment w:id="603" w:author="Andreu Rico Artero" w:date="2024-10-10T19:48:00Z" w:initials="AR">
    <w:p w14:paraId="68A35E9A" w14:textId="77777777" w:rsidR="00394B06" w:rsidRDefault="00394B06" w:rsidP="00394B06">
      <w:pPr>
        <w:pStyle w:val="CommentText"/>
      </w:pPr>
      <w:r>
        <w:rPr>
          <w:rStyle w:val="CommentReference"/>
        </w:rPr>
        <w:annotationRef/>
      </w:r>
      <w:r>
        <w:rPr>
          <w:lang w:val="es-ES"/>
        </w:rPr>
        <w:t>I would delete this, this repeats what you say in the last sentence of the first paragraph of this section</w:t>
      </w:r>
    </w:p>
  </w:comment>
  <w:comment w:id="989" w:author="Andreu Rico Artero" w:date="2024-10-10T20:03:00Z" w:initials="AR">
    <w:p w14:paraId="46DFD963" w14:textId="77777777" w:rsidR="00963749" w:rsidRDefault="00963749" w:rsidP="00963749">
      <w:pPr>
        <w:pStyle w:val="CommentText"/>
      </w:pPr>
      <w:r>
        <w:rPr>
          <w:rStyle w:val="CommentReference"/>
        </w:rPr>
        <w:annotationRef/>
      </w:r>
      <w:r>
        <w:rPr>
          <w:lang w:val="es-ES"/>
        </w:rPr>
        <w:t>This sentence does not read well, I get quite lost sorry, and I am not sure what you mean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E7BD72" w15:done="0"/>
  <w15:commentEx w15:paraId="73B945FE" w15:done="0"/>
  <w15:commentEx w15:paraId="68A35E9A" w15:done="0"/>
  <w15:commentEx w15:paraId="46DFD9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30653E" w16cex:dateUtc="2024-10-10T17:44:00Z"/>
  <w16cex:commentExtensible w16cex:durableId="45CACB25" w16cex:dateUtc="2024-10-04T12:00:00Z"/>
  <w16cex:commentExtensible w16cex:durableId="7CF14713" w16cex:dateUtc="2024-10-10T17:48:00Z"/>
  <w16cex:commentExtensible w16cex:durableId="3884F5F3" w16cex:dateUtc="2024-10-10T1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E7BD72" w16cid:durableId="3330653E"/>
  <w16cid:commentId w16cid:paraId="73B945FE" w16cid:durableId="45CACB25"/>
  <w16cid:commentId w16cid:paraId="68A35E9A" w16cid:durableId="7CF14713"/>
  <w16cid:commentId w16cid:paraId="46DFD963" w16cid:durableId="3884F5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C7B30" w14:textId="77777777" w:rsidR="00432F42" w:rsidRDefault="00432F42" w:rsidP="00815D4D">
      <w:r>
        <w:separator/>
      </w:r>
    </w:p>
  </w:endnote>
  <w:endnote w:type="continuationSeparator" w:id="0">
    <w:p w14:paraId="4374EEA2" w14:textId="77777777" w:rsidR="00432F42" w:rsidRDefault="00432F42" w:rsidP="00815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7544349"/>
      <w:docPartObj>
        <w:docPartGallery w:val="Page Numbers (Bottom of Page)"/>
        <w:docPartUnique/>
      </w:docPartObj>
    </w:sdtPr>
    <w:sdtContent>
      <w:p w14:paraId="67A4055E" w14:textId="28587FC7" w:rsidR="00815D4D" w:rsidRDefault="00815D4D" w:rsidP="001B1F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FC21A8" w14:textId="77777777" w:rsidR="00815D4D" w:rsidRDefault="00815D4D" w:rsidP="00815D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29073491"/>
      <w:docPartObj>
        <w:docPartGallery w:val="Page Numbers (Bottom of Page)"/>
        <w:docPartUnique/>
      </w:docPartObj>
    </w:sdtPr>
    <w:sdtContent>
      <w:p w14:paraId="68C46CB3" w14:textId="6E0C117A" w:rsidR="00815D4D" w:rsidRDefault="00815D4D" w:rsidP="001B1F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C65CF08" w14:textId="77777777" w:rsidR="00815D4D" w:rsidRDefault="00815D4D" w:rsidP="00815D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8FEE4" w14:textId="77777777" w:rsidR="00432F42" w:rsidRDefault="00432F42" w:rsidP="00815D4D">
      <w:r>
        <w:separator/>
      </w:r>
    </w:p>
  </w:footnote>
  <w:footnote w:type="continuationSeparator" w:id="0">
    <w:p w14:paraId="681B0827" w14:textId="77777777" w:rsidR="00432F42" w:rsidRDefault="00432F42" w:rsidP="00815D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146F39"/>
    <w:multiLevelType w:val="hybridMultilevel"/>
    <w:tmpl w:val="515A4354"/>
    <w:lvl w:ilvl="0" w:tplc="1F4C2120">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38017445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u Rico Artero">
    <w15:presenceInfo w15:providerId="AD" w15:userId="S::andreu.rico@uv.es::3046fcc3-29de-48f3-add2-980a217e311d"/>
  </w15:person>
  <w15:person w15:author="Francesco Polazzo">
    <w15:presenceInfo w15:providerId="AD" w15:userId="S::francesco.polazzo@uzh.ch::e76d7680-a5b1-4a89-858b-095b5bf4af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FE6"/>
    <w:rsid w:val="00020695"/>
    <w:rsid w:val="00021C4F"/>
    <w:rsid w:val="0002230D"/>
    <w:rsid w:val="00022881"/>
    <w:rsid w:val="0002413C"/>
    <w:rsid w:val="00024969"/>
    <w:rsid w:val="00024A18"/>
    <w:rsid w:val="0003062D"/>
    <w:rsid w:val="00040BD3"/>
    <w:rsid w:val="00052F39"/>
    <w:rsid w:val="00055993"/>
    <w:rsid w:val="00095A23"/>
    <w:rsid w:val="000A1588"/>
    <w:rsid w:val="000A25E5"/>
    <w:rsid w:val="000A2F84"/>
    <w:rsid w:val="000B4A01"/>
    <w:rsid w:val="000B614D"/>
    <w:rsid w:val="000C3BB4"/>
    <w:rsid w:val="000C43FB"/>
    <w:rsid w:val="000C56DA"/>
    <w:rsid w:val="000D638F"/>
    <w:rsid w:val="000E4CF3"/>
    <w:rsid w:val="000F43F9"/>
    <w:rsid w:val="000F5601"/>
    <w:rsid w:val="00105B2D"/>
    <w:rsid w:val="00114A60"/>
    <w:rsid w:val="001155C3"/>
    <w:rsid w:val="00116974"/>
    <w:rsid w:val="00133A49"/>
    <w:rsid w:val="00135F69"/>
    <w:rsid w:val="00144E52"/>
    <w:rsid w:val="00145269"/>
    <w:rsid w:val="001515D7"/>
    <w:rsid w:val="00155AFE"/>
    <w:rsid w:val="001609D7"/>
    <w:rsid w:val="001636DB"/>
    <w:rsid w:val="00163DE4"/>
    <w:rsid w:val="001643D2"/>
    <w:rsid w:val="0018653C"/>
    <w:rsid w:val="00194467"/>
    <w:rsid w:val="001A0B2B"/>
    <w:rsid w:val="001A24B7"/>
    <w:rsid w:val="001B01BD"/>
    <w:rsid w:val="001B1F90"/>
    <w:rsid w:val="001B4353"/>
    <w:rsid w:val="001B6A23"/>
    <w:rsid w:val="001C0A17"/>
    <w:rsid w:val="001C6BEB"/>
    <w:rsid w:val="001C7ABF"/>
    <w:rsid w:val="001D059E"/>
    <w:rsid w:val="001D2893"/>
    <w:rsid w:val="001D7044"/>
    <w:rsid w:val="00200842"/>
    <w:rsid w:val="00213C04"/>
    <w:rsid w:val="00216876"/>
    <w:rsid w:val="00216EF3"/>
    <w:rsid w:val="00222982"/>
    <w:rsid w:val="00224C8A"/>
    <w:rsid w:val="002260B9"/>
    <w:rsid w:val="0023034B"/>
    <w:rsid w:val="002328D7"/>
    <w:rsid w:val="00243A0E"/>
    <w:rsid w:val="0024789B"/>
    <w:rsid w:val="00254626"/>
    <w:rsid w:val="00290678"/>
    <w:rsid w:val="002A09EB"/>
    <w:rsid w:val="002A1108"/>
    <w:rsid w:val="002A229C"/>
    <w:rsid w:val="002A2CFB"/>
    <w:rsid w:val="002C27A8"/>
    <w:rsid w:val="002E2CE5"/>
    <w:rsid w:val="00316DF0"/>
    <w:rsid w:val="00321452"/>
    <w:rsid w:val="003247D7"/>
    <w:rsid w:val="00337529"/>
    <w:rsid w:val="00340606"/>
    <w:rsid w:val="00343709"/>
    <w:rsid w:val="0034525C"/>
    <w:rsid w:val="00360226"/>
    <w:rsid w:val="00362A8F"/>
    <w:rsid w:val="00381888"/>
    <w:rsid w:val="003847F6"/>
    <w:rsid w:val="00394B06"/>
    <w:rsid w:val="003A37B0"/>
    <w:rsid w:val="003A6C9B"/>
    <w:rsid w:val="003B0C19"/>
    <w:rsid w:val="003B2EDE"/>
    <w:rsid w:val="003B598D"/>
    <w:rsid w:val="003B7BD7"/>
    <w:rsid w:val="003D03F2"/>
    <w:rsid w:val="003E0E48"/>
    <w:rsid w:val="003F3BA4"/>
    <w:rsid w:val="003F4B2A"/>
    <w:rsid w:val="003F73C8"/>
    <w:rsid w:val="00412451"/>
    <w:rsid w:val="004221D0"/>
    <w:rsid w:val="00424302"/>
    <w:rsid w:val="0042566A"/>
    <w:rsid w:val="0043283F"/>
    <w:rsid w:val="00432F42"/>
    <w:rsid w:val="00434692"/>
    <w:rsid w:val="004423D3"/>
    <w:rsid w:val="00445244"/>
    <w:rsid w:val="00464538"/>
    <w:rsid w:val="00470E32"/>
    <w:rsid w:val="00473F9C"/>
    <w:rsid w:val="004761BE"/>
    <w:rsid w:val="00482F69"/>
    <w:rsid w:val="00483B80"/>
    <w:rsid w:val="0049064C"/>
    <w:rsid w:val="004B28DE"/>
    <w:rsid w:val="004B5839"/>
    <w:rsid w:val="004C1F5A"/>
    <w:rsid w:val="004C666C"/>
    <w:rsid w:val="004D1EF4"/>
    <w:rsid w:val="00505CD0"/>
    <w:rsid w:val="0052208E"/>
    <w:rsid w:val="00531A72"/>
    <w:rsid w:val="005372F9"/>
    <w:rsid w:val="0054768C"/>
    <w:rsid w:val="005678B9"/>
    <w:rsid w:val="005B1E26"/>
    <w:rsid w:val="005E4CA6"/>
    <w:rsid w:val="005E56A8"/>
    <w:rsid w:val="005F30F4"/>
    <w:rsid w:val="005F6ADC"/>
    <w:rsid w:val="00602E69"/>
    <w:rsid w:val="00613FAF"/>
    <w:rsid w:val="0061757E"/>
    <w:rsid w:val="0062155A"/>
    <w:rsid w:val="00621C38"/>
    <w:rsid w:val="00625E06"/>
    <w:rsid w:val="0062670E"/>
    <w:rsid w:val="0063644C"/>
    <w:rsid w:val="006464A5"/>
    <w:rsid w:val="00651ED7"/>
    <w:rsid w:val="00655D5E"/>
    <w:rsid w:val="006623DD"/>
    <w:rsid w:val="00663605"/>
    <w:rsid w:val="00686186"/>
    <w:rsid w:val="00686BF2"/>
    <w:rsid w:val="00690ADB"/>
    <w:rsid w:val="00695628"/>
    <w:rsid w:val="006A129C"/>
    <w:rsid w:val="006B305E"/>
    <w:rsid w:val="006B7BFF"/>
    <w:rsid w:val="006C6E38"/>
    <w:rsid w:val="006D0097"/>
    <w:rsid w:val="006D0937"/>
    <w:rsid w:val="0070095B"/>
    <w:rsid w:val="00701612"/>
    <w:rsid w:val="00711D02"/>
    <w:rsid w:val="00722898"/>
    <w:rsid w:val="00731629"/>
    <w:rsid w:val="00763B02"/>
    <w:rsid w:val="00770892"/>
    <w:rsid w:val="00777665"/>
    <w:rsid w:val="00780DB4"/>
    <w:rsid w:val="00781830"/>
    <w:rsid w:val="007945EB"/>
    <w:rsid w:val="00797BD0"/>
    <w:rsid w:val="007A27E4"/>
    <w:rsid w:val="007D1CF2"/>
    <w:rsid w:val="007D43EA"/>
    <w:rsid w:val="007D6CDA"/>
    <w:rsid w:val="007F0626"/>
    <w:rsid w:val="007F243C"/>
    <w:rsid w:val="007F34BA"/>
    <w:rsid w:val="00805233"/>
    <w:rsid w:val="008108D4"/>
    <w:rsid w:val="00815D4D"/>
    <w:rsid w:val="008279E9"/>
    <w:rsid w:val="00827BCE"/>
    <w:rsid w:val="008344D8"/>
    <w:rsid w:val="008577B8"/>
    <w:rsid w:val="00867A91"/>
    <w:rsid w:val="00875310"/>
    <w:rsid w:val="00877DC3"/>
    <w:rsid w:val="0089183E"/>
    <w:rsid w:val="008C157E"/>
    <w:rsid w:val="008C1C97"/>
    <w:rsid w:val="008C7836"/>
    <w:rsid w:val="008D3619"/>
    <w:rsid w:val="008E5D78"/>
    <w:rsid w:val="008F09B2"/>
    <w:rsid w:val="00912353"/>
    <w:rsid w:val="00920EB5"/>
    <w:rsid w:val="0092180B"/>
    <w:rsid w:val="00926AE5"/>
    <w:rsid w:val="00933D86"/>
    <w:rsid w:val="009407D8"/>
    <w:rsid w:val="00942A54"/>
    <w:rsid w:val="00946869"/>
    <w:rsid w:val="0094742D"/>
    <w:rsid w:val="00963749"/>
    <w:rsid w:val="0096785A"/>
    <w:rsid w:val="009701D6"/>
    <w:rsid w:val="00976FE6"/>
    <w:rsid w:val="00984837"/>
    <w:rsid w:val="0098591F"/>
    <w:rsid w:val="0099405D"/>
    <w:rsid w:val="00996715"/>
    <w:rsid w:val="009A1C92"/>
    <w:rsid w:val="009B173E"/>
    <w:rsid w:val="009E298A"/>
    <w:rsid w:val="00A075B0"/>
    <w:rsid w:val="00A25078"/>
    <w:rsid w:val="00A3090B"/>
    <w:rsid w:val="00A66551"/>
    <w:rsid w:val="00A67FAE"/>
    <w:rsid w:val="00A720D9"/>
    <w:rsid w:val="00A758A2"/>
    <w:rsid w:val="00A94033"/>
    <w:rsid w:val="00A974C4"/>
    <w:rsid w:val="00AA210B"/>
    <w:rsid w:val="00AA3E5A"/>
    <w:rsid w:val="00AC2C4B"/>
    <w:rsid w:val="00AE7B85"/>
    <w:rsid w:val="00AF2E21"/>
    <w:rsid w:val="00AF7DDA"/>
    <w:rsid w:val="00B01A01"/>
    <w:rsid w:val="00B1127D"/>
    <w:rsid w:val="00B132B9"/>
    <w:rsid w:val="00B21C97"/>
    <w:rsid w:val="00B2459A"/>
    <w:rsid w:val="00B359F8"/>
    <w:rsid w:val="00B421F5"/>
    <w:rsid w:val="00B50309"/>
    <w:rsid w:val="00B60643"/>
    <w:rsid w:val="00B607B5"/>
    <w:rsid w:val="00B657D3"/>
    <w:rsid w:val="00B66FC7"/>
    <w:rsid w:val="00B67C7A"/>
    <w:rsid w:val="00B7235D"/>
    <w:rsid w:val="00B74CC2"/>
    <w:rsid w:val="00B853E2"/>
    <w:rsid w:val="00B9331F"/>
    <w:rsid w:val="00B9437F"/>
    <w:rsid w:val="00BA4F9F"/>
    <w:rsid w:val="00BB0FEB"/>
    <w:rsid w:val="00BC77A4"/>
    <w:rsid w:val="00BE15FC"/>
    <w:rsid w:val="00BF5B43"/>
    <w:rsid w:val="00C04270"/>
    <w:rsid w:val="00C07293"/>
    <w:rsid w:val="00C14F48"/>
    <w:rsid w:val="00C16411"/>
    <w:rsid w:val="00C31737"/>
    <w:rsid w:val="00C55011"/>
    <w:rsid w:val="00C7524E"/>
    <w:rsid w:val="00C82BD2"/>
    <w:rsid w:val="00C908F9"/>
    <w:rsid w:val="00C9541F"/>
    <w:rsid w:val="00CA2487"/>
    <w:rsid w:val="00CA2660"/>
    <w:rsid w:val="00CA72B6"/>
    <w:rsid w:val="00CB399C"/>
    <w:rsid w:val="00CB76C7"/>
    <w:rsid w:val="00CD33AE"/>
    <w:rsid w:val="00CE038F"/>
    <w:rsid w:val="00CF26AC"/>
    <w:rsid w:val="00CF3154"/>
    <w:rsid w:val="00D02756"/>
    <w:rsid w:val="00D07DDC"/>
    <w:rsid w:val="00D42355"/>
    <w:rsid w:val="00D524D2"/>
    <w:rsid w:val="00D54856"/>
    <w:rsid w:val="00D61122"/>
    <w:rsid w:val="00D62531"/>
    <w:rsid w:val="00D6534C"/>
    <w:rsid w:val="00D671E0"/>
    <w:rsid w:val="00D94652"/>
    <w:rsid w:val="00D97037"/>
    <w:rsid w:val="00DA10E6"/>
    <w:rsid w:val="00DA2364"/>
    <w:rsid w:val="00DC19C3"/>
    <w:rsid w:val="00DC6A8D"/>
    <w:rsid w:val="00DC781E"/>
    <w:rsid w:val="00DD4628"/>
    <w:rsid w:val="00DE0641"/>
    <w:rsid w:val="00DF61AD"/>
    <w:rsid w:val="00E01D5B"/>
    <w:rsid w:val="00E11DC7"/>
    <w:rsid w:val="00E15E6E"/>
    <w:rsid w:val="00E16CCD"/>
    <w:rsid w:val="00E37034"/>
    <w:rsid w:val="00E37FB0"/>
    <w:rsid w:val="00E620C9"/>
    <w:rsid w:val="00E65322"/>
    <w:rsid w:val="00E66655"/>
    <w:rsid w:val="00E67287"/>
    <w:rsid w:val="00E75FB6"/>
    <w:rsid w:val="00E76B92"/>
    <w:rsid w:val="00EA4101"/>
    <w:rsid w:val="00EA6778"/>
    <w:rsid w:val="00EC6922"/>
    <w:rsid w:val="00ED637E"/>
    <w:rsid w:val="00ED7DBC"/>
    <w:rsid w:val="00EE0C7C"/>
    <w:rsid w:val="00EE10E8"/>
    <w:rsid w:val="00EE616B"/>
    <w:rsid w:val="00EE74B4"/>
    <w:rsid w:val="00EF519E"/>
    <w:rsid w:val="00EF58EC"/>
    <w:rsid w:val="00F217DD"/>
    <w:rsid w:val="00F4060D"/>
    <w:rsid w:val="00F47727"/>
    <w:rsid w:val="00F65DAC"/>
    <w:rsid w:val="00F67845"/>
    <w:rsid w:val="00F73687"/>
    <w:rsid w:val="00F74060"/>
    <w:rsid w:val="00F80FD6"/>
    <w:rsid w:val="00F852D0"/>
    <w:rsid w:val="00F95EFB"/>
    <w:rsid w:val="00FA2568"/>
    <w:rsid w:val="00FB6EFE"/>
    <w:rsid w:val="00FC5AC4"/>
    <w:rsid w:val="00FC5FAF"/>
    <w:rsid w:val="00FD133B"/>
    <w:rsid w:val="00FF1E27"/>
    <w:rsid w:val="00FF4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E11DD"/>
  <w15:chartTrackingRefBased/>
  <w15:docId w15:val="{A4530B71-CFFA-1E47-A771-B8C1041B2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76F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6F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6F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F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F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F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F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F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F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FE6"/>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976FE6"/>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976FE6"/>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976FE6"/>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76FE6"/>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976FE6"/>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76FE6"/>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76FE6"/>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76FE6"/>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76F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FE6"/>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76FE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FE6"/>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76FE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76FE6"/>
    <w:rPr>
      <w:i/>
      <w:iCs/>
      <w:color w:val="404040" w:themeColor="text1" w:themeTint="BF"/>
      <w:lang w:val="en-GB"/>
    </w:rPr>
  </w:style>
  <w:style w:type="paragraph" w:styleId="ListParagraph">
    <w:name w:val="List Paragraph"/>
    <w:basedOn w:val="Normal"/>
    <w:uiPriority w:val="34"/>
    <w:qFormat/>
    <w:rsid w:val="00976FE6"/>
    <w:pPr>
      <w:ind w:left="720"/>
      <w:contextualSpacing/>
    </w:pPr>
  </w:style>
  <w:style w:type="character" w:styleId="IntenseEmphasis">
    <w:name w:val="Intense Emphasis"/>
    <w:basedOn w:val="DefaultParagraphFont"/>
    <w:uiPriority w:val="21"/>
    <w:qFormat/>
    <w:rsid w:val="00976FE6"/>
    <w:rPr>
      <w:i/>
      <w:iCs/>
      <w:color w:val="0F4761" w:themeColor="accent1" w:themeShade="BF"/>
    </w:rPr>
  </w:style>
  <w:style w:type="paragraph" w:styleId="IntenseQuote">
    <w:name w:val="Intense Quote"/>
    <w:basedOn w:val="Normal"/>
    <w:next w:val="Normal"/>
    <w:link w:val="IntenseQuoteChar"/>
    <w:uiPriority w:val="30"/>
    <w:qFormat/>
    <w:rsid w:val="00976F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FE6"/>
    <w:rPr>
      <w:i/>
      <w:iCs/>
      <w:color w:val="0F4761" w:themeColor="accent1" w:themeShade="BF"/>
      <w:lang w:val="en-GB"/>
    </w:rPr>
  </w:style>
  <w:style w:type="character" w:styleId="IntenseReference">
    <w:name w:val="Intense Reference"/>
    <w:basedOn w:val="DefaultParagraphFont"/>
    <w:uiPriority w:val="32"/>
    <w:qFormat/>
    <w:rsid w:val="00976FE6"/>
    <w:rPr>
      <w:b/>
      <w:bCs/>
      <w:smallCaps/>
      <w:color w:val="0F4761" w:themeColor="accent1" w:themeShade="BF"/>
      <w:spacing w:val="5"/>
    </w:rPr>
  </w:style>
  <w:style w:type="paragraph" w:styleId="NormalWeb">
    <w:name w:val="Normal (Web)"/>
    <w:basedOn w:val="Normal"/>
    <w:uiPriority w:val="99"/>
    <w:unhideWhenUsed/>
    <w:rsid w:val="002328D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Bibliography">
    <w:name w:val="Bibliography"/>
    <w:basedOn w:val="Normal"/>
    <w:next w:val="Normal"/>
    <w:uiPriority w:val="37"/>
    <w:unhideWhenUsed/>
    <w:rsid w:val="00731629"/>
    <w:pPr>
      <w:ind w:left="720" w:hanging="720"/>
    </w:pPr>
  </w:style>
  <w:style w:type="character" w:styleId="CommentReference">
    <w:name w:val="annotation reference"/>
    <w:basedOn w:val="DefaultParagraphFont"/>
    <w:uiPriority w:val="99"/>
    <w:semiHidden/>
    <w:unhideWhenUsed/>
    <w:rsid w:val="000B614D"/>
    <w:rPr>
      <w:sz w:val="16"/>
      <w:szCs w:val="16"/>
    </w:rPr>
  </w:style>
  <w:style w:type="paragraph" w:styleId="CommentText">
    <w:name w:val="annotation text"/>
    <w:basedOn w:val="Normal"/>
    <w:link w:val="CommentTextChar"/>
    <w:uiPriority w:val="99"/>
    <w:unhideWhenUsed/>
    <w:rsid w:val="000B614D"/>
    <w:rPr>
      <w:sz w:val="20"/>
      <w:szCs w:val="20"/>
    </w:rPr>
  </w:style>
  <w:style w:type="character" w:customStyle="1" w:styleId="CommentTextChar">
    <w:name w:val="Comment Text Char"/>
    <w:basedOn w:val="DefaultParagraphFont"/>
    <w:link w:val="CommentText"/>
    <w:uiPriority w:val="99"/>
    <w:rsid w:val="000B614D"/>
    <w:rPr>
      <w:sz w:val="20"/>
      <w:szCs w:val="20"/>
      <w:lang w:val="en-GB"/>
    </w:rPr>
  </w:style>
  <w:style w:type="paragraph" w:styleId="CommentSubject">
    <w:name w:val="annotation subject"/>
    <w:basedOn w:val="CommentText"/>
    <w:next w:val="CommentText"/>
    <w:link w:val="CommentSubjectChar"/>
    <w:uiPriority w:val="99"/>
    <w:semiHidden/>
    <w:unhideWhenUsed/>
    <w:rsid w:val="000B614D"/>
    <w:rPr>
      <w:b/>
      <w:bCs/>
    </w:rPr>
  </w:style>
  <w:style w:type="character" w:customStyle="1" w:styleId="CommentSubjectChar">
    <w:name w:val="Comment Subject Char"/>
    <w:basedOn w:val="CommentTextChar"/>
    <w:link w:val="CommentSubject"/>
    <w:uiPriority w:val="99"/>
    <w:semiHidden/>
    <w:rsid w:val="000B614D"/>
    <w:rPr>
      <w:b/>
      <w:bCs/>
      <w:sz w:val="20"/>
      <w:szCs w:val="20"/>
      <w:lang w:val="en-GB"/>
    </w:rPr>
  </w:style>
  <w:style w:type="character" w:styleId="Hyperlink">
    <w:name w:val="Hyperlink"/>
    <w:basedOn w:val="DefaultParagraphFont"/>
    <w:uiPriority w:val="99"/>
    <w:unhideWhenUsed/>
    <w:rsid w:val="0024789B"/>
    <w:rPr>
      <w:color w:val="467886" w:themeColor="hyperlink"/>
      <w:u w:val="single"/>
    </w:rPr>
  </w:style>
  <w:style w:type="character" w:customStyle="1" w:styleId="UnresolvedMention1">
    <w:name w:val="Unresolved Mention1"/>
    <w:basedOn w:val="DefaultParagraphFont"/>
    <w:uiPriority w:val="99"/>
    <w:semiHidden/>
    <w:unhideWhenUsed/>
    <w:rsid w:val="0024789B"/>
    <w:rPr>
      <w:color w:val="605E5C"/>
      <w:shd w:val="clear" w:color="auto" w:fill="E1DFDD"/>
    </w:rPr>
  </w:style>
  <w:style w:type="paragraph" w:styleId="Revision">
    <w:name w:val="Revision"/>
    <w:hidden/>
    <w:uiPriority w:val="99"/>
    <w:semiHidden/>
    <w:rsid w:val="008E5D78"/>
    <w:rPr>
      <w:lang w:val="en-GB"/>
    </w:rPr>
  </w:style>
  <w:style w:type="character" w:styleId="LineNumber">
    <w:name w:val="line number"/>
    <w:basedOn w:val="DefaultParagraphFont"/>
    <w:uiPriority w:val="99"/>
    <w:semiHidden/>
    <w:unhideWhenUsed/>
    <w:rsid w:val="00022881"/>
  </w:style>
  <w:style w:type="paragraph" w:styleId="BalloonText">
    <w:name w:val="Balloon Text"/>
    <w:basedOn w:val="Normal"/>
    <w:link w:val="BalloonTextChar"/>
    <w:uiPriority w:val="99"/>
    <w:semiHidden/>
    <w:unhideWhenUsed/>
    <w:rsid w:val="00224C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4C8A"/>
    <w:rPr>
      <w:rFonts w:ascii="Segoe UI" w:hAnsi="Segoe UI" w:cs="Segoe UI"/>
      <w:sz w:val="18"/>
      <w:szCs w:val="18"/>
      <w:lang w:val="en-GB"/>
    </w:rPr>
  </w:style>
  <w:style w:type="character" w:styleId="FollowedHyperlink">
    <w:name w:val="FollowedHyperlink"/>
    <w:basedOn w:val="DefaultParagraphFont"/>
    <w:uiPriority w:val="99"/>
    <w:semiHidden/>
    <w:unhideWhenUsed/>
    <w:rsid w:val="00E620C9"/>
    <w:rPr>
      <w:color w:val="96607D" w:themeColor="followedHyperlink"/>
      <w:u w:val="single"/>
    </w:rPr>
  </w:style>
  <w:style w:type="paragraph" w:styleId="Footer">
    <w:name w:val="footer"/>
    <w:basedOn w:val="Normal"/>
    <w:link w:val="FooterChar"/>
    <w:uiPriority w:val="99"/>
    <w:unhideWhenUsed/>
    <w:rsid w:val="00815D4D"/>
    <w:pPr>
      <w:tabs>
        <w:tab w:val="center" w:pos="4513"/>
        <w:tab w:val="right" w:pos="9026"/>
      </w:tabs>
    </w:pPr>
  </w:style>
  <w:style w:type="character" w:customStyle="1" w:styleId="FooterChar">
    <w:name w:val="Footer Char"/>
    <w:basedOn w:val="DefaultParagraphFont"/>
    <w:link w:val="Footer"/>
    <w:uiPriority w:val="99"/>
    <w:rsid w:val="00815D4D"/>
    <w:rPr>
      <w:lang w:val="en-GB"/>
    </w:rPr>
  </w:style>
  <w:style w:type="character" w:styleId="PageNumber">
    <w:name w:val="page number"/>
    <w:basedOn w:val="DefaultParagraphFont"/>
    <w:uiPriority w:val="99"/>
    <w:semiHidden/>
    <w:unhideWhenUsed/>
    <w:rsid w:val="00815D4D"/>
  </w:style>
  <w:style w:type="character" w:styleId="PlaceholderText">
    <w:name w:val="Placeholder Text"/>
    <w:basedOn w:val="DefaultParagraphFont"/>
    <w:uiPriority w:val="99"/>
    <w:semiHidden/>
    <w:rsid w:val="00E15E6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0048">
      <w:bodyDiv w:val="1"/>
      <w:marLeft w:val="0"/>
      <w:marRight w:val="0"/>
      <w:marTop w:val="0"/>
      <w:marBottom w:val="0"/>
      <w:divBdr>
        <w:top w:val="none" w:sz="0" w:space="0" w:color="auto"/>
        <w:left w:val="none" w:sz="0" w:space="0" w:color="auto"/>
        <w:bottom w:val="none" w:sz="0" w:space="0" w:color="auto"/>
        <w:right w:val="none" w:sz="0" w:space="0" w:color="auto"/>
      </w:divBdr>
    </w:div>
    <w:div w:id="111628933">
      <w:bodyDiv w:val="1"/>
      <w:marLeft w:val="0"/>
      <w:marRight w:val="0"/>
      <w:marTop w:val="0"/>
      <w:marBottom w:val="0"/>
      <w:divBdr>
        <w:top w:val="none" w:sz="0" w:space="0" w:color="auto"/>
        <w:left w:val="none" w:sz="0" w:space="0" w:color="auto"/>
        <w:bottom w:val="none" w:sz="0" w:space="0" w:color="auto"/>
        <w:right w:val="none" w:sz="0" w:space="0" w:color="auto"/>
      </w:divBdr>
    </w:div>
    <w:div w:id="310452623">
      <w:bodyDiv w:val="1"/>
      <w:marLeft w:val="0"/>
      <w:marRight w:val="0"/>
      <w:marTop w:val="0"/>
      <w:marBottom w:val="0"/>
      <w:divBdr>
        <w:top w:val="none" w:sz="0" w:space="0" w:color="auto"/>
        <w:left w:val="none" w:sz="0" w:space="0" w:color="auto"/>
        <w:bottom w:val="none" w:sz="0" w:space="0" w:color="auto"/>
        <w:right w:val="none" w:sz="0" w:space="0" w:color="auto"/>
      </w:divBdr>
    </w:div>
    <w:div w:id="440690182">
      <w:bodyDiv w:val="1"/>
      <w:marLeft w:val="0"/>
      <w:marRight w:val="0"/>
      <w:marTop w:val="0"/>
      <w:marBottom w:val="0"/>
      <w:divBdr>
        <w:top w:val="none" w:sz="0" w:space="0" w:color="auto"/>
        <w:left w:val="none" w:sz="0" w:space="0" w:color="auto"/>
        <w:bottom w:val="none" w:sz="0" w:space="0" w:color="auto"/>
        <w:right w:val="none" w:sz="0" w:space="0" w:color="auto"/>
      </w:divBdr>
    </w:div>
    <w:div w:id="454907829">
      <w:bodyDiv w:val="1"/>
      <w:marLeft w:val="0"/>
      <w:marRight w:val="0"/>
      <w:marTop w:val="0"/>
      <w:marBottom w:val="0"/>
      <w:divBdr>
        <w:top w:val="none" w:sz="0" w:space="0" w:color="auto"/>
        <w:left w:val="none" w:sz="0" w:space="0" w:color="auto"/>
        <w:bottom w:val="none" w:sz="0" w:space="0" w:color="auto"/>
        <w:right w:val="none" w:sz="0" w:space="0" w:color="auto"/>
      </w:divBdr>
      <w:divsChild>
        <w:div w:id="118109175">
          <w:marLeft w:val="0"/>
          <w:marRight w:val="0"/>
          <w:marTop w:val="0"/>
          <w:marBottom w:val="0"/>
          <w:divBdr>
            <w:top w:val="none" w:sz="0" w:space="0" w:color="auto"/>
            <w:left w:val="none" w:sz="0" w:space="0" w:color="auto"/>
            <w:bottom w:val="none" w:sz="0" w:space="0" w:color="auto"/>
            <w:right w:val="none" w:sz="0" w:space="0" w:color="auto"/>
          </w:divBdr>
        </w:div>
        <w:div w:id="1409225269">
          <w:marLeft w:val="0"/>
          <w:marRight w:val="0"/>
          <w:marTop w:val="0"/>
          <w:marBottom w:val="0"/>
          <w:divBdr>
            <w:top w:val="none" w:sz="0" w:space="0" w:color="auto"/>
            <w:left w:val="none" w:sz="0" w:space="0" w:color="auto"/>
            <w:bottom w:val="none" w:sz="0" w:space="0" w:color="auto"/>
            <w:right w:val="none" w:sz="0" w:space="0" w:color="auto"/>
          </w:divBdr>
        </w:div>
      </w:divsChild>
    </w:div>
    <w:div w:id="510535540">
      <w:bodyDiv w:val="1"/>
      <w:marLeft w:val="0"/>
      <w:marRight w:val="0"/>
      <w:marTop w:val="0"/>
      <w:marBottom w:val="0"/>
      <w:divBdr>
        <w:top w:val="none" w:sz="0" w:space="0" w:color="auto"/>
        <w:left w:val="none" w:sz="0" w:space="0" w:color="auto"/>
        <w:bottom w:val="none" w:sz="0" w:space="0" w:color="auto"/>
        <w:right w:val="none" w:sz="0" w:space="0" w:color="auto"/>
      </w:divBdr>
    </w:div>
    <w:div w:id="538515729">
      <w:bodyDiv w:val="1"/>
      <w:marLeft w:val="0"/>
      <w:marRight w:val="0"/>
      <w:marTop w:val="0"/>
      <w:marBottom w:val="0"/>
      <w:divBdr>
        <w:top w:val="none" w:sz="0" w:space="0" w:color="auto"/>
        <w:left w:val="none" w:sz="0" w:space="0" w:color="auto"/>
        <w:bottom w:val="none" w:sz="0" w:space="0" w:color="auto"/>
        <w:right w:val="none" w:sz="0" w:space="0" w:color="auto"/>
      </w:divBdr>
    </w:div>
    <w:div w:id="586111500">
      <w:bodyDiv w:val="1"/>
      <w:marLeft w:val="0"/>
      <w:marRight w:val="0"/>
      <w:marTop w:val="0"/>
      <w:marBottom w:val="0"/>
      <w:divBdr>
        <w:top w:val="none" w:sz="0" w:space="0" w:color="auto"/>
        <w:left w:val="none" w:sz="0" w:space="0" w:color="auto"/>
        <w:bottom w:val="none" w:sz="0" w:space="0" w:color="auto"/>
        <w:right w:val="none" w:sz="0" w:space="0" w:color="auto"/>
      </w:divBdr>
    </w:div>
    <w:div w:id="685641767">
      <w:bodyDiv w:val="1"/>
      <w:marLeft w:val="0"/>
      <w:marRight w:val="0"/>
      <w:marTop w:val="0"/>
      <w:marBottom w:val="0"/>
      <w:divBdr>
        <w:top w:val="none" w:sz="0" w:space="0" w:color="auto"/>
        <w:left w:val="none" w:sz="0" w:space="0" w:color="auto"/>
        <w:bottom w:val="none" w:sz="0" w:space="0" w:color="auto"/>
        <w:right w:val="none" w:sz="0" w:space="0" w:color="auto"/>
      </w:divBdr>
    </w:div>
    <w:div w:id="1213662615">
      <w:bodyDiv w:val="1"/>
      <w:marLeft w:val="0"/>
      <w:marRight w:val="0"/>
      <w:marTop w:val="0"/>
      <w:marBottom w:val="0"/>
      <w:divBdr>
        <w:top w:val="none" w:sz="0" w:space="0" w:color="auto"/>
        <w:left w:val="none" w:sz="0" w:space="0" w:color="auto"/>
        <w:bottom w:val="none" w:sz="0" w:space="0" w:color="auto"/>
        <w:right w:val="none" w:sz="0" w:space="0" w:color="auto"/>
      </w:divBdr>
    </w:div>
    <w:div w:id="1329940802">
      <w:bodyDiv w:val="1"/>
      <w:marLeft w:val="0"/>
      <w:marRight w:val="0"/>
      <w:marTop w:val="0"/>
      <w:marBottom w:val="0"/>
      <w:divBdr>
        <w:top w:val="none" w:sz="0" w:space="0" w:color="auto"/>
        <w:left w:val="none" w:sz="0" w:space="0" w:color="auto"/>
        <w:bottom w:val="none" w:sz="0" w:space="0" w:color="auto"/>
        <w:right w:val="none" w:sz="0" w:space="0" w:color="auto"/>
      </w:divBdr>
    </w:div>
    <w:div w:id="1339113935">
      <w:bodyDiv w:val="1"/>
      <w:marLeft w:val="0"/>
      <w:marRight w:val="0"/>
      <w:marTop w:val="0"/>
      <w:marBottom w:val="0"/>
      <w:divBdr>
        <w:top w:val="none" w:sz="0" w:space="0" w:color="auto"/>
        <w:left w:val="none" w:sz="0" w:space="0" w:color="auto"/>
        <w:bottom w:val="none" w:sz="0" w:space="0" w:color="auto"/>
        <w:right w:val="none" w:sz="0" w:space="0" w:color="auto"/>
      </w:divBdr>
    </w:div>
    <w:div w:id="13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922134820">
          <w:marLeft w:val="0"/>
          <w:marRight w:val="0"/>
          <w:marTop w:val="240"/>
          <w:marBottom w:val="120"/>
          <w:divBdr>
            <w:top w:val="none" w:sz="0" w:space="0" w:color="auto"/>
            <w:left w:val="none" w:sz="0" w:space="0" w:color="auto"/>
            <w:bottom w:val="none" w:sz="0" w:space="0" w:color="auto"/>
            <w:right w:val="none" w:sz="0" w:space="0" w:color="auto"/>
          </w:divBdr>
        </w:div>
        <w:div w:id="1929734401">
          <w:marLeft w:val="0"/>
          <w:marRight w:val="0"/>
          <w:marTop w:val="240"/>
          <w:marBottom w:val="120"/>
          <w:divBdr>
            <w:top w:val="none" w:sz="0" w:space="0" w:color="auto"/>
            <w:left w:val="none" w:sz="0" w:space="0" w:color="auto"/>
            <w:bottom w:val="none" w:sz="0" w:space="0" w:color="auto"/>
            <w:right w:val="none" w:sz="0" w:space="0" w:color="auto"/>
          </w:divBdr>
        </w:div>
      </w:divsChild>
    </w:div>
    <w:div w:id="1372656183">
      <w:bodyDiv w:val="1"/>
      <w:marLeft w:val="0"/>
      <w:marRight w:val="0"/>
      <w:marTop w:val="0"/>
      <w:marBottom w:val="0"/>
      <w:divBdr>
        <w:top w:val="none" w:sz="0" w:space="0" w:color="auto"/>
        <w:left w:val="none" w:sz="0" w:space="0" w:color="auto"/>
        <w:bottom w:val="none" w:sz="0" w:space="0" w:color="auto"/>
        <w:right w:val="none" w:sz="0" w:space="0" w:color="auto"/>
      </w:divBdr>
    </w:div>
    <w:div w:id="1604532355">
      <w:bodyDiv w:val="1"/>
      <w:marLeft w:val="0"/>
      <w:marRight w:val="0"/>
      <w:marTop w:val="0"/>
      <w:marBottom w:val="0"/>
      <w:divBdr>
        <w:top w:val="none" w:sz="0" w:space="0" w:color="auto"/>
        <w:left w:val="none" w:sz="0" w:space="0" w:color="auto"/>
        <w:bottom w:val="none" w:sz="0" w:space="0" w:color="auto"/>
        <w:right w:val="none" w:sz="0" w:space="0" w:color="auto"/>
      </w:divBdr>
    </w:div>
    <w:div w:id="1636327401">
      <w:bodyDiv w:val="1"/>
      <w:marLeft w:val="0"/>
      <w:marRight w:val="0"/>
      <w:marTop w:val="0"/>
      <w:marBottom w:val="0"/>
      <w:divBdr>
        <w:top w:val="none" w:sz="0" w:space="0" w:color="auto"/>
        <w:left w:val="none" w:sz="0" w:space="0" w:color="auto"/>
        <w:bottom w:val="none" w:sz="0" w:space="0" w:color="auto"/>
        <w:right w:val="none" w:sz="0" w:space="0" w:color="auto"/>
      </w:divBdr>
      <w:divsChild>
        <w:div w:id="787164122">
          <w:marLeft w:val="0"/>
          <w:marRight w:val="0"/>
          <w:marTop w:val="240"/>
          <w:marBottom w:val="120"/>
          <w:divBdr>
            <w:top w:val="none" w:sz="0" w:space="0" w:color="auto"/>
            <w:left w:val="none" w:sz="0" w:space="0" w:color="auto"/>
            <w:bottom w:val="none" w:sz="0" w:space="0" w:color="auto"/>
            <w:right w:val="none" w:sz="0" w:space="0" w:color="auto"/>
          </w:divBdr>
        </w:div>
        <w:div w:id="1710446349">
          <w:marLeft w:val="0"/>
          <w:marRight w:val="0"/>
          <w:marTop w:val="240"/>
          <w:marBottom w:val="120"/>
          <w:divBdr>
            <w:top w:val="none" w:sz="0" w:space="0" w:color="auto"/>
            <w:left w:val="none" w:sz="0" w:space="0" w:color="auto"/>
            <w:bottom w:val="none" w:sz="0" w:space="0" w:color="auto"/>
            <w:right w:val="none" w:sz="0" w:space="0" w:color="auto"/>
          </w:divBdr>
        </w:div>
      </w:divsChild>
    </w:div>
    <w:div w:id="1665667301">
      <w:bodyDiv w:val="1"/>
      <w:marLeft w:val="0"/>
      <w:marRight w:val="0"/>
      <w:marTop w:val="0"/>
      <w:marBottom w:val="0"/>
      <w:divBdr>
        <w:top w:val="none" w:sz="0" w:space="0" w:color="auto"/>
        <w:left w:val="none" w:sz="0" w:space="0" w:color="auto"/>
        <w:bottom w:val="none" w:sz="0" w:space="0" w:color="auto"/>
        <w:right w:val="none" w:sz="0" w:space="0" w:color="auto"/>
      </w:divBdr>
    </w:div>
    <w:div w:id="1679426687">
      <w:bodyDiv w:val="1"/>
      <w:marLeft w:val="0"/>
      <w:marRight w:val="0"/>
      <w:marTop w:val="0"/>
      <w:marBottom w:val="0"/>
      <w:divBdr>
        <w:top w:val="none" w:sz="0" w:space="0" w:color="auto"/>
        <w:left w:val="none" w:sz="0" w:space="0" w:color="auto"/>
        <w:bottom w:val="none" w:sz="0" w:space="0" w:color="auto"/>
        <w:right w:val="none" w:sz="0" w:space="0" w:color="auto"/>
      </w:divBdr>
      <w:divsChild>
        <w:div w:id="2140948304">
          <w:marLeft w:val="0"/>
          <w:marRight w:val="0"/>
          <w:marTop w:val="0"/>
          <w:marBottom w:val="0"/>
          <w:divBdr>
            <w:top w:val="none" w:sz="0" w:space="0" w:color="auto"/>
            <w:left w:val="none" w:sz="0" w:space="0" w:color="auto"/>
            <w:bottom w:val="none" w:sz="0" w:space="0" w:color="auto"/>
            <w:right w:val="none" w:sz="0" w:space="0" w:color="auto"/>
          </w:divBdr>
        </w:div>
      </w:divsChild>
    </w:div>
    <w:div w:id="1796212157">
      <w:bodyDiv w:val="1"/>
      <w:marLeft w:val="0"/>
      <w:marRight w:val="0"/>
      <w:marTop w:val="0"/>
      <w:marBottom w:val="0"/>
      <w:divBdr>
        <w:top w:val="none" w:sz="0" w:space="0" w:color="auto"/>
        <w:left w:val="none" w:sz="0" w:space="0" w:color="auto"/>
        <w:bottom w:val="none" w:sz="0" w:space="0" w:color="auto"/>
        <w:right w:val="none" w:sz="0" w:space="0" w:color="auto"/>
      </w:divBdr>
    </w:div>
    <w:div w:id="214049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rancescoPola/rescue_critical_slowing" TargetMode="External"/><Relationship Id="rId13" Type="http://schemas.openxmlformats.org/officeDocument/2006/relationships/hyperlink" Target="https://github.com/FrancescoPola/rescue_critical_slowing"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andreu.rico@uv.es" TargetMode="Externa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224FA5-8B57-3E49-8F2C-E0A5A0695DC8}">
  <we:reference id="f518cb36-c901-4d52-a9e7-4331342e485d" version="1.2.0.0" store="EXCatalog" storeType="EXCatalog"/>
  <we:alternateReferences>
    <we:reference id="WA200001011" version="1.2.0.0" store="de-CH"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TotalTime>
  <Pages>32</Pages>
  <Words>43488</Words>
  <Characters>247882</Characters>
  <Application>Microsoft Office Word</Application>
  <DocSecurity>0</DocSecurity>
  <Lines>2065</Lines>
  <Paragraphs>581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Polazzo</dc:creator>
  <cp:keywords/>
  <dc:description/>
  <cp:lastModifiedBy>Francesco Polazzo</cp:lastModifiedBy>
  <cp:revision>3</cp:revision>
  <dcterms:created xsi:type="dcterms:W3CDTF">2024-10-11T08:37:00Z</dcterms:created>
  <dcterms:modified xsi:type="dcterms:W3CDTF">2024-10-11T09:06:00Z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id="qUhKZWmB"/&gt;&lt;style id="http://www.zotero.org/styles/ecology-letters" hasBibliography="1" bibliographyStyleHasBeenSet="1"/&gt;&lt;prefs&gt;&lt;pref name="fieldType" value="Field"/&gt;&lt;/prefs&gt;&lt;/data&gt;</vt:lpwstr>
  </property>
</Properties>
</file>